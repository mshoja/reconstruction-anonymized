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8F4E6" w14:textId="7BD42F61" w:rsidR="00EA7938" w:rsidRDefault="007C4C09" w:rsidP="00F623A8">
      <w:pPr>
        <w:spacing w:after="360" w:line="360" w:lineRule="auto"/>
        <w:rPr>
          <w:rFonts w:ascii="Times New Roman" w:hAnsi="Times New Roman" w:cs="Times New Roman"/>
          <w:b/>
          <w:bCs/>
          <w:sz w:val="28"/>
          <w:szCs w:val="28"/>
        </w:rPr>
      </w:pPr>
      <w:bookmarkStart w:id="0" w:name="_Hlk163211171"/>
      <w:r>
        <w:rPr>
          <w:rFonts w:ascii="Times New Roman" w:hAnsi="Times New Roman" w:cs="Times New Roman"/>
          <w:b/>
          <w:bCs/>
          <w:sz w:val="28"/>
          <w:szCs w:val="28"/>
        </w:rPr>
        <w:t>R</w:t>
      </w:r>
      <w:r w:rsidR="00EA7938">
        <w:rPr>
          <w:rFonts w:ascii="Times New Roman" w:hAnsi="Times New Roman" w:cs="Times New Roman"/>
          <w:b/>
          <w:bCs/>
          <w:sz w:val="28"/>
          <w:szCs w:val="28"/>
        </w:rPr>
        <w:t xml:space="preserve">econstructing Langevin </w:t>
      </w:r>
      <w:r>
        <w:rPr>
          <w:rFonts w:ascii="Times New Roman" w:hAnsi="Times New Roman" w:cs="Times New Roman"/>
          <w:b/>
          <w:bCs/>
          <w:sz w:val="28"/>
          <w:szCs w:val="28"/>
        </w:rPr>
        <w:t>system</w:t>
      </w:r>
      <w:r w:rsidR="00EA7938">
        <w:rPr>
          <w:rFonts w:ascii="Times New Roman" w:hAnsi="Times New Roman" w:cs="Times New Roman"/>
          <w:b/>
          <w:bCs/>
          <w:sz w:val="28"/>
          <w:szCs w:val="28"/>
        </w:rPr>
        <w:t>s from high and low-resolution time series using Euler and Hermite reconstructions</w:t>
      </w:r>
    </w:p>
    <w:p w14:paraId="32BA1F6B" w14:textId="123F3AA5" w:rsidR="005A0757" w:rsidRPr="005A0757" w:rsidRDefault="005A0757" w:rsidP="00F623A8">
      <w:pPr>
        <w:spacing w:beforeLines="50" w:before="120" w:after="0" w:line="360" w:lineRule="auto"/>
        <w:rPr>
          <w:rFonts w:ascii="Times New Roman" w:hAnsi="Times New Roman" w:cs="Times New Roman"/>
          <w:lang w:val="nl-NL"/>
        </w:rPr>
      </w:pPr>
      <w:r w:rsidRPr="005A0757">
        <w:rPr>
          <w:rFonts w:ascii="Times New Roman" w:hAnsi="Times New Roman" w:cs="Times New Roman"/>
          <w:lang w:val="nl-NL"/>
        </w:rPr>
        <w:t>Babak M. S. Arani</w:t>
      </w:r>
      <w:r w:rsidRPr="005A0757">
        <w:rPr>
          <w:rFonts w:ascii="Times New Roman" w:hAnsi="Times New Roman" w:cs="Times New Roman"/>
          <w:vertAlign w:val="superscript"/>
          <w:lang w:val="nl-NL"/>
        </w:rPr>
        <w:t>1, *</w:t>
      </w:r>
      <w:r w:rsidRPr="005A0757">
        <w:rPr>
          <w:rFonts w:ascii="Times New Roman" w:hAnsi="Times New Roman" w:cs="Times New Roman"/>
          <w:lang w:val="nl-NL"/>
        </w:rPr>
        <w:t>, Stephen R. Carpenter</w:t>
      </w:r>
      <w:r>
        <w:rPr>
          <w:rFonts w:ascii="Times New Roman" w:hAnsi="Times New Roman" w:cs="Times New Roman"/>
          <w:vertAlign w:val="superscript"/>
          <w:lang w:val="nl-NL"/>
        </w:rPr>
        <w:t>2</w:t>
      </w:r>
      <w:r w:rsidRPr="005A0757">
        <w:rPr>
          <w:rFonts w:ascii="Times New Roman" w:hAnsi="Times New Roman" w:cs="Times New Roman"/>
          <w:lang w:val="nl-NL"/>
        </w:rPr>
        <w:t>, Egbert H. van Nes</w:t>
      </w:r>
      <w:r>
        <w:rPr>
          <w:rFonts w:ascii="Times New Roman" w:hAnsi="Times New Roman" w:cs="Times New Roman"/>
          <w:vertAlign w:val="superscript"/>
          <w:lang w:val="nl-NL"/>
        </w:rPr>
        <w:t>3</w:t>
      </w:r>
      <w:r w:rsidRPr="005A0757">
        <w:rPr>
          <w:rFonts w:ascii="Times New Roman" w:hAnsi="Times New Roman" w:cs="Times New Roman"/>
          <w:lang w:val="nl-NL"/>
        </w:rPr>
        <w:t xml:space="preserve">, </w:t>
      </w:r>
    </w:p>
    <w:p w14:paraId="1766DF0D" w14:textId="7E9DA91C" w:rsidR="005A0757" w:rsidRDefault="005A0757" w:rsidP="00F623A8">
      <w:pPr>
        <w:spacing w:beforeLines="50" w:before="120" w:after="0" w:line="360" w:lineRule="auto"/>
        <w:rPr>
          <w:rFonts w:ascii="Times New Roman" w:hAnsi="Times New Roman" w:cs="Times New Roman"/>
          <w:sz w:val="24"/>
          <w:szCs w:val="24"/>
        </w:rPr>
      </w:pPr>
      <w:r w:rsidRPr="005578C5">
        <w:rPr>
          <w:rFonts w:ascii="Times New Roman" w:hAnsi="Times New Roman" w:cs="Times New Roman"/>
          <w:sz w:val="24"/>
          <w:szCs w:val="24"/>
          <w:vertAlign w:val="superscript"/>
        </w:rPr>
        <w:t>1</w:t>
      </w:r>
      <w:r w:rsidRPr="005578C5">
        <w:rPr>
          <w:rFonts w:ascii="Times New Roman" w:hAnsi="Times New Roman" w:cs="Times New Roman"/>
          <w:sz w:val="24"/>
          <w:szCs w:val="24"/>
        </w:rPr>
        <w:t>Theoretical Research in Evolutionary Life Sciences, Groningen Institute for Evolutionary Life Sciences, University of Groningen, 9700 CC Groningen, Netherlands</w:t>
      </w:r>
    </w:p>
    <w:p w14:paraId="6418B269" w14:textId="3A37095F" w:rsidR="005A0757" w:rsidRPr="005578C5" w:rsidRDefault="005A0757" w:rsidP="00F623A8">
      <w:pPr>
        <w:spacing w:beforeLines="50" w:before="120" w:after="0" w:line="360" w:lineRule="auto"/>
        <w:rPr>
          <w:rFonts w:ascii="Times New Roman" w:hAnsi="Times New Roman" w:cs="Times New Roman"/>
          <w:sz w:val="24"/>
          <w:szCs w:val="24"/>
        </w:rPr>
      </w:pPr>
      <w:r>
        <w:rPr>
          <w:rFonts w:ascii="Times New Roman" w:hAnsi="Times New Roman" w:cs="Times New Roman"/>
          <w:sz w:val="24"/>
          <w:szCs w:val="24"/>
          <w:vertAlign w:val="superscript"/>
        </w:rPr>
        <w:t>2</w:t>
      </w:r>
      <w:r w:rsidRPr="005578C5">
        <w:rPr>
          <w:rFonts w:ascii="Times New Roman" w:hAnsi="Times New Roman" w:cs="Times New Roman"/>
          <w:sz w:val="24"/>
          <w:szCs w:val="24"/>
        </w:rPr>
        <w:t xml:space="preserve"> Center for Limnology, University of Wisconsin, Madison, Wisconsin 53706 USA</w:t>
      </w:r>
    </w:p>
    <w:p w14:paraId="6087B842" w14:textId="48288108" w:rsidR="005A0757" w:rsidRDefault="005A0757" w:rsidP="00F623A8">
      <w:pPr>
        <w:spacing w:beforeLines="50" w:before="120" w:after="360" w:line="360" w:lineRule="auto"/>
        <w:rPr>
          <w:rFonts w:ascii="Times New Roman" w:hAnsi="Times New Roman" w:cs="Times New Roman"/>
          <w:sz w:val="24"/>
          <w:szCs w:val="24"/>
        </w:rPr>
      </w:pPr>
      <w:r>
        <w:rPr>
          <w:rFonts w:ascii="Times New Roman" w:hAnsi="Times New Roman" w:cs="Times New Roman"/>
          <w:sz w:val="24"/>
          <w:szCs w:val="24"/>
          <w:vertAlign w:val="superscript"/>
        </w:rPr>
        <w:t>3</w:t>
      </w:r>
      <w:r w:rsidRPr="005578C5">
        <w:rPr>
          <w:rFonts w:ascii="Times New Roman" w:hAnsi="Times New Roman" w:cs="Times New Roman"/>
          <w:sz w:val="24"/>
          <w:szCs w:val="24"/>
        </w:rPr>
        <w:t>Aquatic Ecology and Water Quality Management, Wageningen University, P.O. Box 47, 6700 AA Wageningen, The Netherlands;</w:t>
      </w:r>
    </w:p>
    <w:p w14:paraId="6F24F7A7" w14:textId="51B235D5" w:rsidR="005E702E" w:rsidRDefault="005E702E" w:rsidP="00F623A8">
      <w:pPr>
        <w:spacing w:beforeLines="50" w:before="120" w:after="0" w:line="360" w:lineRule="auto"/>
        <w:rPr>
          <w:rStyle w:val="Hyperlink"/>
          <w:rFonts w:ascii="Times New Roman" w:hAnsi="Times New Roman" w:cs="Times New Roman"/>
          <w:sz w:val="24"/>
          <w:szCs w:val="24"/>
        </w:rPr>
      </w:pPr>
      <w:r w:rsidRPr="005578C5">
        <w:rPr>
          <w:rFonts w:ascii="Times New Roman" w:hAnsi="Times New Roman" w:cs="Times New Roman"/>
          <w:b/>
          <w:sz w:val="24"/>
          <w:szCs w:val="24"/>
        </w:rPr>
        <w:t xml:space="preserve">Emails: </w:t>
      </w:r>
      <w:r w:rsidRPr="005578C5">
        <w:rPr>
          <w:rFonts w:ascii="Times New Roman" w:hAnsi="Times New Roman" w:cs="Times New Roman"/>
          <w:sz w:val="24"/>
          <w:szCs w:val="24"/>
        </w:rPr>
        <w:t xml:space="preserve">Babak Arani: </w:t>
      </w:r>
      <w:hyperlink r:id="rId5" w:history="1">
        <w:r w:rsidRPr="005578C5">
          <w:rPr>
            <w:rStyle w:val="Hyperlink"/>
            <w:rFonts w:ascii="Times New Roman" w:hAnsi="Times New Roman" w:cs="Times New Roman"/>
            <w:sz w:val="24"/>
            <w:szCs w:val="24"/>
          </w:rPr>
          <w:t>m.shojaei.arani@rug.nl</w:t>
        </w:r>
      </w:hyperlink>
      <w:r w:rsidRPr="005578C5">
        <w:rPr>
          <w:rFonts w:ascii="Times New Roman" w:hAnsi="Times New Roman" w:cs="Times New Roman"/>
          <w:sz w:val="24"/>
          <w:szCs w:val="24"/>
        </w:rPr>
        <w:t xml:space="preserve">, </w:t>
      </w:r>
      <w:hyperlink r:id="rId6" w:history="1">
        <w:r w:rsidRPr="005578C5">
          <w:rPr>
            <w:rStyle w:val="Hyperlink"/>
            <w:rFonts w:ascii="Times New Roman" w:hAnsi="Times New Roman" w:cs="Times New Roman"/>
            <w:sz w:val="24"/>
            <w:szCs w:val="24"/>
          </w:rPr>
          <w:t>m.shojaeiarani@gmail.com</w:t>
        </w:r>
      </w:hyperlink>
    </w:p>
    <w:p w14:paraId="43A0C2EF" w14:textId="3CC80DC9" w:rsidR="005E702E" w:rsidRPr="005E702E" w:rsidRDefault="005E702E" w:rsidP="00F623A8">
      <w:pPr>
        <w:spacing w:beforeLines="50" w:before="120" w:after="0" w:line="360" w:lineRule="auto"/>
        <w:rPr>
          <w:rFonts w:ascii="Times New Roman" w:hAnsi="Times New Roman" w:cs="Times New Roman"/>
          <w:sz w:val="24"/>
          <w:szCs w:val="24"/>
          <w:lang w:val="nl-NL"/>
        </w:rPr>
      </w:pPr>
      <w:r w:rsidRPr="000D638B">
        <w:rPr>
          <w:rFonts w:ascii="Times New Roman" w:hAnsi="Times New Roman" w:cs="Times New Roman"/>
          <w:sz w:val="24"/>
          <w:szCs w:val="24"/>
          <w:lang w:val="nl-NL"/>
        </w:rPr>
        <w:t xml:space="preserve">Egbert H. van Nes: </w:t>
      </w:r>
      <w:r w:rsidR="00AA359A">
        <w:fldChar w:fldCharType="begin"/>
      </w:r>
      <w:r w:rsidR="00AA359A" w:rsidRPr="00907C1A">
        <w:rPr>
          <w:lang w:val="nl-NL"/>
          <w:rPrChange w:id="1" w:author="M. Shojaei Arani" w:date="2024-05-30T10:53:00Z">
            <w:rPr/>
          </w:rPrChange>
        </w:rPr>
        <w:instrText xml:space="preserve"> HYPERLINK "mailto:egbert.vannes@wur.nl" </w:instrText>
      </w:r>
      <w:r w:rsidR="00AA359A">
        <w:fldChar w:fldCharType="separate"/>
      </w:r>
      <w:r w:rsidRPr="00545F25">
        <w:rPr>
          <w:rStyle w:val="Hyperlink"/>
          <w:rFonts w:ascii="Times New Roman" w:hAnsi="Times New Roman" w:cs="Times New Roman"/>
          <w:sz w:val="24"/>
          <w:szCs w:val="24"/>
          <w:lang w:val="nl-NL"/>
        </w:rPr>
        <w:t>egbert.vannes@wur.nl</w:t>
      </w:r>
      <w:r w:rsidR="00AA359A">
        <w:rPr>
          <w:rStyle w:val="Hyperlink"/>
          <w:rFonts w:ascii="Times New Roman" w:hAnsi="Times New Roman" w:cs="Times New Roman"/>
          <w:sz w:val="24"/>
          <w:szCs w:val="24"/>
          <w:lang w:val="nl-NL"/>
        </w:rPr>
        <w:fldChar w:fldCharType="end"/>
      </w:r>
    </w:p>
    <w:p w14:paraId="783DB9A0" w14:textId="61C5B6F4" w:rsidR="005E702E" w:rsidRPr="005578C5" w:rsidRDefault="005E702E" w:rsidP="00F623A8">
      <w:pPr>
        <w:spacing w:beforeLines="50" w:before="120" w:after="0" w:line="360" w:lineRule="auto"/>
        <w:rPr>
          <w:rStyle w:val="Hyperlink"/>
          <w:rFonts w:ascii="Times New Roman" w:hAnsi="Times New Roman" w:cs="Times New Roman"/>
          <w:sz w:val="24"/>
          <w:szCs w:val="24"/>
        </w:rPr>
      </w:pPr>
      <w:r w:rsidRPr="000D638B">
        <w:rPr>
          <w:rFonts w:ascii="Times New Roman" w:hAnsi="Times New Roman" w:cs="Times New Roman"/>
          <w:sz w:val="24"/>
          <w:szCs w:val="24"/>
        </w:rPr>
        <w:t>Stephen R. Carpenter:</w:t>
      </w:r>
      <w:r w:rsidRPr="005578C5">
        <w:rPr>
          <w:rStyle w:val="Hyperlink"/>
          <w:rFonts w:ascii="Times New Roman" w:hAnsi="Times New Roman" w:cs="Times New Roman"/>
          <w:sz w:val="24"/>
          <w:szCs w:val="24"/>
        </w:rPr>
        <w:t xml:space="preserve"> </w:t>
      </w:r>
      <w:hyperlink r:id="rId7" w:history="1">
        <w:r w:rsidRPr="005578C5">
          <w:rPr>
            <w:rStyle w:val="Hyperlink"/>
            <w:rFonts w:ascii="Times New Roman" w:hAnsi="Times New Roman" w:cs="Times New Roman"/>
            <w:sz w:val="24"/>
            <w:szCs w:val="24"/>
          </w:rPr>
          <w:t>steve.carpenter@wisc.edu</w:t>
        </w:r>
      </w:hyperlink>
    </w:p>
    <w:p w14:paraId="61EA6A66" w14:textId="09D34922" w:rsidR="005E702E" w:rsidRPr="00F623A8" w:rsidRDefault="005E702E" w:rsidP="00F623A8">
      <w:pPr>
        <w:spacing w:beforeLines="50" w:before="120" w:after="0" w:line="360" w:lineRule="auto"/>
        <w:rPr>
          <w:rStyle w:val="Hyperlink"/>
          <w:rFonts w:ascii="Times New Roman" w:hAnsi="Times New Roman" w:cs="Times New Roman"/>
          <w:sz w:val="24"/>
          <w:szCs w:val="24"/>
        </w:rPr>
      </w:pPr>
    </w:p>
    <w:p w14:paraId="7900C2C9" w14:textId="2D3DA344" w:rsidR="005E702E" w:rsidRPr="005578C5" w:rsidRDefault="005E702E" w:rsidP="00F623A8">
      <w:pPr>
        <w:spacing w:beforeLines="50" w:before="120" w:after="0" w:line="360" w:lineRule="auto"/>
        <w:rPr>
          <w:rStyle w:val="Hyperlink"/>
          <w:rFonts w:ascii="Times New Roman" w:hAnsi="Times New Roman" w:cs="Times New Roman"/>
          <w:sz w:val="24"/>
          <w:szCs w:val="24"/>
        </w:rPr>
      </w:pPr>
      <w:r w:rsidRPr="000D638B">
        <w:rPr>
          <w:rFonts w:ascii="Times New Roman" w:hAnsi="Times New Roman" w:cs="Times New Roman"/>
          <w:b/>
          <w:sz w:val="24"/>
          <w:szCs w:val="24"/>
        </w:rPr>
        <w:t xml:space="preserve">Corresponding Author: Babak M. S. Arani  </w:t>
      </w:r>
      <w:r>
        <w:rPr>
          <w:rFonts w:ascii="Times New Roman" w:hAnsi="Times New Roman" w:cs="Times New Roman"/>
          <w:b/>
          <w:sz w:val="24"/>
          <w:szCs w:val="24"/>
        </w:rPr>
        <w:t xml:space="preserve"> </w:t>
      </w:r>
    </w:p>
    <w:p w14:paraId="54EAD849" w14:textId="24A2B196" w:rsidR="005E702E" w:rsidRDefault="005E702E" w:rsidP="00F623A8">
      <w:pPr>
        <w:spacing w:beforeLines="50" w:before="120" w:after="360" w:line="360" w:lineRule="auto"/>
        <w:rPr>
          <w:rFonts w:ascii="Times New Roman" w:hAnsi="Times New Roman" w:cs="Times New Roman"/>
          <w:sz w:val="24"/>
          <w:szCs w:val="24"/>
        </w:rPr>
      </w:pPr>
    </w:p>
    <w:p w14:paraId="10839E0A" w14:textId="01F37F8F" w:rsidR="005E702E" w:rsidRDefault="005E702E" w:rsidP="00F623A8">
      <w:pPr>
        <w:spacing w:beforeLines="50" w:before="120" w:after="360" w:line="360" w:lineRule="auto"/>
        <w:rPr>
          <w:rFonts w:ascii="Times New Roman" w:hAnsi="Times New Roman" w:cs="Times New Roman"/>
          <w:sz w:val="24"/>
          <w:szCs w:val="24"/>
        </w:rPr>
      </w:pPr>
    </w:p>
    <w:p w14:paraId="75714AFA" w14:textId="04BBEB94" w:rsidR="005E702E" w:rsidRDefault="005E702E" w:rsidP="00F623A8">
      <w:pPr>
        <w:spacing w:beforeLines="50" w:before="120" w:after="360" w:line="360" w:lineRule="auto"/>
        <w:rPr>
          <w:rFonts w:ascii="Times New Roman" w:hAnsi="Times New Roman" w:cs="Times New Roman"/>
          <w:sz w:val="24"/>
          <w:szCs w:val="24"/>
        </w:rPr>
      </w:pPr>
    </w:p>
    <w:p w14:paraId="38493EBE" w14:textId="42EFA8D5" w:rsidR="005E702E" w:rsidRDefault="005E702E" w:rsidP="00F623A8">
      <w:pPr>
        <w:spacing w:beforeLines="50" w:before="120" w:after="360" w:line="360" w:lineRule="auto"/>
        <w:rPr>
          <w:rFonts w:ascii="Times New Roman" w:hAnsi="Times New Roman" w:cs="Times New Roman"/>
          <w:sz w:val="24"/>
          <w:szCs w:val="24"/>
        </w:rPr>
      </w:pPr>
    </w:p>
    <w:p w14:paraId="1616BFB6" w14:textId="6871899E" w:rsidR="009005CF" w:rsidRDefault="009005CF" w:rsidP="009005CF">
      <w:pPr>
        <w:spacing w:beforeLines="50" w:before="120" w:after="360" w:line="360" w:lineRule="auto"/>
        <w:rPr>
          <w:rFonts w:ascii="Times New Roman" w:hAnsi="Times New Roman" w:cs="Times New Roman"/>
          <w:sz w:val="24"/>
          <w:szCs w:val="24"/>
        </w:rPr>
      </w:pPr>
    </w:p>
    <w:p w14:paraId="66B95F31" w14:textId="77777777" w:rsidR="009005CF" w:rsidRDefault="009005CF" w:rsidP="00F623A8">
      <w:pPr>
        <w:spacing w:beforeLines="50" w:before="120" w:after="360" w:line="360" w:lineRule="auto"/>
        <w:rPr>
          <w:rFonts w:ascii="Times New Roman" w:hAnsi="Times New Roman" w:cs="Times New Roman"/>
          <w:sz w:val="24"/>
          <w:szCs w:val="24"/>
        </w:rPr>
      </w:pPr>
    </w:p>
    <w:p w14:paraId="2992A6CF" w14:textId="77777777" w:rsidR="001779C6" w:rsidRDefault="001779C6" w:rsidP="00F623A8">
      <w:pPr>
        <w:spacing w:beforeLines="50" w:before="120" w:after="360" w:line="360" w:lineRule="auto"/>
        <w:rPr>
          <w:rFonts w:ascii="Times New Roman" w:hAnsi="Times New Roman" w:cs="Times New Roman"/>
          <w:sz w:val="24"/>
          <w:szCs w:val="24"/>
        </w:rPr>
      </w:pPr>
    </w:p>
    <w:bookmarkEnd w:id="0"/>
    <w:p w14:paraId="4B908050" w14:textId="626D6F73" w:rsidR="003D68CF" w:rsidRPr="004010EA" w:rsidRDefault="004F6AD8" w:rsidP="00F623A8">
      <w:pPr>
        <w:spacing w:after="360" w:line="360" w:lineRule="auto"/>
        <w:jc w:val="both"/>
        <w:rPr>
          <w:rFonts w:ascii="Times New Roman" w:hAnsi="Times New Roman" w:cs="Times New Roman"/>
        </w:rPr>
      </w:pPr>
      <w:r w:rsidRPr="001A001B">
        <w:rPr>
          <w:rFonts w:ascii="Times New Roman" w:hAnsi="Times New Roman" w:cs="Times New Roman"/>
          <w:b/>
          <w:bCs/>
          <w:sz w:val="24"/>
          <w:szCs w:val="24"/>
        </w:rPr>
        <w:lastRenderedPageBreak/>
        <w:t>Abstract</w:t>
      </w:r>
      <w:r>
        <w:rPr>
          <w:rFonts w:ascii="Times New Roman" w:hAnsi="Times New Roman" w:cs="Times New Roman"/>
        </w:rPr>
        <w:t xml:space="preserve">. </w:t>
      </w:r>
      <w:r w:rsidR="004010EA" w:rsidRPr="004010EA">
        <w:rPr>
          <w:rFonts w:ascii="Times New Roman" w:hAnsi="Times New Roman" w:cs="Times New Roman"/>
        </w:rPr>
        <w:t>The ecological literature often features phenomenological dynamic models lacking robust validation against observational data</w:t>
      </w:r>
      <w:r w:rsidR="00A63701">
        <w:rPr>
          <w:rFonts w:ascii="Times New Roman" w:hAnsi="Times New Roman" w:cs="Times New Roman"/>
        </w:rPr>
        <w:t>.</w:t>
      </w:r>
      <w:r w:rsidR="003E151D">
        <w:rPr>
          <w:rFonts w:ascii="Times New Roman" w:hAnsi="Times New Roman" w:cs="Times New Roman"/>
        </w:rPr>
        <w:t xml:space="preserve"> Reverse engineering is an</w:t>
      </w:r>
      <w:r w:rsidR="00923AD3">
        <w:rPr>
          <w:rFonts w:ascii="Times New Roman" w:hAnsi="Times New Roman" w:cs="Times New Roman"/>
        </w:rPr>
        <w:t xml:space="preserve"> </w:t>
      </w:r>
      <w:r w:rsidR="003E151D">
        <w:rPr>
          <w:rFonts w:ascii="Times New Roman" w:hAnsi="Times New Roman" w:cs="Times New Roman"/>
        </w:rPr>
        <w:t>alternative approach, where time series</w:t>
      </w:r>
      <w:r w:rsidR="00233BBD">
        <w:rPr>
          <w:rFonts w:ascii="Times New Roman" w:hAnsi="Times New Roman" w:cs="Times New Roman"/>
        </w:rPr>
        <w:t xml:space="preserve"> data are utilized</w:t>
      </w:r>
      <w:r w:rsidR="003E151D">
        <w:rPr>
          <w:rFonts w:ascii="Times New Roman" w:hAnsi="Times New Roman" w:cs="Times New Roman"/>
        </w:rPr>
        <w:t xml:space="preserve"> to </w:t>
      </w:r>
      <w:r w:rsidR="008370FC">
        <w:rPr>
          <w:rFonts w:ascii="Times New Roman" w:hAnsi="Times New Roman" w:cs="Times New Roman"/>
        </w:rPr>
        <w:t>infer</w:t>
      </w:r>
      <w:r w:rsidR="00A333B6">
        <w:rPr>
          <w:rFonts w:ascii="Times New Roman" w:hAnsi="Times New Roman" w:cs="Times New Roman"/>
        </w:rPr>
        <w:t xml:space="preserve"> or fit a </w:t>
      </w:r>
      <w:r w:rsidR="004010EA" w:rsidRPr="004010EA">
        <w:rPr>
          <w:rFonts w:ascii="Times New Roman" w:hAnsi="Times New Roman" w:cs="Times New Roman"/>
        </w:rPr>
        <w:t>stochastic differential equation. This process, known as system reconstruction, presents significant challenges.</w:t>
      </w:r>
      <w:r w:rsidR="004010EA">
        <w:rPr>
          <w:rFonts w:ascii="Times New Roman" w:hAnsi="Times New Roman" w:cs="Times New Roman"/>
        </w:rPr>
        <w:t xml:space="preserve"> </w:t>
      </w:r>
      <w:r w:rsidR="004010EA" w:rsidRPr="004010EA">
        <w:rPr>
          <w:rFonts w:ascii="Times New Roman" w:hAnsi="Times New Roman" w:cs="Times New Roman"/>
        </w:rPr>
        <w:t xml:space="preserve">This paper addresses the </w:t>
      </w:r>
      <w:r w:rsidR="00D82E0B">
        <w:rPr>
          <w:rFonts w:ascii="Times New Roman" w:hAnsi="Times New Roman" w:cs="Times New Roman"/>
        </w:rPr>
        <w:t>estimation</w:t>
      </w:r>
      <w:r w:rsidR="004010EA" w:rsidRPr="004010EA">
        <w:rPr>
          <w:rFonts w:ascii="Times New Roman" w:hAnsi="Times New Roman" w:cs="Times New Roman"/>
        </w:rPr>
        <w:t xml:space="preserve"> of</w:t>
      </w:r>
      <w:r w:rsidR="00D82E0B">
        <w:rPr>
          <w:rFonts w:ascii="Times New Roman" w:hAnsi="Times New Roman" w:cs="Times New Roman"/>
        </w:rPr>
        <w:t xml:space="preserve"> the</w:t>
      </w:r>
      <w:r w:rsidR="00266651">
        <w:rPr>
          <w:rFonts w:ascii="Times New Roman" w:hAnsi="Times New Roman" w:cs="Times New Roman"/>
        </w:rPr>
        <w:t xml:space="preserve"> </w:t>
      </w:r>
      <w:r w:rsidR="00266651" w:rsidRPr="003520AB">
        <w:rPr>
          <w:rFonts w:ascii="Times New Roman" w:hAnsi="Times New Roman" w:cs="Times New Roman"/>
        </w:rPr>
        <w:t>(often)</w:t>
      </w:r>
      <w:r w:rsidR="00D82E0B" w:rsidRPr="003520AB">
        <w:rPr>
          <w:rFonts w:ascii="Times New Roman" w:hAnsi="Times New Roman" w:cs="Times New Roman"/>
        </w:rPr>
        <w:t xml:space="preserve"> </w:t>
      </w:r>
      <w:r w:rsidR="00D82E0B">
        <w:rPr>
          <w:rFonts w:ascii="Times New Roman" w:hAnsi="Times New Roman" w:cs="Times New Roman"/>
        </w:rPr>
        <w:t xml:space="preserve">non-linear deterministic and stochastic parts </w:t>
      </w:r>
      <w:r w:rsidR="00233BBD">
        <w:rPr>
          <w:rFonts w:ascii="Times New Roman" w:hAnsi="Times New Roman" w:cs="Times New Roman"/>
        </w:rPr>
        <w:t xml:space="preserve">of </w:t>
      </w:r>
      <w:r w:rsidR="00233BBD" w:rsidRPr="004010EA">
        <w:rPr>
          <w:rFonts w:ascii="Times New Roman" w:hAnsi="Times New Roman" w:cs="Times New Roman"/>
        </w:rPr>
        <w:t>Langevin</w:t>
      </w:r>
      <w:r w:rsidR="004010EA" w:rsidRPr="004010EA">
        <w:rPr>
          <w:rFonts w:ascii="Times New Roman" w:hAnsi="Times New Roman" w:cs="Times New Roman"/>
        </w:rPr>
        <w:t xml:space="preserve"> models, </w:t>
      </w:r>
      <w:r w:rsidR="00D82E0B">
        <w:rPr>
          <w:rFonts w:ascii="Times New Roman" w:hAnsi="Times New Roman" w:cs="Times New Roman"/>
        </w:rPr>
        <w:t xml:space="preserve">one of the </w:t>
      </w:r>
      <w:r w:rsidR="00233BBD" w:rsidRPr="003520AB">
        <w:rPr>
          <w:rFonts w:ascii="Times New Roman" w:hAnsi="Times New Roman" w:cs="Times New Roman"/>
        </w:rPr>
        <w:t>simplest</w:t>
      </w:r>
      <w:r w:rsidR="00266651" w:rsidRPr="003520AB">
        <w:rPr>
          <w:rFonts w:ascii="Times New Roman" w:hAnsi="Times New Roman" w:cs="Times New Roman"/>
        </w:rPr>
        <w:t xml:space="preserve"> yet commonly used</w:t>
      </w:r>
      <w:r w:rsidR="00D82E0B" w:rsidRPr="003520AB">
        <w:rPr>
          <w:rFonts w:ascii="Times New Roman" w:hAnsi="Times New Roman" w:cs="Times New Roman"/>
        </w:rPr>
        <w:t xml:space="preserve"> stochastic </w:t>
      </w:r>
      <w:r w:rsidR="00D82E0B">
        <w:rPr>
          <w:rFonts w:ascii="Times New Roman" w:hAnsi="Times New Roman" w:cs="Times New Roman"/>
        </w:rPr>
        <w:t>differential equations</w:t>
      </w:r>
      <w:r w:rsidR="004010EA" w:rsidRPr="004010EA">
        <w:rPr>
          <w:rFonts w:ascii="Times New Roman" w:hAnsi="Times New Roman" w:cs="Times New Roman"/>
        </w:rPr>
        <w:t xml:space="preserve">. We introduce a Maximum Likelihood Estimation (MLE) inference method, termed Euler reconstruction, tailored for time series data with medium to high resolution. However, the Euler approach is </w:t>
      </w:r>
      <w:r w:rsidR="00D82E0B">
        <w:rPr>
          <w:rFonts w:ascii="Times New Roman" w:hAnsi="Times New Roman" w:cs="Times New Roman"/>
        </w:rPr>
        <w:t xml:space="preserve">not </w:t>
      </w:r>
      <w:r w:rsidR="00266651">
        <w:rPr>
          <w:rFonts w:ascii="Times New Roman" w:hAnsi="Times New Roman" w:cs="Times New Roman"/>
        </w:rPr>
        <w:t xml:space="preserve">reliable </w:t>
      </w:r>
      <w:r w:rsidR="00266651" w:rsidRPr="004010EA">
        <w:rPr>
          <w:rFonts w:ascii="Times New Roman" w:hAnsi="Times New Roman" w:cs="Times New Roman"/>
        </w:rPr>
        <w:t>for</w:t>
      </w:r>
      <w:r w:rsidR="004010EA" w:rsidRPr="004010EA">
        <w:rPr>
          <w:rFonts w:ascii="Times New Roman" w:hAnsi="Times New Roman" w:cs="Times New Roman"/>
        </w:rPr>
        <w:t xml:space="preserve"> low-resolution data. To </w:t>
      </w:r>
      <w:r w:rsidR="00786F58">
        <w:rPr>
          <w:rFonts w:ascii="Times New Roman" w:hAnsi="Times New Roman" w:cs="Times New Roman"/>
        </w:rPr>
        <w:t>fill the gap for sparsely sampled data</w:t>
      </w:r>
      <w:r w:rsidR="004010EA" w:rsidRPr="004010EA">
        <w:rPr>
          <w:rFonts w:ascii="Times New Roman" w:hAnsi="Times New Roman" w:cs="Times New Roman"/>
        </w:rPr>
        <w:t xml:space="preserve">, we present an MLE inference method pioneered by </w:t>
      </w:r>
      <w:proofErr w:type="spellStart"/>
      <w:r w:rsidR="004010EA" w:rsidRPr="004010EA">
        <w:rPr>
          <w:rFonts w:ascii="Times New Roman" w:hAnsi="Times New Roman" w:cs="Times New Roman"/>
        </w:rPr>
        <w:t>Aït-Sahalia</w:t>
      </w:r>
      <w:proofErr w:type="spellEnd"/>
      <w:r w:rsidR="004010EA" w:rsidRPr="004010EA">
        <w:rPr>
          <w:rFonts w:ascii="Times New Roman" w:hAnsi="Times New Roman" w:cs="Times New Roman"/>
        </w:rPr>
        <w:t xml:space="preserve">, </w:t>
      </w:r>
      <w:r w:rsidR="00786F58">
        <w:rPr>
          <w:rFonts w:ascii="Times New Roman" w:hAnsi="Times New Roman" w:cs="Times New Roman"/>
        </w:rPr>
        <w:t>that we term</w:t>
      </w:r>
      <w:r w:rsidR="004010EA" w:rsidRPr="004010EA">
        <w:rPr>
          <w:rFonts w:ascii="Times New Roman" w:hAnsi="Times New Roman" w:cs="Times New Roman"/>
        </w:rPr>
        <w:t xml:space="preserve"> Hermite reconstruction.</w:t>
      </w:r>
      <w:r w:rsidR="00786F58">
        <w:rPr>
          <w:rFonts w:ascii="Times New Roman" w:hAnsi="Times New Roman" w:cs="Times New Roman"/>
        </w:rPr>
        <w:t xml:space="preserve"> </w:t>
      </w:r>
      <w:r w:rsidR="008376E4" w:rsidRPr="004010EA">
        <w:rPr>
          <w:rFonts w:ascii="Times New Roman" w:hAnsi="Times New Roman" w:cs="Times New Roman"/>
        </w:rPr>
        <w:t>We employ a powerful modeling framework</w:t>
      </w:r>
      <w:r w:rsidR="00565C19">
        <w:rPr>
          <w:rFonts w:ascii="Times New Roman" w:hAnsi="Times New Roman" w:cs="Times New Roman"/>
        </w:rPr>
        <w:t xml:space="preserve"> </w:t>
      </w:r>
      <w:r w:rsidR="00565C19" w:rsidRPr="004010EA">
        <w:rPr>
          <w:rFonts w:ascii="Times New Roman" w:hAnsi="Times New Roman" w:cs="Times New Roman"/>
        </w:rPr>
        <w:t>utilizing splines</w:t>
      </w:r>
      <w:r w:rsidR="00565C19">
        <w:rPr>
          <w:rFonts w:ascii="Times New Roman" w:hAnsi="Times New Roman" w:cs="Times New Roman"/>
        </w:rPr>
        <w:t xml:space="preserve"> to detect inherent nonlinearities in the unknown data-generating system </w:t>
      </w:r>
      <w:r w:rsidR="008376E4" w:rsidRPr="004010EA">
        <w:rPr>
          <w:rFonts w:ascii="Times New Roman" w:hAnsi="Times New Roman" w:cs="Times New Roman"/>
        </w:rPr>
        <w:t>to achieve high accuracy with minimal computational burden.</w:t>
      </w:r>
      <w:r w:rsidR="008376E4">
        <w:rPr>
          <w:rFonts w:ascii="Times New Roman" w:hAnsi="Times New Roman" w:cs="Times New Roman"/>
        </w:rPr>
        <w:t xml:space="preserve"> </w:t>
      </w:r>
      <w:r w:rsidR="008376E4" w:rsidRPr="004010EA">
        <w:rPr>
          <w:rFonts w:ascii="Times New Roman" w:hAnsi="Times New Roman" w:cs="Times New Roman"/>
        </w:rPr>
        <w:t>Applying Euler and Hermite reconstructions to a range of simulated, ecological, and climate datasets, we demonstrate their efficacy and versatility.</w:t>
      </w:r>
      <w:r w:rsidR="003D68CF">
        <w:rPr>
          <w:rFonts w:ascii="Times New Roman" w:hAnsi="Times New Roman" w:cs="Times New Roman"/>
        </w:rPr>
        <w:t xml:space="preserve"> </w:t>
      </w:r>
      <w:r w:rsidR="001A0656">
        <w:rPr>
          <w:rFonts w:ascii="Times New Roman" w:hAnsi="Times New Roman" w:cs="Times New Roman"/>
        </w:rPr>
        <w:t>W</w:t>
      </w:r>
      <w:r w:rsidR="00266651">
        <w:rPr>
          <w:rFonts w:ascii="Times New Roman" w:hAnsi="Times New Roman" w:cs="Times New Roman"/>
        </w:rPr>
        <w:t>e</w:t>
      </w:r>
      <w:r w:rsidR="003D68CF" w:rsidRPr="004010EA">
        <w:rPr>
          <w:rFonts w:ascii="Times New Roman" w:hAnsi="Times New Roman" w:cs="Times New Roman"/>
        </w:rPr>
        <w:t xml:space="preserve"> provide a user-friendly tutorial and a MATLAB package </w:t>
      </w:r>
      <w:r w:rsidR="003D68CF">
        <w:rPr>
          <w:rFonts w:ascii="Times New Roman" w:hAnsi="Times New Roman" w:cs="Times New Roman"/>
        </w:rPr>
        <w:t xml:space="preserve">called </w:t>
      </w:r>
      <w:r w:rsidR="003D68CF" w:rsidRPr="004010EA">
        <w:rPr>
          <w:rFonts w:ascii="Times New Roman" w:hAnsi="Times New Roman" w:cs="Times New Roman"/>
        </w:rPr>
        <w:t xml:space="preserve">the </w:t>
      </w:r>
      <w:r w:rsidR="003D68CF">
        <w:rPr>
          <w:rFonts w:ascii="Times New Roman" w:hAnsi="Times New Roman" w:cs="Times New Roman"/>
        </w:rPr>
        <w:t>‘</w:t>
      </w:r>
      <w:r w:rsidR="003D68CF" w:rsidRPr="004010EA">
        <w:rPr>
          <w:rFonts w:ascii="Times New Roman" w:hAnsi="Times New Roman" w:cs="Times New Roman"/>
        </w:rPr>
        <w:t>MATLAB reconstruction package</w:t>
      </w:r>
      <w:r w:rsidR="003D68CF">
        <w:rPr>
          <w:rFonts w:ascii="Times New Roman" w:hAnsi="Times New Roman" w:cs="Times New Roman"/>
        </w:rPr>
        <w:t>’</w:t>
      </w:r>
      <w:r w:rsidR="003D68CF" w:rsidRPr="004010EA">
        <w:rPr>
          <w:rFonts w:ascii="Times New Roman" w:hAnsi="Times New Roman" w:cs="Times New Roman"/>
        </w:rPr>
        <w:t>.</w:t>
      </w:r>
    </w:p>
    <w:p w14:paraId="66FD42B6" w14:textId="2BA7100F" w:rsidR="004010EA" w:rsidRDefault="00D15095" w:rsidP="00F623A8">
      <w:pPr>
        <w:spacing w:after="120" w:line="360" w:lineRule="auto"/>
        <w:jc w:val="both"/>
        <w:rPr>
          <w:rFonts w:ascii="Times New Roman" w:hAnsi="Times New Roman" w:cs="Times New Roman"/>
        </w:rPr>
      </w:pPr>
      <w:r w:rsidRPr="001A001B">
        <w:rPr>
          <w:rFonts w:ascii="Times New Roman" w:hAnsi="Times New Roman" w:cs="Times New Roman"/>
          <w:b/>
          <w:bCs/>
          <w:sz w:val="24"/>
          <w:szCs w:val="24"/>
        </w:rPr>
        <w:t>Introduction</w:t>
      </w:r>
      <w:r w:rsidR="003205E3">
        <w:rPr>
          <w:rFonts w:ascii="Times New Roman" w:hAnsi="Times New Roman" w:cs="Times New Roman"/>
        </w:rPr>
        <w:t xml:space="preserve">. </w:t>
      </w:r>
      <w:r w:rsidR="00B7391F">
        <w:rPr>
          <w:rFonts w:ascii="Times New Roman" w:hAnsi="Times New Roman" w:cs="Times New Roman"/>
        </w:rPr>
        <w:t>It has long been a matter of debate whether ecosystems can have alternative stable states,</w:t>
      </w:r>
      <w:r w:rsidR="007914F7">
        <w:rPr>
          <w:rFonts w:ascii="Times New Roman" w:hAnsi="Times New Roman" w:cs="Times New Roman"/>
        </w:rPr>
        <w:t xml:space="preserve"> how to measure their resilience</w:t>
      </w:r>
      <w:r w:rsidR="00B7391F">
        <w:rPr>
          <w:rFonts w:ascii="Times New Roman" w:hAnsi="Times New Roman" w:cs="Times New Roman"/>
        </w:rPr>
        <w:t xml:space="preserve"> </w:t>
      </w:r>
      <w:r w:rsidR="007914F7">
        <w:rPr>
          <w:rFonts w:ascii="Times New Roman" w:hAnsi="Times New Roman" w:cs="Times New Roman"/>
        </w:rPr>
        <w:t>and whether they can recover from perturbations</w:t>
      </w:r>
      <w:r w:rsidR="00B7391F">
        <w:rPr>
          <w:rFonts w:ascii="Times New Roman" w:hAnsi="Times New Roman" w:cs="Times New Roman"/>
        </w:rPr>
        <w:t xml:space="preserve">. </w:t>
      </w:r>
      <w:r w:rsidR="001F0412">
        <w:rPr>
          <w:rFonts w:ascii="Times New Roman" w:hAnsi="Times New Roman" w:cs="Times New Roman"/>
        </w:rPr>
        <w:t>These are fundamental</w:t>
      </w:r>
      <w:r w:rsidR="007914F7">
        <w:rPr>
          <w:rFonts w:ascii="Times New Roman" w:hAnsi="Times New Roman" w:cs="Times New Roman"/>
        </w:rPr>
        <w:t xml:space="preserve"> ecological</w:t>
      </w:r>
      <w:r w:rsidR="001F0412">
        <w:rPr>
          <w:rFonts w:ascii="Times New Roman" w:hAnsi="Times New Roman" w:cs="Times New Roman"/>
        </w:rPr>
        <w:t xml:space="preserve"> questions which have mainly </w:t>
      </w:r>
      <w:r w:rsidR="007914F7">
        <w:rPr>
          <w:rFonts w:ascii="Times New Roman" w:hAnsi="Times New Roman" w:cs="Times New Roman"/>
        </w:rPr>
        <w:t>been discussed</w:t>
      </w:r>
      <w:r w:rsidR="001F0412">
        <w:rPr>
          <w:rFonts w:ascii="Times New Roman" w:hAnsi="Times New Roman" w:cs="Times New Roman"/>
        </w:rPr>
        <w:t xml:space="preserve"> </w:t>
      </w:r>
      <w:r w:rsidR="00CB1A54">
        <w:rPr>
          <w:rFonts w:ascii="Times New Roman" w:hAnsi="Times New Roman" w:cs="Times New Roman"/>
        </w:rPr>
        <w:t xml:space="preserve">using </w:t>
      </w:r>
      <w:r w:rsidR="001F0412">
        <w:rPr>
          <w:rFonts w:ascii="Times New Roman" w:hAnsi="Times New Roman" w:cs="Times New Roman"/>
        </w:rPr>
        <w:t xml:space="preserve">theoretical models </w:t>
      </w:r>
      <w:r w:rsidR="001F0412">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&lt;EndNote&gt;&lt;Cite&gt;&lt;Author&gt;Connell&lt;/Author&gt;&lt;Year&gt;1983&lt;/Year&gt;&lt;RecNum&gt;74&lt;/RecNum&gt;&lt;DisplayText&gt;(Connell &amp;amp; Sousa 1983)&lt;/DisplayText&gt;&lt;record&gt;&lt;rec-number&gt;74&lt;/rec-number&gt;&lt;foreign-keys&gt;&lt;key app="EN" db-id="pee2tdf92v0wwqeztzi5zrxo2fvtxvt0zsad" timestamp="1711907744"&gt;74&lt;/key&gt;&lt;/foreign-keys&gt;&lt;ref-type name="Journal Article"&gt;17&lt;/ref-type&gt;&lt;contributors&gt;&lt;authors&gt;&lt;author&gt;Connell, Joseph H&lt;/author&gt;&lt;author&gt;Sousa, Wayne P&lt;/author&gt;&lt;/authors&gt;&lt;/contributors&gt;&lt;titles&gt;&lt;title&gt;On the evidence needed to judge ecological stability or persistence&lt;/title&gt;&lt;secondary-title&gt;The American Naturalist&lt;/secondary-title&gt;&lt;/titles&gt;&lt;periodical&gt;&lt;full-title&gt;The American Naturalist&lt;/full-title&gt;&lt;/periodical&gt;&lt;pages&gt;789-824&lt;/pages&gt;&lt;volume&gt;121&lt;/volume&gt;&lt;number&gt;6&lt;/number&gt;&lt;dates&gt;&lt;year&gt;1983&lt;/year&gt;&lt;/dates&gt;&lt;isbn&gt;0003-0147&lt;/isbn&gt;&lt;urls&gt;&lt;/urls&gt;&lt;/record&gt;&lt;/Cite&gt;&lt;/EndNote&gt;</w:instrText>
      </w:r>
      <w:r w:rsidR="001F0412">
        <w:rPr>
          <w:rFonts w:ascii="Times New Roman" w:hAnsi="Times New Roman" w:cs="Times New Roman"/>
        </w:rPr>
        <w:fldChar w:fldCharType="separate"/>
      </w:r>
      <w:r w:rsidR="00A8649E">
        <w:rPr>
          <w:rFonts w:ascii="Times New Roman" w:hAnsi="Times New Roman" w:cs="Times New Roman"/>
          <w:noProof/>
        </w:rPr>
        <w:t>(Connell &amp; Sousa 1983)</w:t>
      </w:r>
      <w:r w:rsidR="001F0412">
        <w:rPr>
          <w:rFonts w:ascii="Times New Roman" w:hAnsi="Times New Roman" w:cs="Times New Roman"/>
        </w:rPr>
        <w:fldChar w:fldCharType="end"/>
      </w:r>
      <w:r w:rsidR="001F0412">
        <w:rPr>
          <w:rFonts w:ascii="Times New Roman" w:hAnsi="Times New Roman" w:cs="Times New Roman"/>
        </w:rPr>
        <w:t xml:space="preserve">. </w:t>
      </w:r>
      <w:r w:rsidR="002F05E2">
        <w:rPr>
          <w:rFonts w:ascii="Times New Roman" w:hAnsi="Times New Roman" w:cs="Times New Roman"/>
        </w:rPr>
        <w:t xml:space="preserve"> </w:t>
      </w:r>
      <w:r w:rsidR="00F75780">
        <w:rPr>
          <w:rFonts w:ascii="Times New Roman" w:hAnsi="Times New Roman" w:cs="Times New Roman"/>
        </w:rPr>
        <w:t>Tackling</w:t>
      </w:r>
      <w:r w:rsidR="00F75780" w:rsidRPr="001B0402">
        <w:rPr>
          <w:rFonts w:ascii="Times New Roman" w:hAnsi="Times New Roman" w:cs="Times New Roman"/>
        </w:rPr>
        <w:t xml:space="preserve"> </w:t>
      </w:r>
      <w:r w:rsidR="001B0402" w:rsidRPr="001B0402">
        <w:rPr>
          <w:rFonts w:ascii="Times New Roman" w:hAnsi="Times New Roman" w:cs="Times New Roman"/>
        </w:rPr>
        <w:t xml:space="preserve">these questions necessitates a reverse engineering approach, </w:t>
      </w:r>
      <w:r w:rsidR="00F0661C">
        <w:rPr>
          <w:rFonts w:ascii="Times New Roman" w:hAnsi="Times New Roman" w:cs="Times New Roman"/>
        </w:rPr>
        <w:t xml:space="preserve">where we reconstruct the system based on </w:t>
      </w:r>
      <w:r w:rsidR="009E0EAB">
        <w:rPr>
          <w:rFonts w:ascii="Times New Roman" w:hAnsi="Times New Roman" w:cs="Times New Roman"/>
        </w:rPr>
        <w:t>dynamic</w:t>
      </w:r>
      <w:r w:rsidR="00F0661C">
        <w:rPr>
          <w:rFonts w:ascii="Times New Roman" w:hAnsi="Times New Roman" w:cs="Times New Roman"/>
        </w:rPr>
        <w:t xml:space="preserve"> data</w:t>
      </w:r>
      <w:r w:rsidR="005864AA">
        <w:rPr>
          <w:rFonts w:ascii="Times New Roman" w:hAnsi="Times New Roman" w:cs="Times New Roman"/>
        </w:rPr>
        <w:t xml:space="preserve"> </w:t>
      </w:r>
      <w:r w:rsidR="005864AA" w:rsidRPr="00170C2C">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&lt;EndNote&gt;&lt;Cite&gt;&lt;Author&gt;Rinn&lt;/Author&gt;&lt;Year&gt;2016&lt;/Year&gt;&lt;RecNum&gt;22&lt;/RecNum&gt;&lt;DisplayText&gt;(Siegert &amp;amp; Friedrich 2001; Rinn&lt;style face="italic"&gt; et al.&lt;/style&gt; 2016)&lt;/DisplayText&gt;&lt;record&gt;&lt;rec-number&gt;22&lt;/rec-number&gt;&lt;foreign-keys&gt;&lt;key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Cite&gt;&lt;Author&gt;Siegert&lt;/Author&gt;&lt;Year&gt;2001&lt;/Year&gt;&lt;RecNum&gt;24&lt;/RecNum&gt;&lt;record&gt;&lt;rec-number&gt;24&lt;/rec-number&gt;&lt;foreign-keys&gt;&lt;key app="EN" db-id="pee2tdf92v0wwqeztzi5zrxo2fvtxvt0zsad" timestamp="0"&gt;24&lt;/key&gt;&lt;/foreign-keys&gt;&lt;ref-type name="Journal Article"&gt;17&lt;/ref-type&gt;&lt;contributors&gt;&lt;authors&gt;&lt;author&gt;Siegert, Silke&lt;/author&gt;&lt;author&gt;Friedrich, Rudolf %J Physical Review E&lt;/author&gt;&lt;/authors&gt;&lt;/contributors&gt;&lt;titles&gt;&lt;title&gt;Modeling of nonlinear Lévy processes by data analysis&lt;/title&gt;&lt;/titles&gt;&lt;pages&gt;041107&lt;/pages&gt;&lt;volume&gt;64&lt;/volume&gt;&lt;number&gt;4&lt;/number&gt;&lt;dates&gt;&lt;year&gt;2001&lt;/year&gt;&lt;/dates&gt;&lt;urls&gt;&lt;/urls&gt;&lt;/record&gt;&lt;/Cite&gt;&lt;/EndNote&gt;</w:instrText>
      </w:r>
      <w:r w:rsidR="005864AA" w:rsidRPr="00170C2C">
        <w:rPr>
          <w:rFonts w:ascii="Times New Roman" w:eastAsiaTheme="minorEastAsia" w:hAnsi="Times New Roman" w:cs="Times New Roman"/>
        </w:rPr>
        <w:fldChar w:fldCharType="separate"/>
      </w:r>
      <w:r w:rsidR="00A8649E">
        <w:rPr>
          <w:rFonts w:ascii="Times New Roman" w:eastAsiaTheme="minorEastAsia" w:hAnsi="Times New Roman" w:cs="Times New Roman"/>
          <w:noProof/>
        </w:rPr>
        <w:t>(Siegert &amp; Friedrich 2001; Rinn</w:t>
      </w:r>
      <w:r w:rsidR="00A8649E" w:rsidRPr="00A8649E">
        <w:rPr>
          <w:rFonts w:ascii="Times New Roman" w:eastAsiaTheme="minorEastAsia" w:hAnsi="Times New Roman" w:cs="Times New Roman"/>
          <w:i/>
          <w:noProof/>
        </w:rPr>
        <w:t xml:space="preserve"> et al.</w:t>
      </w:r>
      <w:r w:rsidR="00A8649E">
        <w:rPr>
          <w:rFonts w:ascii="Times New Roman" w:eastAsiaTheme="minorEastAsia" w:hAnsi="Times New Roman" w:cs="Times New Roman"/>
          <w:noProof/>
        </w:rPr>
        <w:t xml:space="preserve"> 2016)</w:t>
      </w:r>
      <w:r w:rsidR="005864AA" w:rsidRPr="00170C2C">
        <w:rPr>
          <w:rFonts w:ascii="Times New Roman" w:eastAsiaTheme="minorEastAsia" w:hAnsi="Times New Roman" w:cs="Times New Roman"/>
        </w:rPr>
        <w:fldChar w:fldCharType="end"/>
      </w:r>
      <w:r w:rsidR="001B0402">
        <w:rPr>
          <w:rFonts w:ascii="Times New Roman" w:eastAsiaTheme="minorEastAsia" w:hAnsi="Times New Roman" w:cs="Times New Roman"/>
        </w:rPr>
        <w:t xml:space="preserve">. </w:t>
      </w:r>
      <w:r w:rsidR="001B0402" w:rsidRPr="001B0402">
        <w:rPr>
          <w:rFonts w:ascii="Times New Roman" w:hAnsi="Times New Roman" w:cs="Times New Roman"/>
        </w:rPr>
        <w:t>This approach involves elucidating the unknown data-generating system using dynamic data</w:t>
      </w:r>
      <w:r w:rsidR="00170C2C" w:rsidRPr="00170C2C">
        <w:rPr>
          <w:rFonts w:ascii="Times New Roman" w:hAnsi="Times New Roman" w:cs="Times New Roman"/>
        </w:rPr>
        <w:t xml:space="preserve">. </w:t>
      </w:r>
      <w:r w:rsidR="00F65CFF" w:rsidRPr="001B0402">
        <w:rPr>
          <w:rFonts w:ascii="Times New Roman" w:hAnsi="Times New Roman" w:cs="Times New Roman"/>
        </w:rPr>
        <w:t>Subsequently, the resilience of the best-fitting  model can be studied</w:t>
      </w:r>
      <w:r w:rsidR="00F65CFF">
        <w:rPr>
          <w:rFonts w:ascii="Times New Roman" w:hAnsi="Times New Roman" w:cs="Times New Roman"/>
        </w:rPr>
        <w:t xml:space="preserve"> </w:t>
      </w:r>
      <w:r w:rsidR="00F65CFF">
        <w:rPr>
          <w:rFonts w:ascii="Times New Roman" w:hAnsi="Times New Roman" w:cs="Times New Roman"/>
        </w:rPr>
        <w:fldChar w:fldCharType="begin"/>
      </w:r>
      <w:r w:rsidR="00F65CFF">
        <w:rPr>
          <w:rFonts w:ascii="Times New Roman" w:hAnsi="Times New Roman" w:cs="Times New Roman"/>
        </w:rPr>
        <w:instrText xml:space="preserve"> ADDIN EN.CITE &lt;EndNote&gt;&lt;Cite&gt;&lt;Author&gt;Hilborn&lt;/Author&gt;&lt;Year&gt;2013&lt;/Year&gt;&lt;RecNum&gt;75&lt;/RecNum&gt;&lt;DisplayText&gt;(Bolker&lt;style face="italic"&gt; et al.&lt;/style&gt; 2013; Hilborn &amp;amp; Mangel 2013)&lt;/DisplayText&gt;&lt;record&gt;&lt;rec-number&gt;75&lt;/rec-number&gt;&lt;foreign-keys&gt;&lt;key app="EN" db-id="pee2tdf92v0wwqeztzi5zrxo2fvtxvt0zsad" timestamp="1711909383"&gt;75&lt;/key&gt;&lt;/foreign-keys&gt;&lt;ref-type name="Book"&gt;6&lt;/ref-type&gt;&lt;contributors&gt;&lt;authors&gt;&lt;author&gt;Hilborn, Ray&lt;/author&gt;&lt;author&gt;Mangel, Marc&lt;/author&gt;&lt;/authors&gt;&lt;/contributors&gt;&lt;titles&gt;&lt;title&gt;The ecological detective: confronting models with data (MPB-28)&lt;/title&gt;&lt;/titles&gt;&lt;dates&gt;&lt;year&gt;2013&lt;/year&gt;&lt;/dates&gt;&lt;publisher&gt;Princeton University Press&lt;/publisher&gt;&lt;isbn&gt;1400847311&lt;/isbn&gt;&lt;urls&gt;&lt;/urls&gt;&lt;/record&gt;&lt;/Cite&gt;&lt;Cite&gt;&lt;Author&gt;Bolker&lt;/Author&gt;&lt;Year&gt;2013&lt;/Year&gt;&lt;RecNum&gt;76&lt;/RecNum&gt;&lt;record&gt;&lt;rec-number&gt;76&lt;/rec-number&gt;&lt;foreign-keys&gt;&lt;key app="EN" db-id="pee2tdf92v0wwqeztzi5zrxo2fvtxvt0zsad" timestamp="1711909440"&gt;76&lt;/key&gt;&lt;/foreign-keys&gt;&lt;ref-type name="Journal Article"&gt;17&lt;/ref-type&gt;&lt;contributors&gt;&lt;authors&gt;&lt;author&gt;Bolker, Benjamin M&lt;/author&gt;&lt;author&gt;Gardner, Beth&lt;/author&gt;&lt;author&gt;Maunder, Mark&lt;/author&gt;&lt;author&gt;Berg, Casper W&lt;/author&gt;&lt;author&gt;Brooks, Mollie&lt;/author&gt;&lt;author&gt;Comita, Liza&lt;/author&gt;&lt;author&gt;Crone, Elizabeth&lt;/author&gt;&lt;author&gt;Cubaynes, Sarah&lt;/author&gt;&lt;author&gt;Davies, Trevor&lt;/author&gt;&lt;author&gt;de Valpine, Perry&lt;/author&gt;&lt;/authors&gt;&lt;/contributors&gt;&lt;titles&gt;&lt;title&gt;Strategies for fitting nonlinear ecological models in R, AD M odel B uilder, and BUGS&lt;/title&gt;&lt;secondary-title&gt;Methods in Ecology and Evolution&lt;/secondary-title&gt;&lt;/titles&gt;&lt;periodical&gt;&lt;full-title&gt;Methods in Ecology and Evolution&lt;/full-title&gt;&lt;/periodical&gt;&lt;pages&gt;501-512&lt;/pages&gt;&lt;volume&gt;4&lt;/volume&gt;&lt;number&gt;6&lt;/number&gt;&lt;dates&gt;&lt;year&gt;2013&lt;/year&gt;&lt;/dates&gt;&lt;isbn&gt;2041-210X&lt;/isbn&gt;&lt;urls&gt;&lt;/urls&gt;&lt;/record&gt;&lt;/Cite&gt;&lt;/EndNote&gt;</w:instrText>
      </w:r>
      <w:r w:rsidR="00F65CFF">
        <w:rPr>
          <w:rFonts w:ascii="Times New Roman" w:hAnsi="Times New Roman" w:cs="Times New Roman"/>
        </w:rPr>
        <w:fldChar w:fldCharType="separate"/>
      </w:r>
      <w:r w:rsidR="00F65CFF">
        <w:rPr>
          <w:rFonts w:ascii="Times New Roman" w:hAnsi="Times New Roman" w:cs="Times New Roman"/>
          <w:noProof/>
        </w:rPr>
        <w:t>(Bolker</w:t>
      </w:r>
      <w:r w:rsidR="00F65CFF" w:rsidRPr="00A8649E">
        <w:rPr>
          <w:rFonts w:ascii="Times New Roman" w:hAnsi="Times New Roman" w:cs="Times New Roman"/>
          <w:i/>
          <w:noProof/>
        </w:rPr>
        <w:t xml:space="preserve"> et al.</w:t>
      </w:r>
      <w:r w:rsidR="00F65CFF">
        <w:rPr>
          <w:rFonts w:ascii="Times New Roman" w:hAnsi="Times New Roman" w:cs="Times New Roman"/>
          <w:noProof/>
        </w:rPr>
        <w:t xml:space="preserve"> 2013; Hilborn &amp; Mangel 2013)</w:t>
      </w:r>
      <w:r w:rsidR="00F65CFF">
        <w:rPr>
          <w:rFonts w:ascii="Times New Roman" w:hAnsi="Times New Roman" w:cs="Times New Roman"/>
        </w:rPr>
        <w:fldChar w:fldCharType="end"/>
      </w:r>
      <w:r w:rsidR="00F65CFF">
        <w:rPr>
          <w:rFonts w:ascii="Times New Roman" w:hAnsi="Times New Roman" w:cs="Times New Roman"/>
        </w:rPr>
        <w:t xml:space="preserve">. </w:t>
      </w:r>
      <w:r w:rsidR="00C95292" w:rsidRPr="001B0402">
        <w:rPr>
          <w:rFonts w:ascii="Times New Roman" w:hAnsi="Times New Roman" w:cs="Times New Roman"/>
        </w:rPr>
        <w:t xml:space="preserve">When appropriate </w:t>
      </w:r>
      <w:r w:rsidR="00F65CFF">
        <w:rPr>
          <w:rFonts w:ascii="Times New Roman" w:hAnsi="Times New Roman" w:cs="Times New Roman"/>
        </w:rPr>
        <w:t>mechanistic</w:t>
      </w:r>
      <w:r w:rsidR="00C95292" w:rsidRPr="001B0402">
        <w:rPr>
          <w:rFonts w:ascii="Times New Roman" w:hAnsi="Times New Roman" w:cs="Times New Roman"/>
        </w:rPr>
        <w:t xml:space="preserve"> dynamical equations are known, parameters of the equations can be inferred from time series data</w:t>
      </w:r>
      <w:r w:rsidR="00042376">
        <w:rPr>
          <w:rFonts w:ascii="Times New Roman" w:hAnsi="Times New Roman" w:cs="Times New Roman"/>
        </w:rPr>
        <w:t>.</w:t>
      </w:r>
      <w:r w:rsidR="001B0402">
        <w:rPr>
          <w:rFonts w:ascii="Times New Roman" w:hAnsi="Times New Roman" w:cs="Times New Roman"/>
        </w:rPr>
        <w:t xml:space="preserve"> </w:t>
      </w:r>
      <w:r w:rsidR="00C95292">
        <w:rPr>
          <w:rFonts w:ascii="Times New Roman" w:hAnsi="Times New Roman" w:cs="Times New Roman"/>
        </w:rPr>
        <w:t xml:space="preserve"> </w:t>
      </w:r>
    </w:p>
    <w:p w14:paraId="746F75CE" w14:textId="76DCD88D" w:rsidR="00EF1FA6" w:rsidRDefault="00697C51" w:rsidP="00F623A8">
      <w:pPr>
        <w:spacing w:after="120" w:line="360" w:lineRule="auto"/>
        <w:jc w:val="both"/>
        <w:rPr>
          <w:rFonts w:ascii="Times New Roman" w:hAnsi="Times New Roman" w:cs="Times New Roman"/>
        </w:rPr>
      </w:pPr>
      <w:r>
        <w:rPr>
          <w:rFonts w:ascii="Times New Roman" w:hAnsi="Times New Roman" w:cs="Times New Roman"/>
        </w:rPr>
        <w:t xml:space="preserve">Ecologists </w:t>
      </w:r>
      <w:r w:rsidR="00F65CFF">
        <w:rPr>
          <w:rFonts w:ascii="Times New Roman" w:hAnsi="Times New Roman" w:cs="Times New Roman"/>
        </w:rPr>
        <w:t xml:space="preserve">are </w:t>
      </w:r>
      <w:r>
        <w:rPr>
          <w:rFonts w:ascii="Times New Roman" w:hAnsi="Times New Roman" w:cs="Times New Roman"/>
        </w:rPr>
        <w:t>often confront</w:t>
      </w:r>
      <w:r w:rsidR="00F65CFF">
        <w:rPr>
          <w:rFonts w:ascii="Times New Roman" w:hAnsi="Times New Roman" w:cs="Times New Roman"/>
        </w:rPr>
        <w:t>ed with</w:t>
      </w:r>
      <w:r>
        <w:rPr>
          <w:rFonts w:ascii="Times New Roman" w:hAnsi="Times New Roman" w:cs="Times New Roman"/>
        </w:rPr>
        <w:t xml:space="preserve"> a situation where the nonlinear stochastic model that generated the data is unknown and must be inferred from data. If data are measured frequently throughout the entire range of the </w:t>
      </w:r>
      <w:r w:rsidR="00E96015">
        <w:rPr>
          <w:rFonts w:ascii="Times New Roman" w:hAnsi="Times New Roman" w:cs="Times New Roman"/>
        </w:rPr>
        <w:t>state variables</w:t>
      </w:r>
      <w:r>
        <w:rPr>
          <w:rFonts w:ascii="Times New Roman" w:hAnsi="Times New Roman" w:cs="Times New Roman"/>
        </w:rPr>
        <w:t>, then a nonlinear stochastic model can be reconstructed by nonparametric methods</w:t>
      </w:r>
      <w:r w:rsidR="00B0727B">
        <w:rPr>
          <w:rFonts w:ascii="Times New Roman" w:hAnsi="Times New Roman" w:cs="Times New Roman"/>
        </w:rPr>
        <w:t xml:space="preserve"> </w:t>
      </w:r>
      <w:r w:rsidR="00B0727B">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&lt;EndNote&gt;&lt;Cite&gt;&lt;Author&gt;Bandi&lt;/Author&gt;&lt;Year&gt;2003&lt;/Year&gt;&lt;RecNum&gt;77&lt;/RecNum&gt;&lt;DisplayText&gt;(Bandi &amp;amp; Phillips 2003; Rinn&lt;style face="italic"&gt; et al.&lt;/style&gt; 2016)&lt;/DisplayText&gt;&lt;record&gt;&lt;rec-number&gt;77&lt;/rec-number&gt;&lt;foreign-keys&gt;&lt;key app="EN" db-id="pee2tdf92v0wwqeztzi5zrxo2fvtxvt0zsad" timestamp="1711910778"&gt;77&lt;/key&gt;&lt;/foreign-keys&gt;&lt;ref-type name="Journal Article"&gt;17&lt;/ref-type&gt;&lt;contributors&gt;&lt;authors&gt;&lt;author&gt;Bandi, Federico M&lt;/author&gt;&lt;author&gt;Phillips, Peter CB&lt;/author&gt;&lt;/authors&gt;&lt;/contributors&gt;&lt;titles&gt;&lt;title&gt;Fully nonparametric estimation of scalar diffusion models&lt;/title&gt;&lt;secondary-title&gt;Econometrica&lt;/secondary-title&gt;&lt;/titles&gt;&lt;periodical&gt;&lt;full-title&gt;Econometrica&lt;/full-title&gt;&lt;/periodical&gt;&lt;pages&gt;241-283&lt;/pages&gt;&lt;volume&gt;71&lt;/volume&gt;&lt;number&gt;1&lt;/number&gt;&lt;dates&gt;&lt;year&gt;2003&lt;/year&gt;&lt;/dates&gt;&lt;isbn&gt;0012-9682&lt;/isbn&gt;&lt;urls&gt;&lt;/urls&gt;&lt;/record&gt;&lt;/Cite&gt;&lt;Cite&gt;&lt;Author&gt;Rinn&lt;/Author&gt;&lt;Year&gt;2016&lt;/Year&gt;&lt;RecNum&gt;22&lt;/RecNum&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Processes&lt;/title&gt;&lt;/titles&gt;&lt;dates&gt;&lt;year&gt;2016&lt;/year&gt;&lt;/dates&gt;&lt;urls&gt;&lt;/urls&gt;&lt;/record&gt;&lt;/Cite&gt;&lt;/EndNote&gt;</w:instrText>
      </w:r>
      <w:r w:rsidR="00B0727B">
        <w:rPr>
          <w:rFonts w:ascii="Times New Roman" w:hAnsi="Times New Roman" w:cs="Times New Roman"/>
        </w:rPr>
        <w:fldChar w:fldCharType="separate"/>
      </w:r>
      <w:r w:rsidR="00A8649E">
        <w:rPr>
          <w:rFonts w:ascii="Times New Roman" w:hAnsi="Times New Roman" w:cs="Times New Roman"/>
          <w:noProof/>
        </w:rPr>
        <w:t>(Bandi &amp; Phillips 2003; Rinn</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2016)</w:t>
      </w:r>
      <w:r w:rsidR="00B0727B">
        <w:rPr>
          <w:rFonts w:ascii="Times New Roman" w:hAnsi="Times New Roman" w:cs="Times New Roman"/>
        </w:rPr>
        <w:fldChar w:fldCharType="end"/>
      </w:r>
      <w:r w:rsidR="00B53702">
        <w:rPr>
          <w:rFonts w:ascii="Times New Roman" w:hAnsi="Times New Roman" w:cs="Times New Roman"/>
        </w:rPr>
        <w:t xml:space="preserve">. </w:t>
      </w:r>
      <w:r w:rsidR="00944EA3">
        <w:rPr>
          <w:rFonts w:ascii="Times New Roman" w:hAnsi="Times New Roman" w:cs="Times New Roman"/>
        </w:rPr>
        <w:t xml:space="preserve">The reconstructed model can then be analyzed to map the </w:t>
      </w:r>
      <w:r w:rsidR="001B5D81">
        <w:rPr>
          <w:rFonts w:ascii="Times New Roman" w:hAnsi="Times New Roman" w:cs="Times New Roman"/>
        </w:rPr>
        <w:t>stability landscape</w:t>
      </w:r>
      <w:r w:rsidR="00944EA3">
        <w:rPr>
          <w:rFonts w:ascii="Times New Roman" w:hAnsi="Times New Roman" w:cs="Times New Roman"/>
        </w:rPr>
        <w:t xml:space="preserve">, locate stable or unstable equilibria, and calculate </w:t>
      </w:r>
      <w:r w:rsidR="00926E5C">
        <w:rPr>
          <w:rFonts w:ascii="Times New Roman" w:hAnsi="Times New Roman" w:cs="Times New Roman"/>
        </w:rPr>
        <w:t xml:space="preserve">stochastic indicators of resilience such as mean exit time or median survival time </w:t>
      </w:r>
      <w:r w:rsidR="00926E5C">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&lt;EndNote&gt;&lt;Cite&gt;&lt;Author&gt;Arani&lt;/Author&gt;&lt;Year&gt;2021&lt;/Year&gt;&lt;RecNum&gt;63&lt;/RecNum&gt;&lt;DisplayText&gt;(Arani&lt;style face="italic"&gt; et al.&lt;/style&gt; 2021)&lt;/DisplayText&gt;&lt;record&gt;&lt;rec-number&gt;63&lt;/rec-number&gt;&lt;foreign-keys&gt;&lt;key app="EN" db-id="pee2tdf92v0wwqeztzi5zrxo2fvtxvt0zsad"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926E5C">
        <w:rPr>
          <w:rFonts w:ascii="Times New Roman" w:hAnsi="Times New Roman" w:cs="Times New Roman"/>
        </w:rPr>
        <w:fldChar w:fldCharType="separate"/>
      </w:r>
      <w:r w:rsidR="00A8649E">
        <w:rPr>
          <w:rFonts w:ascii="Times New Roman" w:hAnsi="Times New Roman" w:cs="Times New Roman"/>
          <w:noProof/>
        </w:rPr>
        <w:t>(Arani</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2021)</w:t>
      </w:r>
      <w:r w:rsidR="00926E5C">
        <w:rPr>
          <w:rFonts w:ascii="Times New Roman" w:hAnsi="Times New Roman" w:cs="Times New Roman"/>
        </w:rPr>
        <w:fldChar w:fldCharType="end"/>
      </w:r>
      <w:r w:rsidR="00926E5C">
        <w:rPr>
          <w:rFonts w:ascii="Times New Roman" w:hAnsi="Times New Roman" w:cs="Times New Roman"/>
        </w:rPr>
        <w:t>.</w:t>
      </w:r>
      <w:r w:rsidR="00EF1FA6">
        <w:rPr>
          <w:rFonts w:ascii="Times New Roman" w:hAnsi="Times New Roman" w:cs="Times New Roman"/>
        </w:rPr>
        <w:t xml:space="preserve"> </w:t>
      </w:r>
      <w:r w:rsidR="00EF1FA6" w:rsidRPr="00EF1FA6">
        <w:rPr>
          <w:rFonts w:ascii="Times New Roman" w:hAnsi="Times New Roman" w:cs="Times New Roman"/>
        </w:rPr>
        <w:t xml:space="preserve">While nonparametric reconstruction methods are powerful, they have </w:t>
      </w:r>
      <w:r w:rsidR="00CD6A17">
        <w:rPr>
          <w:rFonts w:ascii="Times New Roman" w:hAnsi="Times New Roman" w:cs="Times New Roman"/>
        </w:rPr>
        <w:t xml:space="preserve">several </w:t>
      </w:r>
      <w:r w:rsidR="00EF1FA6" w:rsidRPr="00EF1FA6">
        <w:rPr>
          <w:rFonts w:ascii="Times New Roman" w:hAnsi="Times New Roman" w:cs="Times New Roman"/>
        </w:rPr>
        <w:t>limitations. They require high-</w:t>
      </w:r>
      <w:r w:rsidR="001B5D81">
        <w:rPr>
          <w:rFonts w:ascii="Times New Roman" w:hAnsi="Times New Roman" w:cs="Times New Roman"/>
        </w:rPr>
        <w:t>resolution</w:t>
      </w:r>
      <w:r w:rsidR="00EF1FA6" w:rsidRPr="00EF1FA6">
        <w:rPr>
          <w:rFonts w:ascii="Times New Roman" w:hAnsi="Times New Roman" w:cs="Times New Roman"/>
        </w:rPr>
        <w:t xml:space="preserve"> data and involve arbitrary choices, such as estimating the </w:t>
      </w:r>
      <w:r w:rsidR="000062AD">
        <w:rPr>
          <w:rFonts w:ascii="Times New Roman" w:hAnsi="Times New Roman" w:cs="Times New Roman"/>
        </w:rPr>
        <w:t xml:space="preserve">conditional </w:t>
      </w:r>
      <w:r w:rsidR="00EF1FA6" w:rsidRPr="00EF1FA6">
        <w:rPr>
          <w:rFonts w:ascii="Times New Roman" w:hAnsi="Times New Roman" w:cs="Times New Roman"/>
        </w:rPr>
        <w:t xml:space="preserve">mean, </w:t>
      </w:r>
      <w:r w:rsidR="000062AD">
        <w:rPr>
          <w:rFonts w:ascii="Times New Roman" w:hAnsi="Times New Roman" w:cs="Times New Roman"/>
        </w:rPr>
        <w:t xml:space="preserve">conditional </w:t>
      </w:r>
      <w:r w:rsidR="00EF1FA6" w:rsidRPr="00EF1FA6">
        <w:rPr>
          <w:rFonts w:ascii="Times New Roman" w:hAnsi="Times New Roman" w:cs="Times New Roman"/>
        </w:rPr>
        <w:t xml:space="preserve">variance, and higher conditional moments using kernels with bandwidths that control smoothness. Estimating the bandwidth is challenging, and the results </w:t>
      </w:r>
      <w:r w:rsidR="003F1BD6">
        <w:rPr>
          <w:rFonts w:ascii="Times New Roman" w:hAnsi="Times New Roman" w:cs="Times New Roman"/>
        </w:rPr>
        <w:t>may be</w:t>
      </w:r>
      <w:r w:rsidR="00EF1FA6" w:rsidRPr="00EF1FA6">
        <w:rPr>
          <w:rFonts w:ascii="Times New Roman" w:hAnsi="Times New Roman" w:cs="Times New Roman"/>
        </w:rPr>
        <w:t xml:space="preserve"> sensitive to its choice. Additionally, these methods extrapolate moments to zero for a specified</w:t>
      </w:r>
      <w:r w:rsidR="006D3A01">
        <w:rPr>
          <w:rFonts w:ascii="Times New Roman" w:hAnsi="Times New Roman" w:cs="Times New Roman"/>
        </w:rPr>
        <w:t xml:space="preserve"> first few</w:t>
      </w:r>
      <w:r w:rsidR="00EF1FA6" w:rsidRPr="00EF1FA6">
        <w:rPr>
          <w:rFonts w:ascii="Times New Roman" w:hAnsi="Times New Roman" w:cs="Times New Roman"/>
        </w:rPr>
        <w:t xml:space="preserve"> </w:t>
      </w:r>
      <w:r w:rsidR="001A001B" w:rsidRPr="00EF1FA6">
        <w:rPr>
          <w:rFonts w:ascii="Times New Roman" w:hAnsi="Times New Roman" w:cs="Times New Roman"/>
        </w:rPr>
        <w:t>numbers</w:t>
      </w:r>
      <w:r w:rsidR="00EF1FA6" w:rsidRPr="00EF1FA6">
        <w:rPr>
          <w:rFonts w:ascii="Times New Roman" w:hAnsi="Times New Roman" w:cs="Times New Roman"/>
        </w:rPr>
        <w:t xml:space="preserve"> of lags, defined as integer multiples of the time step in the data</w:t>
      </w:r>
      <w:r w:rsidR="006C2102">
        <w:rPr>
          <w:rFonts w:ascii="Times New Roman" w:hAnsi="Times New Roman" w:cs="Times New Roman"/>
        </w:rPr>
        <w:t xml:space="preserve"> </w:t>
      </w:r>
      <w:r w:rsidR="006C2102">
        <w:rPr>
          <w:rFonts w:ascii="Times New Roman" w:hAnsi="Times New Roman" w:cs="Times New Roman"/>
        </w:rPr>
        <w:fldChar w:fldCharType="begin">
          <w:fldData xml:space="preserve">PEVuZE5vdGU+PENpdGU+PEF1dGhvcj5SaW5uPC9BdXRob3I+PFllYXI+MjAxNjwvWWVhcj48UmVj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</w:fldData>
        </w:fldChar>
      </w:r>
      <w:r w:rsidR="00F325A5">
        <w:rPr>
          <w:rFonts w:ascii="Times New Roman" w:hAnsi="Times New Roman" w:cs="Times New Roman"/>
        </w:rPr>
        <w:instrText xml:space="preserve"> ADDIN EN.CITE </w:instrText>
      </w:r>
      <w:r w:rsidR="00F325A5">
        <w:rPr>
          <w:rFonts w:ascii="Times New Roman" w:hAnsi="Times New Roman" w:cs="Times New Roman"/>
        </w:rPr>
        <w:fldChar w:fldCharType="begin">
          <w:fldData xml:space="preserve">PEVuZE5vdGU+PENpdGU+PEF1dGhvcj5SaW5uPC9BdXRob3I+PFllYXI+MjAxNjwvWWVhcj48UmVj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</w:fldData>
        </w:fldChar>
      </w:r>
      <w:r w:rsidR="00F325A5">
        <w:rPr>
          <w:rFonts w:ascii="Times New Roman" w:hAnsi="Times New Roman" w:cs="Times New Roman"/>
        </w:rPr>
        <w:instrText xml:space="preserve"> ADDIN EN.CITE.DATA </w:instrText>
      </w:r>
      <w:r w:rsidR="00F325A5">
        <w:rPr>
          <w:rFonts w:ascii="Times New Roman" w:hAnsi="Times New Roman" w:cs="Times New Roman"/>
        </w:rPr>
      </w:r>
      <w:r w:rsidR="00F325A5">
        <w:rPr>
          <w:rFonts w:ascii="Times New Roman" w:hAnsi="Times New Roman" w:cs="Times New Roman"/>
        </w:rPr>
        <w:fldChar w:fldCharType="end"/>
      </w:r>
      <w:r w:rsidR="006C2102">
        <w:rPr>
          <w:rFonts w:ascii="Times New Roman" w:hAnsi="Times New Roman" w:cs="Times New Roman"/>
        </w:rPr>
      </w:r>
      <w:r w:rsidR="006C2102">
        <w:rPr>
          <w:rFonts w:ascii="Times New Roman" w:hAnsi="Times New Roman" w:cs="Times New Roman"/>
        </w:rPr>
        <w:fldChar w:fldCharType="separate"/>
      </w:r>
      <w:r w:rsidR="00A8649E">
        <w:rPr>
          <w:rFonts w:ascii="Times New Roman" w:hAnsi="Times New Roman" w:cs="Times New Roman"/>
          <w:noProof/>
        </w:rPr>
        <w:t>(Siegert &amp; Friedrich 2001; Bandi &amp; Phillips 2003; Rinn</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2016)</w:t>
      </w:r>
      <w:r w:rsidR="006C2102">
        <w:rPr>
          <w:rFonts w:ascii="Times New Roman" w:hAnsi="Times New Roman" w:cs="Times New Roman"/>
        </w:rPr>
        <w:fldChar w:fldCharType="end"/>
      </w:r>
      <w:r w:rsidR="00EF1FA6" w:rsidRPr="00EF1FA6">
        <w:rPr>
          <w:rFonts w:ascii="Times New Roman" w:hAnsi="Times New Roman" w:cs="Times New Roman"/>
        </w:rPr>
        <w:t xml:space="preserve">. The choice of the number of lags significantly affects the results, </w:t>
      </w:r>
      <w:r w:rsidR="00EF1FA6" w:rsidRPr="00EF1FA6">
        <w:rPr>
          <w:rFonts w:ascii="Times New Roman" w:hAnsi="Times New Roman" w:cs="Times New Roman"/>
        </w:rPr>
        <w:lastRenderedPageBreak/>
        <w:t>particularly when data resolution is low. Furthermore, these methods demand substantial amounts of data for reliable estimation (</w:t>
      </w:r>
      <w:proofErr w:type="spellStart"/>
      <w:r w:rsidR="00EF1FA6" w:rsidRPr="00EF1FA6">
        <w:rPr>
          <w:rFonts w:ascii="Times New Roman" w:hAnsi="Times New Roman" w:cs="Times New Roman"/>
        </w:rPr>
        <w:t>Siegert</w:t>
      </w:r>
      <w:proofErr w:type="spellEnd"/>
      <w:r w:rsidR="00EF1FA6" w:rsidRPr="00EF1FA6">
        <w:rPr>
          <w:rFonts w:ascii="Times New Roman" w:hAnsi="Times New Roman" w:cs="Times New Roman"/>
        </w:rPr>
        <w:t xml:space="preserve"> et al., 1998; </w:t>
      </w:r>
      <w:proofErr w:type="spellStart"/>
      <w:r w:rsidR="00EF1FA6" w:rsidRPr="00EF1FA6">
        <w:rPr>
          <w:rFonts w:ascii="Times New Roman" w:hAnsi="Times New Roman" w:cs="Times New Roman"/>
        </w:rPr>
        <w:t>Rinn</w:t>
      </w:r>
      <w:proofErr w:type="spellEnd"/>
      <w:r w:rsidR="00EF1FA6" w:rsidRPr="00EF1FA6">
        <w:rPr>
          <w:rFonts w:ascii="Times New Roman" w:hAnsi="Times New Roman" w:cs="Times New Roman"/>
        </w:rPr>
        <w:t xml:space="preserve"> et al., 2016).</w:t>
      </w:r>
      <w:r w:rsidR="00EF1FA6">
        <w:rPr>
          <w:rFonts w:ascii="Times New Roman" w:hAnsi="Times New Roman" w:cs="Times New Roman"/>
        </w:rPr>
        <w:t xml:space="preserve"> </w:t>
      </w:r>
      <w:r w:rsidR="00EF1FA6" w:rsidRPr="00EF1FA6">
        <w:rPr>
          <w:rFonts w:ascii="Times New Roman" w:hAnsi="Times New Roman" w:cs="Times New Roman"/>
        </w:rPr>
        <w:t>An alternative approach involves model-fitting techniques that maximize a likelihood function. This approach</w:t>
      </w:r>
      <w:r w:rsidR="00421E74">
        <w:rPr>
          <w:rFonts w:ascii="Times New Roman" w:hAnsi="Times New Roman" w:cs="Times New Roman"/>
        </w:rPr>
        <w:t xml:space="preserve"> </w:t>
      </w:r>
      <w:r w:rsidR="00F65AF4">
        <w:rPr>
          <w:rFonts w:ascii="Times New Roman" w:hAnsi="Times New Roman" w:cs="Times New Roman"/>
        </w:rPr>
        <w:t>includes</w:t>
      </w:r>
      <w:r w:rsidR="00421E74">
        <w:rPr>
          <w:rFonts w:ascii="Times New Roman" w:hAnsi="Times New Roman" w:cs="Times New Roman"/>
        </w:rPr>
        <w:t xml:space="preserve"> both</w:t>
      </w:r>
      <w:r w:rsidR="00F65AF4">
        <w:rPr>
          <w:rFonts w:ascii="Times New Roman" w:hAnsi="Times New Roman" w:cs="Times New Roman"/>
        </w:rPr>
        <w:t xml:space="preserve"> the classical Euler scheme and a novel </w:t>
      </w:r>
      <w:r w:rsidR="00736D59">
        <w:rPr>
          <w:rFonts w:ascii="Times New Roman" w:hAnsi="Times New Roman" w:cs="Times New Roman"/>
        </w:rPr>
        <w:t xml:space="preserve">methodology </w:t>
      </w:r>
      <w:r w:rsidR="00EF1FA6" w:rsidRPr="00EF1FA6">
        <w:rPr>
          <w:rFonts w:ascii="Times New Roman" w:hAnsi="Times New Roman" w:cs="Times New Roman"/>
        </w:rPr>
        <w:t xml:space="preserve">pioneered by </w:t>
      </w:r>
      <w:proofErr w:type="spellStart"/>
      <w:r w:rsidR="00EF1FA6" w:rsidRPr="00EF1FA6">
        <w:rPr>
          <w:rFonts w:ascii="Times New Roman" w:hAnsi="Times New Roman" w:cs="Times New Roman"/>
        </w:rPr>
        <w:t>Aït-Sahalia</w:t>
      </w:r>
      <w:proofErr w:type="spellEnd"/>
      <w:r w:rsidR="00EF1FA6" w:rsidRPr="00EF1FA6">
        <w:rPr>
          <w:rFonts w:ascii="Times New Roman" w:hAnsi="Times New Roman" w:cs="Times New Roman"/>
        </w:rPr>
        <w:t xml:space="preserve"> </w:t>
      </w:r>
      <w:r w:rsidR="00652581">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652581">
        <w:rPr>
          <w:rFonts w:ascii="Times New Roman" w:hAnsi="Times New Roman" w:cs="Times New Roman"/>
        </w:rPr>
        <w:fldChar w:fldCharType="separate"/>
      </w:r>
      <w:r w:rsidR="00652581">
        <w:rPr>
          <w:rFonts w:ascii="Times New Roman" w:hAnsi="Times New Roman" w:cs="Times New Roman"/>
          <w:noProof/>
        </w:rPr>
        <w:t>(Aït‐Sahalia 2002)</w:t>
      </w:r>
      <w:r w:rsidR="00652581">
        <w:rPr>
          <w:rFonts w:ascii="Times New Roman" w:hAnsi="Times New Roman" w:cs="Times New Roman"/>
        </w:rPr>
        <w:fldChar w:fldCharType="end"/>
      </w:r>
      <w:r w:rsidR="00421E74">
        <w:rPr>
          <w:rFonts w:ascii="Times New Roman" w:hAnsi="Times New Roman" w:cs="Times New Roman"/>
        </w:rPr>
        <w:t>. It</w:t>
      </w:r>
      <w:r w:rsidR="00EF1FA6" w:rsidRPr="00EF1FA6">
        <w:rPr>
          <w:rFonts w:ascii="Times New Roman" w:hAnsi="Times New Roman" w:cs="Times New Roman"/>
        </w:rPr>
        <w:t xml:space="preserve"> offers a</w:t>
      </w:r>
      <w:r w:rsidR="00652581">
        <w:rPr>
          <w:rFonts w:ascii="Times New Roman" w:hAnsi="Times New Roman" w:cs="Times New Roman"/>
        </w:rPr>
        <w:t xml:space="preserve">n attractive </w:t>
      </w:r>
      <w:r w:rsidR="00EF1FA6" w:rsidRPr="00EF1FA6">
        <w:rPr>
          <w:rFonts w:ascii="Times New Roman" w:hAnsi="Times New Roman" w:cs="Times New Roman"/>
        </w:rPr>
        <w:t xml:space="preserve">method that requires fewer data for reliable parameter estimation. </w:t>
      </w:r>
    </w:p>
    <w:p w14:paraId="6BED9AED" w14:textId="6544E146" w:rsidR="008B6EB8" w:rsidRDefault="008B6EB8" w:rsidP="00F623A8">
      <w:pPr>
        <w:spacing w:line="360" w:lineRule="auto"/>
        <w:jc w:val="both"/>
        <w:rPr>
          <w:rFonts w:ascii="Times New Roman" w:hAnsi="Times New Roman" w:cs="Times New Roman"/>
        </w:rPr>
      </w:pPr>
      <w:r>
        <w:rPr>
          <w:rFonts w:ascii="Times New Roman" w:hAnsi="Times New Roman" w:cs="Times New Roman"/>
        </w:rPr>
        <w:t>This paper presents</w:t>
      </w:r>
      <w:r w:rsidR="00090D97">
        <w:rPr>
          <w:rFonts w:ascii="Times New Roman" w:hAnsi="Times New Roman" w:cs="Times New Roman"/>
        </w:rPr>
        <w:t xml:space="preserve"> a maximum likelihood estimation (MLE) approach for reconstructing</w:t>
      </w:r>
      <w:r w:rsidR="00894EE3">
        <w:rPr>
          <w:rFonts w:ascii="Times New Roman" w:hAnsi="Times New Roman" w:cs="Times New Roman"/>
        </w:rPr>
        <w:t xml:space="preserve"> the following</w:t>
      </w:r>
      <w:r w:rsidR="00090D97">
        <w:rPr>
          <w:rFonts w:ascii="Times New Roman" w:hAnsi="Times New Roman" w:cs="Times New Roman"/>
        </w:rPr>
        <w:t xml:space="preserve"> </w:t>
      </w:r>
      <w:r w:rsidR="001F54A0">
        <w:rPr>
          <w:rFonts w:ascii="Times New Roman" w:hAnsi="Times New Roman" w:cs="Times New Roman"/>
        </w:rPr>
        <w:t>one-</w:t>
      </w:r>
      <w:r w:rsidR="00EE3578">
        <w:rPr>
          <w:rFonts w:ascii="Times New Roman" w:hAnsi="Times New Roman" w:cs="Times New Roman"/>
        </w:rPr>
        <w:t>dimensional Langevin</w:t>
      </w:r>
      <w:r w:rsidR="00090D97">
        <w:rPr>
          <w:rFonts w:ascii="Times New Roman" w:hAnsi="Times New Roman" w:cs="Times New Roman"/>
        </w:rPr>
        <w:t xml:space="preserve"> models from time series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491"/>
      </w:tblGrid>
      <w:tr w:rsidR="00386DFB" w:rsidRPr="00386DFB" w14:paraId="4364AB08" w14:textId="77777777" w:rsidTr="00386DFB">
        <w:tc>
          <w:tcPr>
            <w:tcW w:w="8905" w:type="dxa"/>
          </w:tcPr>
          <w:p w14:paraId="1E08ABAD" w14:textId="78B084BF" w:rsidR="00386DFB" w:rsidRPr="00386DFB" w:rsidRDefault="00386DFB" w:rsidP="00F623A8">
            <w:pPr>
              <w:pStyle w:val="Caption"/>
              <w:spacing w:line="360" w:lineRule="auto"/>
              <w:jc w:val="center"/>
              <w:rPr>
                <w:rFonts w:ascii="Times New Roman" w:eastAsiaTheme="minorEastAsia" w:hAnsi="Times New Roman" w:cs="Times New Roman"/>
                <w:i w:val="0"/>
                <w:color w:val="auto"/>
                <w:sz w:val="22"/>
                <w:szCs w:val="22"/>
                <w:lang w:val="en-US"/>
              </w:rPr>
            </w:pPr>
            <m:oMath>
              <m:r>
                <w:rPr>
                  <w:rFonts w:ascii="Cambria Math" w:hAnsi="Cambria Math" w:cs="Times New Roman"/>
                  <w:color w:val="auto"/>
                  <w:sz w:val="22"/>
                  <w:szCs w:val="22"/>
                </w:rPr>
                <m:t>dx</m:t>
              </m:r>
              <m:r>
                <w:rPr>
                  <w:rFonts w:ascii="Cambria Math" w:hAnsi="Cambria Math" w:cs="Times New Roman"/>
                  <w:color w:val="auto"/>
                  <w:sz w:val="22"/>
                  <w:szCs w:val="22"/>
                  <w:lang w:val="en-US"/>
                </w:rPr>
                <m:t>=</m:t>
              </m:r>
              <m:r>
                <w:rPr>
                  <w:rFonts w:ascii="Cambria Math" w:hAnsi="Cambria Math" w:cs="Times New Roman"/>
                  <w:color w:val="auto"/>
                  <w:sz w:val="22"/>
                  <w:szCs w:val="22"/>
                </w:rPr>
                <m:t>μ</m:t>
              </m:r>
              <m:d>
                <m:dPr>
                  <m:ctrlPr>
                    <w:ins w:id="2" w:author="M. Shojaei Arani" w:date="2024-05-30T10:51:00Z">
                      <w:rPr>
                        <w:rFonts w:ascii="Cambria Math" w:hAnsi="Cambria Math" w:cs="Times New Roman"/>
                        <w:color w:val="auto"/>
                        <w:sz w:val="22"/>
                        <w:szCs w:val="22"/>
                      </w:rPr>
                    </w:ins>
                  </m:ctrlPr>
                </m:dPr>
                <m:e>
                  <m:r>
                    <w:rPr>
                      <w:rFonts w:ascii="Cambria Math" w:hAnsi="Cambria Math" w:cs="Times New Roman"/>
                      <w:color w:val="auto"/>
                      <w:sz w:val="22"/>
                      <w:szCs w:val="22"/>
                    </w:rPr>
                    <m:t>x</m:t>
                  </m:r>
                  <m:r>
                    <w:rPr>
                      <w:rFonts w:ascii="Cambria Math" w:hAnsi="Cambria Math" w:cs="Times New Roman"/>
                      <w:color w:val="auto"/>
                      <w:sz w:val="22"/>
                      <w:szCs w:val="22"/>
                      <w:lang w:val="en-US"/>
                    </w:rPr>
                    <m:t>;</m:t>
                  </m:r>
                  <m:r>
                    <w:rPr>
                      <w:rFonts w:ascii="Cambria Math" w:hAnsi="Cambria Math" w:cs="Times New Roman"/>
                      <w:color w:val="auto"/>
                      <w:sz w:val="22"/>
                      <w:szCs w:val="22"/>
                    </w:rPr>
                    <m:t>θ</m:t>
                  </m:r>
                </m:e>
              </m:d>
              <m:r>
                <w:rPr>
                  <w:rFonts w:ascii="Cambria Math" w:hAnsi="Cambria Math" w:cs="Times New Roman"/>
                  <w:color w:val="auto"/>
                  <w:sz w:val="22"/>
                  <w:szCs w:val="22"/>
                </w:rPr>
                <m:t>dt</m:t>
              </m:r>
              <m:r>
                <w:rPr>
                  <w:rFonts w:ascii="Cambria Math" w:hAnsi="Cambria Math" w:cs="Times New Roman"/>
                  <w:color w:val="auto"/>
                  <w:sz w:val="22"/>
                  <w:szCs w:val="22"/>
                  <w:lang w:val="en-US"/>
                </w:rPr>
                <m:t>+</m:t>
              </m:r>
              <m:r>
                <w:rPr>
                  <w:rFonts w:ascii="Cambria Math" w:hAnsi="Cambria Math" w:cs="Times New Roman"/>
                  <w:color w:val="auto"/>
                  <w:sz w:val="22"/>
                  <w:szCs w:val="22"/>
                </w:rPr>
                <m:t>σ</m:t>
              </m:r>
              <m:d>
                <m:dPr>
                  <m:ctrlPr>
                    <w:ins w:id="3" w:author="M. Shojaei Arani" w:date="2024-05-30T10:51:00Z">
                      <w:rPr>
                        <w:rFonts w:ascii="Cambria Math" w:hAnsi="Cambria Math" w:cs="Times New Roman"/>
                        <w:color w:val="auto"/>
                        <w:sz w:val="22"/>
                        <w:szCs w:val="22"/>
                      </w:rPr>
                    </w:ins>
                  </m:ctrlPr>
                </m:dPr>
                <m:e>
                  <m:r>
                    <w:rPr>
                      <w:rFonts w:ascii="Cambria Math" w:hAnsi="Cambria Math" w:cs="Times New Roman"/>
                      <w:color w:val="auto"/>
                      <w:sz w:val="22"/>
                      <w:szCs w:val="22"/>
                    </w:rPr>
                    <m:t>x</m:t>
                  </m:r>
                  <m:r>
                    <w:rPr>
                      <w:rFonts w:ascii="Cambria Math" w:hAnsi="Cambria Math" w:cs="Times New Roman"/>
                      <w:color w:val="auto"/>
                      <w:sz w:val="22"/>
                      <w:szCs w:val="22"/>
                      <w:lang w:val="en-US"/>
                    </w:rPr>
                    <m:t>;</m:t>
                  </m:r>
                  <m:r>
                    <w:rPr>
                      <w:rFonts w:ascii="Cambria Math" w:hAnsi="Cambria Math" w:cs="Times New Roman"/>
                      <w:color w:val="auto"/>
                      <w:sz w:val="22"/>
                      <w:szCs w:val="22"/>
                    </w:rPr>
                    <m:t>θ</m:t>
                  </m:r>
                </m:e>
              </m:d>
              <m:r>
                <w:rPr>
                  <w:rFonts w:ascii="Cambria Math" w:hAnsi="Cambria Math" w:cs="Times New Roman"/>
                  <w:color w:val="auto"/>
                  <w:sz w:val="22"/>
                  <w:szCs w:val="22"/>
                </w:rPr>
                <m:t>dW</m:t>
              </m:r>
            </m:oMath>
            <w:r w:rsidRPr="00386DFB">
              <w:rPr>
                <w:rFonts w:ascii="Times New Roman" w:eastAsiaTheme="minorEastAsia" w:hAnsi="Times New Roman" w:cs="Times New Roman"/>
                <w:color w:val="auto"/>
                <w:sz w:val="22"/>
                <w:szCs w:val="22"/>
                <w:lang w:val="en-US"/>
              </w:rPr>
              <w:t>,</w:t>
            </w:r>
          </w:p>
        </w:tc>
        <w:tc>
          <w:tcPr>
            <w:tcW w:w="491" w:type="dxa"/>
          </w:tcPr>
          <w:p w14:paraId="4DAEBBBA" w14:textId="3D68763E" w:rsidR="00386DFB" w:rsidRPr="00D406F1" w:rsidRDefault="00386DFB" w:rsidP="00F623A8">
            <w:pPr>
              <w:pStyle w:val="Caption"/>
              <w:spacing w:line="360" w:lineRule="auto"/>
              <w:rPr>
                <w:rFonts w:ascii="Times New Roman" w:eastAsiaTheme="minorEastAsia" w:hAnsi="Times New Roman" w:cs="Times New Roman"/>
                <w:i w:val="0"/>
                <w:sz w:val="22"/>
                <w:szCs w:val="22"/>
              </w:rPr>
            </w:pPr>
            <w:r w:rsidRPr="00D406F1">
              <w:rPr>
                <w:rFonts w:ascii="Times New Roman" w:eastAsiaTheme="minorEastAsia" w:hAnsi="Times New Roman" w:cs="Times New Roman"/>
                <w:i w:val="0"/>
                <w:color w:val="auto"/>
                <w:sz w:val="22"/>
                <w:szCs w:val="22"/>
              </w:rPr>
              <w:t>(</w:t>
            </w:r>
            <w:bookmarkStart w:id="4" w:name="Eq1"/>
            <w:r w:rsidRPr="00D406F1">
              <w:rPr>
                <w:rFonts w:ascii="Times New Roman" w:eastAsiaTheme="minorEastAsia" w:hAnsi="Times New Roman" w:cs="Times New Roman"/>
                <w:i w:val="0"/>
                <w:color w:val="auto"/>
                <w:sz w:val="22"/>
                <w:szCs w:val="22"/>
              </w:rPr>
              <w:fldChar w:fldCharType="begin"/>
            </w:r>
            <w:r w:rsidRPr="00D406F1">
              <w:rPr>
                <w:rFonts w:ascii="Times New Roman" w:eastAsiaTheme="minorEastAsia" w:hAnsi="Times New Roman" w:cs="Times New Roman"/>
                <w:i w:val="0"/>
                <w:color w:val="auto"/>
                <w:sz w:val="22"/>
                <w:szCs w:val="22"/>
              </w:rPr>
              <w:instrText xml:space="preserve"> SEQ Equation \* ARABIC </w:instrText>
            </w:r>
            <w:r w:rsidRPr="00D406F1">
              <w:rPr>
                <w:rFonts w:ascii="Times New Roman" w:eastAsiaTheme="minorEastAsia" w:hAnsi="Times New Roman" w:cs="Times New Roman"/>
                <w:i w:val="0"/>
                <w:color w:val="auto"/>
                <w:sz w:val="22"/>
                <w:szCs w:val="22"/>
              </w:rPr>
              <w:fldChar w:fldCharType="separate"/>
            </w:r>
            <w:r w:rsidR="00872409">
              <w:rPr>
                <w:rFonts w:ascii="Times New Roman" w:eastAsiaTheme="minorEastAsia" w:hAnsi="Times New Roman" w:cs="Times New Roman"/>
                <w:i w:val="0"/>
                <w:noProof/>
                <w:color w:val="auto"/>
                <w:sz w:val="22"/>
                <w:szCs w:val="22"/>
              </w:rPr>
              <w:t>1</w:t>
            </w:r>
            <w:r w:rsidRPr="00D406F1">
              <w:rPr>
                <w:rFonts w:ascii="Times New Roman" w:eastAsiaTheme="minorEastAsia" w:hAnsi="Times New Roman" w:cs="Times New Roman"/>
                <w:i w:val="0"/>
                <w:color w:val="auto"/>
                <w:sz w:val="22"/>
                <w:szCs w:val="22"/>
              </w:rPr>
              <w:fldChar w:fldCharType="end"/>
            </w:r>
            <w:bookmarkEnd w:id="4"/>
            <w:r w:rsidRPr="00D406F1">
              <w:rPr>
                <w:rFonts w:ascii="Times New Roman" w:eastAsiaTheme="minorEastAsia" w:hAnsi="Times New Roman" w:cs="Times New Roman"/>
                <w:i w:val="0"/>
                <w:color w:val="auto"/>
                <w:sz w:val="22"/>
                <w:szCs w:val="22"/>
              </w:rPr>
              <w:t>)</w:t>
            </w:r>
          </w:p>
        </w:tc>
      </w:tr>
    </w:tbl>
    <w:p w14:paraId="6158CE96" w14:textId="3C4E5F51" w:rsidR="005B2992" w:rsidRDefault="00171C0C" w:rsidP="00F623A8">
      <w:pPr>
        <w:spacing w:after="120" w:line="360" w:lineRule="auto"/>
        <w:jc w:val="both"/>
        <w:rPr>
          <w:rFonts w:ascii="Times New Roman" w:eastAsiaTheme="minorEastAsia" w:hAnsi="Times New Roman" w:cs="Times New Roman"/>
        </w:rPr>
      </w:pPr>
      <w:r>
        <w:rPr>
          <w:rFonts w:ascii="Times New Roman" w:hAnsi="Times New Roman" w:cs="Times New Roman"/>
        </w:rPr>
        <w:t>w</w:t>
      </w:r>
      <w:r w:rsidR="00543C31">
        <w:rPr>
          <w:rFonts w:ascii="Times New Roman" w:hAnsi="Times New Roman" w:cs="Times New Roman"/>
        </w:rPr>
        <w:t xml:space="preserve">here </w:t>
      </w:r>
      <m:oMath>
        <m:r>
          <w:rPr>
            <w:rFonts w:ascii="Cambria Math" w:hAnsi="Cambria Math" w:cs="Times New Roman"/>
          </w:rPr>
          <m:t>μ</m:t>
        </m:r>
        <m:d>
          <m:dPr>
            <m:ctrlPr>
              <w:ins w:id="5" w:author="M. Shojaei Arani" w:date="2024-05-30T10:51:00Z">
                <w:rPr>
                  <w:rFonts w:ascii="Cambria Math" w:hAnsi="Cambria Math" w:cs="Times New Roman"/>
                  <w:i/>
                </w:rPr>
              </w:ins>
            </m:ctrlPr>
          </m:dPr>
          <m:e>
            <m:r>
              <w:rPr>
                <w:rFonts w:ascii="Cambria Math" w:hAnsi="Cambria Math" w:cs="Times New Roman"/>
              </w:rPr>
              <m:t>x;θ</m:t>
            </m:r>
          </m:e>
        </m:d>
      </m:oMath>
      <w:r w:rsidR="00F12BE9">
        <w:rPr>
          <w:rFonts w:ascii="Times New Roman" w:eastAsiaTheme="minorEastAsia" w:hAnsi="Times New Roman" w:cs="Times New Roman"/>
        </w:rPr>
        <w:t xml:space="preserve"> denotes the deterministic component of the system, </w:t>
      </w:r>
      <w:r w:rsidR="00D60E8D">
        <w:rPr>
          <w:rFonts w:ascii="Times New Roman" w:eastAsiaTheme="minorEastAsia" w:hAnsi="Times New Roman" w:cs="Times New Roman"/>
        </w:rPr>
        <w:t>referred to</w:t>
      </w:r>
      <w:r w:rsidR="00F12BE9">
        <w:rPr>
          <w:rFonts w:ascii="Times New Roman" w:eastAsiaTheme="minorEastAsia" w:hAnsi="Times New Roman" w:cs="Times New Roman"/>
        </w:rPr>
        <w:t xml:space="preserve"> as the ‘drift</w:t>
      </w:r>
      <w:r w:rsidR="001F54A0">
        <w:rPr>
          <w:rFonts w:ascii="Times New Roman" w:eastAsiaTheme="minorEastAsia" w:hAnsi="Times New Roman" w:cs="Times New Roman"/>
        </w:rPr>
        <w:t xml:space="preserve"> function</w:t>
      </w:r>
      <w:r w:rsidR="00F12BE9">
        <w:rPr>
          <w:rFonts w:ascii="Times New Roman" w:eastAsiaTheme="minorEastAsia" w:hAnsi="Times New Roman" w:cs="Times New Roman"/>
        </w:rPr>
        <w:t xml:space="preserve">’ and </w:t>
      </w:r>
      <m:oMath>
        <m:r>
          <w:rPr>
            <w:rFonts w:ascii="Cambria Math" w:hAnsi="Cambria Math" w:cs="Times New Roman"/>
          </w:rPr>
          <m:t>σ</m:t>
        </m:r>
        <m:d>
          <m:dPr>
            <m:ctrlPr>
              <w:ins w:id="6" w:author="M. Shojaei Arani" w:date="2024-05-30T10:51:00Z">
                <w:rPr>
                  <w:rFonts w:ascii="Cambria Math" w:hAnsi="Cambria Math" w:cs="Times New Roman"/>
                  <w:i/>
                </w:rPr>
              </w:ins>
            </m:ctrlPr>
          </m:dPr>
          <m:e>
            <m:r>
              <w:rPr>
                <w:rFonts w:ascii="Cambria Math" w:hAnsi="Cambria Math" w:cs="Times New Roman"/>
              </w:rPr>
              <m:t>x;θ</m:t>
            </m:r>
          </m:e>
        </m:d>
      </m:oMath>
      <w:r w:rsidR="00F12BE9">
        <w:rPr>
          <w:rFonts w:ascii="Times New Roman" w:eastAsiaTheme="minorEastAsia" w:hAnsi="Times New Roman" w:cs="Times New Roman"/>
        </w:rPr>
        <w:t xml:space="preserve"> represents the stochastic component, known as the ‘diffusion </w:t>
      </w:r>
      <w:r w:rsidR="001F54A0">
        <w:rPr>
          <w:rFonts w:ascii="Times New Roman" w:eastAsiaTheme="minorEastAsia" w:hAnsi="Times New Roman" w:cs="Times New Roman"/>
        </w:rPr>
        <w:t>function</w:t>
      </w:r>
      <w:r w:rsidR="00F12BE9">
        <w:rPr>
          <w:rFonts w:ascii="Times New Roman" w:eastAsiaTheme="minorEastAsia" w:hAnsi="Times New Roman" w:cs="Times New Roman"/>
        </w:rPr>
        <w:t>’.</w:t>
      </w:r>
      <w:r w:rsidR="007A749D">
        <w:rPr>
          <w:rFonts w:ascii="Times New Roman" w:eastAsiaTheme="minorEastAsia" w:hAnsi="Times New Roman" w:cs="Times New Roman"/>
        </w:rPr>
        <w:t xml:space="preserve"> </w:t>
      </w:r>
      <m:oMath>
        <m:r>
          <w:rPr>
            <w:rFonts w:ascii="Cambria Math" w:hAnsi="Cambria Math" w:cs="Times New Roman"/>
          </w:rPr>
          <m:t>θ</m:t>
        </m:r>
      </m:oMath>
      <w:r w:rsidR="007A749D">
        <w:rPr>
          <w:rFonts w:ascii="Times New Roman" w:eastAsiaTheme="minorEastAsia" w:hAnsi="Times New Roman" w:cs="Times New Roman"/>
        </w:rPr>
        <w:t xml:space="preserve"> </w:t>
      </w:r>
      <w:r w:rsidR="00D60E8D">
        <w:rPr>
          <w:rFonts w:ascii="Times New Roman" w:eastAsiaTheme="minorEastAsia" w:hAnsi="Times New Roman" w:cs="Times New Roman"/>
        </w:rPr>
        <w:t>represent</w:t>
      </w:r>
      <w:r w:rsidR="007A749D">
        <w:rPr>
          <w:rFonts w:ascii="Times New Roman" w:eastAsiaTheme="minorEastAsia" w:hAnsi="Times New Roman" w:cs="Times New Roman"/>
        </w:rPr>
        <w:t>s the parameter vector to</w:t>
      </w:r>
      <w:r w:rsidR="00D60E8D">
        <w:rPr>
          <w:rFonts w:ascii="Times New Roman" w:eastAsiaTheme="minorEastAsia" w:hAnsi="Times New Roman" w:cs="Times New Roman"/>
        </w:rPr>
        <w:t xml:space="preserve"> be</w:t>
      </w:r>
      <w:r w:rsidR="007A749D">
        <w:rPr>
          <w:rFonts w:ascii="Times New Roman" w:eastAsiaTheme="minorEastAsia" w:hAnsi="Times New Roman" w:cs="Times New Roman"/>
        </w:rPr>
        <w:t xml:space="preserve"> estimate</w:t>
      </w:r>
      <w:r w:rsidR="00D60E8D">
        <w:rPr>
          <w:rFonts w:ascii="Times New Roman" w:eastAsiaTheme="minorEastAsia" w:hAnsi="Times New Roman" w:cs="Times New Roman"/>
        </w:rPr>
        <w:t>d</w:t>
      </w:r>
      <w:r w:rsidR="007A749D">
        <w:rPr>
          <w:rFonts w:ascii="Times New Roman" w:eastAsiaTheme="minorEastAsia" w:hAnsi="Times New Roman" w:cs="Times New Roman"/>
        </w:rPr>
        <w:t xml:space="preserve"> via MLE and</w:t>
      </w:r>
      <w:r w:rsidR="00F41D1F">
        <w:rPr>
          <w:rFonts w:ascii="Times New Roman" w:eastAsiaTheme="minorEastAsia" w:hAnsi="Times New Roman" w:cs="Times New Roman"/>
        </w:rPr>
        <w:t xml:space="preserve"> </w:t>
      </w:r>
      <m:oMath>
        <m:r>
          <w:rPr>
            <w:rFonts w:ascii="Cambria Math" w:hAnsi="Cambria Math" w:cs="Times New Roman"/>
          </w:rPr>
          <m:t>W</m:t>
        </m:r>
      </m:oMath>
      <w:r w:rsidR="00F41D1F">
        <w:rPr>
          <w:rFonts w:ascii="Times New Roman" w:eastAsiaTheme="minorEastAsia" w:hAnsi="Times New Roman" w:cs="Times New Roman"/>
        </w:rPr>
        <w:t xml:space="preserve"> </w:t>
      </w:r>
      <w:r w:rsidR="00396235">
        <w:rPr>
          <w:rFonts w:ascii="Times New Roman" w:eastAsiaTheme="minorEastAsia" w:hAnsi="Times New Roman" w:cs="Times New Roman"/>
        </w:rPr>
        <w:t>refers</w:t>
      </w:r>
      <w:r w:rsidR="00F41D1F">
        <w:rPr>
          <w:rFonts w:ascii="Times New Roman" w:eastAsiaTheme="minorEastAsia" w:hAnsi="Times New Roman" w:cs="Times New Roman"/>
        </w:rPr>
        <w:t xml:space="preserve"> to a Wiener </w:t>
      </w:r>
      <w:r w:rsidR="00396235">
        <w:rPr>
          <w:rFonts w:ascii="Times New Roman" w:eastAsiaTheme="minorEastAsia" w:hAnsi="Times New Roman" w:cs="Times New Roman"/>
        </w:rPr>
        <w:t xml:space="preserve">process, where the </w:t>
      </w:r>
      <w:r w:rsidR="00F41D1F">
        <w:rPr>
          <w:rFonts w:ascii="Times New Roman" w:eastAsiaTheme="minorEastAsia" w:hAnsi="Times New Roman" w:cs="Times New Roman"/>
        </w:rPr>
        <w:t xml:space="preserve">noise source </w:t>
      </w:r>
      <m:oMath>
        <m:r>
          <w:rPr>
            <w:rFonts w:ascii="Cambria Math" w:hAnsi="Cambria Math" w:cs="Times New Roman"/>
          </w:rPr>
          <m:t>dW</m:t>
        </m:r>
      </m:oMath>
      <w:r w:rsidR="00F41D1F">
        <w:rPr>
          <w:rFonts w:ascii="Times New Roman" w:eastAsiaTheme="minorEastAsia" w:hAnsi="Times New Roman" w:cs="Times New Roman"/>
        </w:rPr>
        <w:t xml:space="preserve">, known as Brownian noise, is Gaussian and white (uncorrelated). </w:t>
      </w:r>
      <w:r w:rsidR="007A749D">
        <w:rPr>
          <w:rFonts w:ascii="Times New Roman" w:eastAsiaTheme="minorEastAsia" w:hAnsi="Times New Roman" w:cs="Times New Roman"/>
        </w:rPr>
        <w:t xml:space="preserve">The diffusion </w:t>
      </w:r>
      <w:r w:rsidR="001A36AB">
        <w:rPr>
          <w:rFonts w:ascii="Times New Roman" w:eastAsiaTheme="minorEastAsia" w:hAnsi="Times New Roman" w:cs="Times New Roman"/>
        </w:rPr>
        <w:t>function</w:t>
      </w:r>
      <w:r w:rsidR="007A749D">
        <w:rPr>
          <w:rFonts w:ascii="Times New Roman" w:eastAsiaTheme="minorEastAsia" w:hAnsi="Times New Roman" w:cs="Times New Roman"/>
        </w:rPr>
        <w:t xml:space="preserve"> </w:t>
      </w:r>
      <m:oMath>
        <m:r>
          <w:rPr>
            <w:rFonts w:ascii="Cambria Math" w:hAnsi="Cambria Math" w:cs="Times New Roman"/>
          </w:rPr>
          <m:t>σ</m:t>
        </m:r>
        <m:d>
          <m:dPr>
            <m:ctrlPr>
              <w:ins w:id="7" w:author="M. Shojaei Arani" w:date="2024-05-30T10:51:00Z">
                <w:rPr>
                  <w:rFonts w:ascii="Cambria Math" w:hAnsi="Cambria Math" w:cs="Times New Roman"/>
                  <w:i/>
                </w:rPr>
              </w:ins>
            </m:ctrlPr>
          </m:dPr>
          <m:e>
            <m:r>
              <w:rPr>
                <w:rFonts w:ascii="Cambria Math" w:hAnsi="Cambria Math" w:cs="Times New Roman"/>
              </w:rPr>
              <m:t>x;θ</m:t>
            </m:r>
          </m:e>
        </m:d>
      </m:oMath>
      <w:r w:rsidR="007A749D">
        <w:rPr>
          <w:rFonts w:ascii="Times New Roman" w:eastAsiaTheme="minorEastAsia" w:hAnsi="Times New Roman" w:cs="Times New Roman"/>
        </w:rPr>
        <w:t xml:space="preserve"> weighs the impact of perturbations</w:t>
      </w:r>
      <w:r w:rsidR="00396235">
        <w:rPr>
          <w:rFonts w:ascii="Times New Roman" w:eastAsiaTheme="minorEastAsia" w:hAnsi="Times New Roman" w:cs="Times New Roman"/>
        </w:rPr>
        <w:t>,</w:t>
      </w:r>
      <w:r w:rsidR="007A749D">
        <w:rPr>
          <w:rFonts w:ascii="Times New Roman" w:eastAsiaTheme="minorEastAsia" w:hAnsi="Times New Roman" w:cs="Times New Roman"/>
        </w:rPr>
        <w:t xml:space="preserve"> reflect</w:t>
      </w:r>
      <w:r w:rsidR="00396235">
        <w:rPr>
          <w:rFonts w:ascii="Times New Roman" w:eastAsiaTheme="minorEastAsia" w:hAnsi="Times New Roman" w:cs="Times New Roman"/>
        </w:rPr>
        <w:t>ing</w:t>
      </w:r>
      <w:r w:rsidR="007A749D">
        <w:rPr>
          <w:rFonts w:ascii="Times New Roman" w:eastAsiaTheme="minorEastAsia" w:hAnsi="Times New Roman" w:cs="Times New Roman"/>
        </w:rPr>
        <w:t xml:space="preserve"> the intensity of perturbations at state </w:t>
      </w:r>
      <m:oMath>
        <m:r>
          <w:rPr>
            <w:rFonts w:ascii="Cambria Math" w:hAnsi="Cambria Math" w:cs="Times New Roman"/>
          </w:rPr>
          <m:t>x</m:t>
        </m:r>
      </m:oMath>
      <w:r w:rsidR="007A749D">
        <w:rPr>
          <w:rFonts w:ascii="Times New Roman" w:eastAsiaTheme="minorEastAsia" w:hAnsi="Times New Roman" w:cs="Times New Roman"/>
        </w:rPr>
        <w:t xml:space="preserve">. </w:t>
      </w:r>
      <w:r w:rsidR="008725EC">
        <w:rPr>
          <w:rFonts w:ascii="Times New Roman" w:eastAsiaTheme="minorEastAsia" w:hAnsi="Times New Roman" w:cs="Times New Roman"/>
        </w:rPr>
        <w:t>The noise in a</w:t>
      </w:r>
      <w:r w:rsidR="00F41D1F">
        <w:rPr>
          <w:rFonts w:ascii="Times New Roman" w:eastAsiaTheme="minorEastAsia" w:hAnsi="Times New Roman" w:cs="Times New Roman"/>
        </w:rPr>
        <w:t xml:space="preserve"> diffusion model (</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00F41D1F">
        <w:rPr>
          <w:rFonts w:ascii="Times New Roman" w:eastAsiaTheme="minorEastAsia" w:hAnsi="Times New Roman" w:cs="Times New Roman"/>
        </w:rPr>
        <w:fldChar w:fldCharType="begin"/>
      </w:r>
      <w:r w:rsidR="00F41D1F">
        <w:rPr>
          <w:rFonts w:ascii="Times New Roman" w:eastAsiaTheme="minorEastAsia" w:hAnsi="Times New Roman" w:cs="Times New Roman"/>
        </w:rPr>
        <w:instrText xml:space="preserve"> REF Eq1 \h </w:instrText>
      </w:r>
      <w:r w:rsidR="00F41D1F">
        <w:rPr>
          <w:rFonts w:ascii="Times New Roman" w:eastAsiaTheme="minorEastAsia" w:hAnsi="Times New Roman" w:cs="Times New Roman"/>
        </w:rPr>
      </w:r>
      <w:r w:rsidR="00F41D1F">
        <w:rPr>
          <w:rFonts w:ascii="Times New Roman" w:eastAsiaTheme="minorEastAsia" w:hAnsi="Times New Roman" w:cs="Times New Roman"/>
        </w:rPr>
        <w:fldChar w:fldCharType="separate"/>
      </w:r>
      <w:r w:rsidR="00872409">
        <w:rPr>
          <w:rFonts w:ascii="Times New Roman" w:eastAsiaTheme="minorEastAsia" w:hAnsi="Times New Roman" w:cs="Times New Roman"/>
          <w:i/>
          <w:noProof/>
        </w:rPr>
        <w:t>1</w:t>
      </w:r>
      <w:r w:rsidR="00F41D1F">
        <w:rPr>
          <w:rFonts w:ascii="Times New Roman" w:eastAsiaTheme="minorEastAsia" w:hAnsi="Times New Roman" w:cs="Times New Roman"/>
        </w:rPr>
        <w:fldChar w:fldCharType="end"/>
      </w:r>
      <w:r w:rsidR="00F41D1F">
        <w:rPr>
          <w:rFonts w:ascii="Times New Roman" w:eastAsiaTheme="minorEastAsia" w:hAnsi="Times New Roman" w:cs="Times New Roman"/>
        </w:rPr>
        <w:fldChar w:fldCharType="begin"/>
      </w:r>
      <w:r w:rsidR="00F41D1F">
        <w:rPr>
          <w:rFonts w:ascii="Times New Roman" w:eastAsiaTheme="minorEastAsia" w:hAnsi="Times New Roman" w:cs="Times New Roman"/>
        </w:rPr>
        <w:instrText xml:space="preserve"> REF Eq1 \h </w:instrText>
      </w:r>
      <w:r w:rsidR="00F41D1F">
        <w:rPr>
          <w:rFonts w:ascii="Times New Roman" w:eastAsiaTheme="minorEastAsia" w:hAnsi="Times New Roman" w:cs="Times New Roman"/>
        </w:rPr>
      </w:r>
      <w:r w:rsidR="00F41D1F">
        <w:rPr>
          <w:rFonts w:ascii="Times New Roman" w:eastAsiaTheme="minorEastAsia" w:hAnsi="Times New Roman" w:cs="Times New Roman"/>
        </w:rPr>
        <w:fldChar w:fldCharType="separate"/>
      </w:r>
      <w:r w:rsidR="00872409">
        <w:rPr>
          <w:rFonts w:ascii="Times New Roman" w:eastAsiaTheme="minorEastAsia" w:hAnsi="Times New Roman" w:cs="Times New Roman"/>
          <w:i/>
          <w:noProof/>
        </w:rPr>
        <w:t>1</w:t>
      </w:r>
      <w:r w:rsidR="00F41D1F">
        <w:rPr>
          <w:rFonts w:ascii="Times New Roman" w:eastAsiaTheme="minorEastAsia" w:hAnsi="Times New Roman" w:cs="Times New Roman"/>
        </w:rPr>
        <w:fldChar w:fldCharType="end"/>
      </w:r>
      <w:r w:rsidR="00F41D1F">
        <w:rPr>
          <w:rFonts w:ascii="Times New Roman" w:eastAsiaTheme="minorEastAsia" w:hAnsi="Times New Roman" w:cs="Times New Roman"/>
        </w:rPr>
        <w:t xml:space="preserve">) </w:t>
      </w:r>
      <w:r w:rsidR="00396235">
        <w:rPr>
          <w:rFonts w:ascii="Times New Roman" w:eastAsiaTheme="minorEastAsia" w:hAnsi="Times New Roman" w:cs="Times New Roman"/>
        </w:rPr>
        <w:t>is additive</w:t>
      </w:r>
      <w:r w:rsidR="00F41D1F">
        <w:rPr>
          <w:rFonts w:ascii="Times New Roman" w:eastAsiaTheme="minorEastAsia" w:hAnsi="Times New Roman" w:cs="Times New Roman"/>
        </w:rPr>
        <w:t xml:space="preserve"> if </w:t>
      </w:r>
      <w:r w:rsidR="008725EC">
        <w:rPr>
          <w:rFonts w:ascii="Times New Roman" w:eastAsiaTheme="minorEastAsia" w:hAnsi="Times New Roman" w:cs="Times New Roman"/>
        </w:rPr>
        <w:t xml:space="preserve">the diffusion </w:t>
      </w:r>
      <w:r w:rsidR="002C35B5">
        <w:rPr>
          <w:rFonts w:ascii="Times New Roman" w:eastAsiaTheme="minorEastAsia" w:hAnsi="Times New Roman" w:cs="Times New Roman"/>
        </w:rPr>
        <w:t>function</w:t>
      </w:r>
      <w:r w:rsidR="008725EC">
        <w:rPr>
          <w:rFonts w:ascii="Times New Roman" w:eastAsiaTheme="minorEastAsia" w:hAnsi="Times New Roman" w:cs="Times New Roman"/>
        </w:rPr>
        <w:t xml:space="preserve"> does not depend on the state</w:t>
      </w:r>
      <w:r w:rsidR="00396235">
        <w:rPr>
          <w:rFonts w:ascii="Times New Roman" w:eastAsiaTheme="minorEastAsia" w:hAnsi="Times New Roman" w:cs="Times New Roman"/>
        </w:rPr>
        <w:t xml:space="preserve"> </w:t>
      </w:r>
      <m:oMath>
        <m:r>
          <w:rPr>
            <w:rFonts w:ascii="Cambria Math" w:hAnsi="Cambria Math" w:cs="Times New Roman"/>
          </w:rPr>
          <m:t>x</m:t>
        </m:r>
      </m:oMath>
      <w:r w:rsidR="008725EC">
        <w:rPr>
          <w:rFonts w:ascii="Times New Roman" w:eastAsiaTheme="minorEastAsia" w:hAnsi="Times New Roman" w:cs="Times New Roman"/>
        </w:rPr>
        <w:t xml:space="preserve"> (i.e., it is constant</w:t>
      </w:r>
      <w:r w:rsidR="007A276F">
        <w:rPr>
          <w:rFonts w:ascii="Times New Roman" w:eastAsiaTheme="minorEastAsia" w:hAnsi="Times New Roman" w:cs="Times New Roman"/>
        </w:rPr>
        <w:t xml:space="preserve"> in terms of state</w:t>
      </w:r>
      <w:r w:rsidR="008725EC">
        <w:rPr>
          <w:rFonts w:ascii="Times New Roman" w:eastAsiaTheme="minorEastAsia" w:hAnsi="Times New Roman" w:cs="Times New Roman"/>
        </w:rPr>
        <w:t xml:space="preserve">), otherwise, it is </w:t>
      </w:r>
      <w:r w:rsidR="00396235">
        <w:rPr>
          <w:rFonts w:ascii="Times New Roman" w:eastAsiaTheme="minorEastAsia" w:hAnsi="Times New Roman" w:cs="Times New Roman"/>
        </w:rPr>
        <w:t xml:space="preserve">called </w:t>
      </w:r>
      <w:r w:rsidR="008725EC">
        <w:rPr>
          <w:rFonts w:ascii="Times New Roman" w:eastAsiaTheme="minorEastAsia" w:hAnsi="Times New Roman" w:cs="Times New Roman"/>
        </w:rPr>
        <w:t xml:space="preserve">multiplicative. </w:t>
      </w:r>
      <w:r w:rsidR="00396235">
        <w:rPr>
          <w:rFonts w:ascii="Times New Roman" w:eastAsiaTheme="minorEastAsia" w:hAnsi="Times New Roman" w:cs="Times New Roman"/>
        </w:rPr>
        <w:t>T</w:t>
      </w:r>
      <w:r w:rsidR="002A46BE">
        <w:rPr>
          <w:rFonts w:ascii="Times New Roman" w:eastAsiaTheme="minorEastAsia" w:hAnsi="Times New Roman" w:cs="Times New Roman"/>
        </w:rPr>
        <w:t>he inference technique</w:t>
      </w:r>
      <w:r w:rsidR="00396235">
        <w:rPr>
          <w:rFonts w:ascii="Times New Roman" w:eastAsiaTheme="minorEastAsia" w:hAnsi="Times New Roman" w:cs="Times New Roman"/>
        </w:rPr>
        <w:t xml:space="preserve"> employed here</w:t>
      </w:r>
      <w:r w:rsidR="002A46BE">
        <w:rPr>
          <w:rFonts w:ascii="Times New Roman" w:eastAsiaTheme="minorEastAsia" w:hAnsi="Times New Roman" w:cs="Times New Roman"/>
        </w:rPr>
        <w:t xml:space="preserve"> is parametric meaning that a parametric form</w:t>
      </w:r>
      <w:r w:rsidR="00DA0498">
        <w:rPr>
          <w:rFonts w:ascii="Times New Roman" w:eastAsiaTheme="minorEastAsia" w:hAnsi="Times New Roman" w:cs="Times New Roman"/>
        </w:rPr>
        <w:t xml:space="preserve">, with a vector of parameters </w:t>
      </w:r>
      <m:oMath>
        <m:r>
          <w:rPr>
            <w:rFonts w:ascii="Cambria Math" w:hAnsi="Cambria Math" w:cs="Times New Roman"/>
          </w:rPr>
          <m:t>θ</m:t>
        </m:r>
      </m:oMath>
      <w:r w:rsidR="00DA0498">
        <w:rPr>
          <w:rFonts w:ascii="Times New Roman" w:eastAsiaTheme="minorEastAsia" w:hAnsi="Times New Roman" w:cs="Times New Roman"/>
        </w:rPr>
        <w:t>,</w:t>
      </w:r>
      <w:r w:rsidR="002A46BE">
        <w:rPr>
          <w:rFonts w:ascii="Times New Roman" w:eastAsiaTheme="minorEastAsia" w:hAnsi="Times New Roman" w:cs="Times New Roman"/>
        </w:rPr>
        <w:t xml:space="preserve"> for the drift </w:t>
      </w:r>
      <m:oMath>
        <m:r>
          <w:rPr>
            <w:rFonts w:ascii="Cambria Math" w:hAnsi="Cambria Math" w:cs="Times New Roman"/>
          </w:rPr>
          <m:t>μ</m:t>
        </m:r>
        <m:d>
          <m:dPr>
            <m:ctrlPr>
              <w:ins w:id="8" w:author="M. Shojaei Arani" w:date="2024-05-30T10:51:00Z">
                <w:rPr>
                  <w:rFonts w:ascii="Cambria Math" w:hAnsi="Cambria Math" w:cs="Times New Roman"/>
                  <w:i/>
                </w:rPr>
              </w:ins>
            </m:ctrlPr>
          </m:dPr>
          <m:e>
            <m:r>
              <w:rPr>
                <w:rFonts w:ascii="Cambria Math" w:hAnsi="Cambria Math" w:cs="Times New Roman"/>
              </w:rPr>
              <m:t>x;θ</m:t>
            </m:r>
          </m:e>
        </m:d>
      </m:oMath>
      <w:r w:rsidR="002A46BE">
        <w:rPr>
          <w:rFonts w:ascii="Times New Roman" w:eastAsiaTheme="minorEastAsia" w:hAnsi="Times New Roman" w:cs="Times New Roman"/>
        </w:rPr>
        <w:t xml:space="preserve"> and diffusion </w:t>
      </w:r>
      <m:oMath>
        <m:r>
          <w:rPr>
            <w:rFonts w:ascii="Cambria Math" w:hAnsi="Cambria Math" w:cs="Times New Roman"/>
          </w:rPr>
          <m:t>σ</m:t>
        </m:r>
        <m:d>
          <m:dPr>
            <m:ctrlPr>
              <w:ins w:id="9" w:author="M. Shojaei Arani" w:date="2024-05-30T10:51:00Z">
                <w:rPr>
                  <w:rFonts w:ascii="Cambria Math" w:hAnsi="Cambria Math" w:cs="Times New Roman"/>
                  <w:i/>
                </w:rPr>
              </w:ins>
            </m:ctrlPr>
          </m:dPr>
          <m:e>
            <m:r>
              <w:rPr>
                <w:rFonts w:ascii="Cambria Math" w:hAnsi="Cambria Math" w:cs="Times New Roman"/>
              </w:rPr>
              <m:t>x;θ</m:t>
            </m:r>
          </m:e>
        </m:d>
      </m:oMath>
      <w:r w:rsidR="002A46BE">
        <w:rPr>
          <w:rFonts w:ascii="Times New Roman" w:eastAsiaTheme="minorEastAsia" w:hAnsi="Times New Roman" w:cs="Times New Roman"/>
        </w:rPr>
        <w:t xml:space="preserve"> functions should be </w:t>
      </w:r>
      <w:r w:rsidR="00396235">
        <w:rPr>
          <w:rFonts w:ascii="Times New Roman" w:eastAsiaTheme="minorEastAsia" w:hAnsi="Times New Roman" w:cs="Times New Roman"/>
        </w:rPr>
        <w:t>predefined</w:t>
      </w:r>
      <w:r w:rsidR="00DA0498">
        <w:rPr>
          <w:rFonts w:ascii="Times New Roman" w:eastAsiaTheme="minorEastAsia" w:hAnsi="Times New Roman" w:cs="Times New Roman"/>
        </w:rPr>
        <w:t xml:space="preserve"> and then the parameters</w:t>
      </w:r>
      <w:r w:rsidR="00A84EFC">
        <w:rPr>
          <w:rFonts w:ascii="Times New Roman" w:eastAsiaTheme="minorEastAsia" w:hAnsi="Times New Roman" w:cs="Times New Roman"/>
        </w:rPr>
        <w:t xml:space="preserve"> </w:t>
      </w:r>
      <w:r w:rsidR="00396235">
        <w:rPr>
          <w:rFonts w:ascii="Times New Roman" w:eastAsiaTheme="minorEastAsia" w:hAnsi="Times New Roman" w:cs="Times New Roman"/>
        </w:rPr>
        <w:t>are</w:t>
      </w:r>
      <w:r w:rsidR="00A84EFC">
        <w:rPr>
          <w:rFonts w:ascii="Times New Roman" w:eastAsiaTheme="minorEastAsia" w:hAnsi="Times New Roman" w:cs="Times New Roman"/>
        </w:rPr>
        <w:t xml:space="preserve"> estimated using time series data through MLE.</w:t>
      </w:r>
      <w:r w:rsidR="007A276F">
        <w:rPr>
          <w:rFonts w:ascii="Times New Roman" w:eastAsiaTheme="minorEastAsia" w:hAnsi="Times New Roman" w:cs="Times New Roman"/>
        </w:rPr>
        <w:t xml:space="preserve"> </w:t>
      </w:r>
      <w:r w:rsidR="00396235">
        <w:rPr>
          <w:rFonts w:ascii="Times New Roman" w:eastAsiaTheme="minorEastAsia" w:hAnsi="Times New Roman" w:cs="Times New Roman"/>
        </w:rPr>
        <w:t xml:space="preserve"> </w:t>
      </w:r>
    </w:p>
    <w:p w14:paraId="2E678CF7" w14:textId="4092BF4B" w:rsidR="002A46BE" w:rsidRDefault="002A46BE" w:rsidP="00F623A8">
      <w:pPr>
        <w:spacing w:after="12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In this </w:t>
      </w:r>
      <w:r w:rsidR="00402915">
        <w:rPr>
          <w:rFonts w:ascii="Times New Roman" w:eastAsiaTheme="minorEastAsia" w:hAnsi="Times New Roman" w:cs="Times New Roman"/>
        </w:rPr>
        <w:t>study,</w:t>
      </w:r>
      <w:r>
        <w:rPr>
          <w:rFonts w:ascii="Times New Roman" w:eastAsiaTheme="minorEastAsia" w:hAnsi="Times New Roman" w:cs="Times New Roman"/>
        </w:rPr>
        <w:t xml:space="preserve"> we </w:t>
      </w:r>
      <w:r w:rsidR="005A63D8">
        <w:rPr>
          <w:rFonts w:ascii="Times New Roman" w:eastAsiaTheme="minorEastAsia" w:hAnsi="Times New Roman" w:cs="Times New Roman"/>
        </w:rPr>
        <w:t xml:space="preserve">apply the classical inference of </w:t>
      </w:r>
      <w:r w:rsidR="002C35B5">
        <w:rPr>
          <w:rFonts w:ascii="Times New Roman" w:eastAsiaTheme="minorEastAsia" w:hAnsi="Times New Roman" w:cs="Times New Roman"/>
        </w:rPr>
        <w:t>Langevin models</w:t>
      </w:r>
      <w:r w:rsidR="005A63D8">
        <w:rPr>
          <w:rFonts w:ascii="Times New Roman" w:eastAsiaTheme="minorEastAsia" w:hAnsi="Times New Roman" w:cs="Times New Roman"/>
        </w:rPr>
        <w:t xml:space="preserve"> using Euler methodology which we call ‘Euler reconstruction’. </w:t>
      </w:r>
      <w:r w:rsidR="00AB17EE">
        <w:rPr>
          <w:rFonts w:ascii="Times New Roman" w:eastAsiaTheme="minorEastAsia" w:hAnsi="Times New Roman" w:cs="Times New Roman"/>
        </w:rPr>
        <w:t>This method requires</w:t>
      </w:r>
      <w:r w:rsidR="005A63D8">
        <w:rPr>
          <w:rFonts w:ascii="Times New Roman" w:eastAsiaTheme="minorEastAsia" w:hAnsi="Times New Roman" w:cs="Times New Roman"/>
        </w:rPr>
        <w:t xml:space="preserve"> data of </w:t>
      </w:r>
      <w:r w:rsidR="00402915">
        <w:rPr>
          <w:rFonts w:ascii="Times New Roman" w:eastAsiaTheme="minorEastAsia" w:hAnsi="Times New Roman" w:cs="Times New Roman"/>
        </w:rPr>
        <w:t>medium or</w:t>
      </w:r>
      <w:r w:rsidR="005A63D8">
        <w:rPr>
          <w:rFonts w:ascii="Times New Roman" w:eastAsiaTheme="minorEastAsia" w:hAnsi="Times New Roman" w:cs="Times New Roman"/>
        </w:rPr>
        <w:t xml:space="preserve"> high resolution</w:t>
      </w:r>
      <w:r w:rsidR="00B97501">
        <w:rPr>
          <w:rFonts w:ascii="Times New Roman" w:eastAsiaTheme="minorEastAsia" w:hAnsi="Times New Roman" w:cs="Times New Roman"/>
        </w:rPr>
        <w:t xml:space="preserve">, posing a significant challenge in fields such as ecology and climate science. </w:t>
      </w:r>
      <w:r w:rsidR="005A63D8">
        <w:rPr>
          <w:rFonts w:ascii="Times New Roman" w:eastAsiaTheme="minorEastAsia" w:hAnsi="Times New Roman" w:cs="Times New Roman"/>
        </w:rPr>
        <w:t xml:space="preserve">To </w:t>
      </w:r>
      <w:r w:rsidR="00DD6C3A">
        <w:rPr>
          <w:rFonts w:ascii="Times New Roman" w:eastAsiaTheme="minorEastAsia" w:hAnsi="Times New Roman" w:cs="Times New Roman"/>
        </w:rPr>
        <w:t>address this issue</w:t>
      </w:r>
      <w:r w:rsidR="005A63D8">
        <w:rPr>
          <w:rFonts w:ascii="Times New Roman" w:eastAsiaTheme="minorEastAsia" w:hAnsi="Times New Roman" w:cs="Times New Roman"/>
        </w:rPr>
        <w:t xml:space="preserve">, we present an MLE scheme based on the groundbreaking work of </w:t>
      </w:r>
      <w:proofErr w:type="spellStart"/>
      <w:r w:rsidR="005A63D8" w:rsidRPr="005A63D8">
        <w:rPr>
          <w:rFonts w:ascii="Times New Roman" w:eastAsiaTheme="minorEastAsia" w:hAnsi="Times New Roman" w:cs="Times New Roman"/>
        </w:rPr>
        <w:t>Aït‐Sahalia</w:t>
      </w:r>
      <w:proofErr w:type="spellEnd"/>
      <w:r w:rsidR="005A63D8">
        <w:rPr>
          <w:rFonts w:ascii="Times New Roman" w:eastAsiaTheme="minorEastAsia" w:hAnsi="Times New Roman" w:cs="Times New Roman"/>
        </w:rPr>
        <w:t xml:space="preserve"> </w:t>
      </w:r>
      <w:r w:rsidR="005A63D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5A63D8">
        <w:rPr>
          <w:rFonts w:ascii="Times New Roman" w:eastAsiaTheme="minorEastAsia" w:hAnsi="Times New Roman" w:cs="Times New Roman"/>
        </w:rPr>
        <w:fldChar w:fldCharType="separate"/>
      </w:r>
      <w:r w:rsidR="005A63D8">
        <w:rPr>
          <w:rFonts w:ascii="Times New Roman" w:eastAsiaTheme="minorEastAsia" w:hAnsi="Times New Roman" w:cs="Times New Roman"/>
          <w:noProof/>
        </w:rPr>
        <w:t>(Aït‐Sahalia 2002)</w:t>
      </w:r>
      <w:r w:rsidR="005A63D8">
        <w:rPr>
          <w:rFonts w:ascii="Times New Roman" w:eastAsiaTheme="minorEastAsia" w:hAnsi="Times New Roman" w:cs="Times New Roman"/>
        </w:rPr>
        <w:fldChar w:fldCharType="end"/>
      </w:r>
      <w:r w:rsidR="005A63D8">
        <w:rPr>
          <w:rFonts w:ascii="Times New Roman" w:eastAsiaTheme="minorEastAsia" w:hAnsi="Times New Roman" w:cs="Times New Roman"/>
        </w:rPr>
        <w:t xml:space="preserve"> for univariate sparsely sampled data.</w:t>
      </w:r>
      <w:r w:rsidR="00875653">
        <w:rPr>
          <w:rFonts w:ascii="Times New Roman" w:eastAsiaTheme="minorEastAsia" w:hAnsi="Times New Roman" w:cs="Times New Roman"/>
        </w:rPr>
        <w:t xml:space="preserve"> The idea of </w:t>
      </w:r>
      <w:proofErr w:type="spellStart"/>
      <w:r w:rsidR="00875653" w:rsidRPr="005A63D8">
        <w:rPr>
          <w:rFonts w:ascii="Times New Roman" w:eastAsiaTheme="minorEastAsia" w:hAnsi="Times New Roman" w:cs="Times New Roman"/>
        </w:rPr>
        <w:t>Aït‐Sahalia</w:t>
      </w:r>
      <w:proofErr w:type="spellEnd"/>
      <w:r w:rsidR="00875653">
        <w:rPr>
          <w:rFonts w:ascii="Times New Roman" w:eastAsiaTheme="minorEastAsia" w:hAnsi="Times New Roman" w:cs="Times New Roman"/>
        </w:rPr>
        <w:t xml:space="preserve"> </w:t>
      </w:r>
      <w:r w:rsidR="00DD6C3A">
        <w:rPr>
          <w:rFonts w:ascii="Times New Roman" w:eastAsiaTheme="minorEastAsia" w:hAnsi="Times New Roman" w:cs="Times New Roman"/>
        </w:rPr>
        <w:t xml:space="preserve">involves </w:t>
      </w:r>
      <w:r w:rsidR="00875653">
        <w:rPr>
          <w:rFonts w:ascii="Times New Roman" w:eastAsiaTheme="minorEastAsia" w:hAnsi="Times New Roman" w:cs="Times New Roman"/>
        </w:rPr>
        <w:t>constructing a convergent series expansion of the conditional densities of (</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00875653">
        <w:rPr>
          <w:rFonts w:ascii="Times New Roman" w:eastAsiaTheme="minorEastAsia" w:hAnsi="Times New Roman" w:cs="Times New Roman"/>
        </w:rPr>
        <w:t>)</w:t>
      </w:r>
      <w:r w:rsidR="00DD2B84">
        <w:rPr>
          <w:rFonts w:ascii="Times New Roman" w:eastAsiaTheme="minorEastAsia" w:hAnsi="Times New Roman" w:cs="Times New Roman"/>
        </w:rPr>
        <w:t xml:space="preserve"> using Hermite polynomials</w:t>
      </w:r>
      <w:r w:rsidR="00127B75">
        <w:rPr>
          <w:rFonts w:ascii="Times New Roman" w:eastAsiaTheme="minorEastAsia" w:hAnsi="Times New Roman" w:cs="Times New Roman"/>
        </w:rPr>
        <w:t>, so w</w:t>
      </w:r>
      <w:r w:rsidR="00875653">
        <w:rPr>
          <w:rFonts w:ascii="Times New Roman" w:eastAsiaTheme="minorEastAsia" w:hAnsi="Times New Roman" w:cs="Times New Roman"/>
        </w:rPr>
        <w:t>e call</w:t>
      </w:r>
      <w:r w:rsidR="00E86836">
        <w:rPr>
          <w:rFonts w:ascii="Times New Roman" w:eastAsiaTheme="minorEastAsia" w:hAnsi="Times New Roman" w:cs="Times New Roman"/>
        </w:rPr>
        <w:t xml:space="preserve"> this procedure</w:t>
      </w:r>
      <w:r w:rsidR="00875653">
        <w:rPr>
          <w:rFonts w:ascii="Times New Roman" w:eastAsiaTheme="minorEastAsia" w:hAnsi="Times New Roman" w:cs="Times New Roman"/>
        </w:rPr>
        <w:t xml:space="preserve"> ‘Hermite reconstructi</w:t>
      </w:r>
      <w:r w:rsidR="00DD6C3A">
        <w:rPr>
          <w:rFonts w:ascii="Times New Roman" w:eastAsiaTheme="minorEastAsia" w:hAnsi="Times New Roman" w:cs="Times New Roman"/>
        </w:rPr>
        <w:t>on’</w:t>
      </w:r>
      <w:r w:rsidR="00875653">
        <w:rPr>
          <w:rFonts w:ascii="Times New Roman" w:eastAsiaTheme="minorEastAsia" w:hAnsi="Times New Roman" w:cs="Times New Roman"/>
        </w:rPr>
        <w:t xml:space="preserve">. </w:t>
      </w:r>
      <w:r w:rsidR="001C5B48">
        <w:rPr>
          <w:rFonts w:ascii="Times New Roman" w:eastAsiaTheme="minorEastAsia" w:hAnsi="Times New Roman" w:cs="Times New Roman"/>
        </w:rPr>
        <w:t xml:space="preserve">To our knowledge this paper </w:t>
      </w:r>
      <w:r w:rsidR="00E86836">
        <w:rPr>
          <w:rFonts w:ascii="Times New Roman" w:eastAsiaTheme="minorEastAsia" w:hAnsi="Times New Roman" w:cs="Times New Roman"/>
        </w:rPr>
        <w:t>is</w:t>
      </w:r>
      <w:r w:rsidR="001C5B48">
        <w:rPr>
          <w:rFonts w:ascii="Times New Roman" w:eastAsiaTheme="minorEastAsia" w:hAnsi="Times New Roman" w:cs="Times New Roman"/>
        </w:rPr>
        <w:t xml:space="preserve"> the first to </w:t>
      </w:r>
      <w:r w:rsidR="006964C4">
        <w:rPr>
          <w:rFonts w:ascii="Times New Roman" w:eastAsiaTheme="minorEastAsia" w:hAnsi="Times New Roman" w:cs="Times New Roman"/>
        </w:rPr>
        <w:t>provide</w:t>
      </w:r>
      <w:r w:rsidR="001C5B48">
        <w:rPr>
          <w:rFonts w:ascii="Times New Roman" w:eastAsiaTheme="minorEastAsia" w:hAnsi="Times New Roman" w:cs="Times New Roman"/>
        </w:rPr>
        <w:t xml:space="preserve"> an open-access MATLAB package and</w:t>
      </w:r>
      <w:r w:rsidR="00E86836">
        <w:rPr>
          <w:rFonts w:ascii="Times New Roman" w:eastAsiaTheme="minorEastAsia" w:hAnsi="Times New Roman" w:cs="Times New Roman"/>
        </w:rPr>
        <w:t xml:space="preserve"> to</w:t>
      </w:r>
      <w:r w:rsidR="001C5B48">
        <w:rPr>
          <w:rFonts w:ascii="Times New Roman" w:eastAsiaTheme="minorEastAsia" w:hAnsi="Times New Roman" w:cs="Times New Roman"/>
        </w:rPr>
        <w:t xml:space="preserve"> demonstrate successful </w:t>
      </w:r>
      <w:r w:rsidR="007E119C">
        <w:rPr>
          <w:rFonts w:ascii="Times New Roman" w:eastAsiaTheme="minorEastAsia" w:hAnsi="Times New Roman" w:cs="Times New Roman"/>
        </w:rPr>
        <w:t xml:space="preserve">applications to ecosystem and climate data. </w:t>
      </w:r>
      <w:r w:rsidR="00982643">
        <w:rPr>
          <w:rFonts w:ascii="Times New Roman" w:eastAsiaTheme="minorEastAsia" w:hAnsi="Times New Roman" w:cs="Times New Roman"/>
        </w:rPr>
        <w:t xml:space="preserve">One of our </w:t>
      </w:r>
      <w:r w:rsidR="00AF749C">
        <w:rPr>
          <w:rFonts w:ascii="Times New Roman" w:eastAsiaTheme="minorEastAsia" w:hAnsi="Times New Roman" w:cs="Times New Roman"/>
        </w:rPr>
        <w:t>key</w:t>
      </w:r>
      <w:r w:rsidR="00982643">
        <w:rPr>
          <w:rFonts w:ascii="Times New Roman" w:eastAsiaTheme="minorEastAsia" w:hAnsi="Times New Roman" w:cs="Times New Roman"/>
        </w:rPr>
        <w:t xml:space="preserve"> techniques </w:t>
      </w:r>
      <w:r w:rsidR="00683943">
        <w:rPr>
          <w:rFonts w:ascii="Times New Roman" w:eastAsiaTheme="minorEastAsia" w:hAnsi="Times New Roman" w:cs="Times New Roman"/>
        </w:rPr>
        <w:t xml:space="preserve">for addressing </w:t>
      </w:r>
      <w:r w:rsidR="00982643">
        <w:rPr>
          <w:rFonts w:ascii="Times New Roman" w:eastAsiaTheme="minorEastAsia" w:hAnsi="Times New Roman" w:cs="Times New Roman"/>
        </w:rPr>
        <w:t xml:space="preserve">the underlying MLE problem is the </w:t>
      </w:r>
      <w:r w:rsidR="00683943">
        <w:rPr>
          <w:rFonts w:ascii="Times New Roman" w:eastAsiaTheme="minorEastAsia" w:hAnsi="Times New Roman" w:cs="Times New Roman"/>
        </w:rPr>
        <w:t>utilization</w:t>
      </w:r>
      <w:r w:rsidR="00982643">
        <w:rPr>
          <w:rFonts w:ascii="Times New Roman" w:eastAsiaTheme="minorEastAsia" w:hAnsi="Times New Roman" w:cs="Times New Roman"/>
        </w:rPr>
        <w:t xml:space="preserve"> of a wide variety of spline models</w:t>
      </w:r>
      <w:r w:rsidR="00F82ABA">
        <w:rPr>
          <w:rFonts w:ascii="Times New Roman" w:eastAsiaTheme="minorEastAsia" w:hAnsi="Times New Roman" w:cs="Times New Roman"/>
        </w:rPr>
        <w:t xml:space="preserve"> </w:t>
      </w:r>
      <w:r w:rsidR="00D12A37">
        <w:rPr>
          <w:rFonts w:ascii="Times New Roman" w:eastAsiaTheme="minorEastAsia" w:hAnsi="Times New Roman" w:cs="Times New Roman"/>
        </w:rPr>
        <w:t xml:space="preserve">as representation of </w:t>
      </w:r>
      <w:r w:rsidR="00EE54B9">
        <w:rPr>
          <w:rFonts w:ascii="Times New Roman" w:eastAsiaTheme="minorEastAsia" w:hAnsi="Times New Roman" w:cs="Times New Roman"/>
        </w:rPr>
        <w:t xml:space="preserve">the </w:t>
      </w:r>
      <w:r w:rsidR="00CA5315">
        <w:rPr>
          <w:rFonts w:ascii="Times New Roman" w:eastAsiaTheme="minorEastAsia" w:hAnsi="Times New Roman" w:cs="Times New Roman"/>
        </w:rPr>
        <w:t>unknown drift</w:t>
      </w:r>
      <w:r w:rsidR="00F82ABA">
        <w:rPr>
          <w:rFonts w:ascii="Times New Roman" w:eastAsiaTheme="minorEastAsia" w:hAnsi="Times New Roman" w:cs="Times New Roman"/>
        </w:rPr>
        <w:t xml:space="preserve"> and diffusion functions. </w:t>
      </w:r>
      <w:r w:rsidR="00982643">
        <w:rPr>
          <w:rFonts w:ascii="Times New Roman" w:eastAsiaTheme="minorEastAsia" w:hAnsi="Times New Roman" w:cs="Times New Roman"/>
        </w:rPr>
        <w:t>Splines are flexible</w:t>
      </w:r>
      <w:r w:rsidR="00E86836">
        <w:rPr>
          <w:rFonts w:ascii="Times New Roman" w:eastAsiaTheme="minorEastAsia" w:hAnsi="Times New Roman" w:cs="Times New Roman"/>
        </w:rPr>
        <w:t xml:space="preserve"> non-linear</w:t>
      </w:r>
      <w:r w:rsidR="00982643">
        <w:rPr>
          <w:rFonts w:ascii="Times New Roman" w:eastAsiaTheme="minorEastAsia" w:hAnsi="Times New Roman" w:cs="Times New Roman"/>
        </w:rPr>
        <w:t xml:space="preserve"> structures in terms of the state variable </w:t>
      </w:r>
      <m:oMath>
        <m:r>
          <w:rPr>
            <w:rFonts w:ascii="Cambria Math" w:hAnsi="Cambria Math" w:cs="Times New Roman"/>
          </w:rPr>
          <m:t>x</m:t>
        </m:r>
      </m:oMath>
      <w:r w:rsidR="00982643">
        <w:rPr>
          <w:rFonts w:ascii="Times New Roman" w:eastAsiaTheme="minorEastAsia" w:hAnsi="Times New Roman" w:cs="Times New Roman"/>
        </w:rPr>
        <w:t xml:space="preserve"> and are linear functions of the parameter vector</w:t>
      </w:r>
      <w:r w:rsidR="00C011D4">
        <w:rPr>
          <w:rFonts w:ascii="Times New Roman" w:eastAsiaTheme="minorEastAsia" w:hAnsi="Times New Roman" w:cs="Times New Roman"/>
        </w:rPr>
        <w:t xml:space="preserve"> </w:t>
      </w:r>
      <m:oMath>
        <m:r>
          <w:rPr>
            <w:rFonts w:ascii="Cambria Math" w:hAnsi="Cambria Math" w:cs="Times New Roman"/>
          </w:rPr>
          <m:t>θ</m:t>
        </m:r>
      </m:oMath>
      <w:r w:rsidR="004829FA">
        <w:rPr>
          <w:rFonts w:ascii="Times New Roman" w:eastAsiaTheme="minorEastAsia" w:hAnsi="Times New Roman" w:cs="Times New Roman"/>
        </w:rPr>
        <w:t xml:space="preserve">, </w:t>
      </w:r>
      <w:r w:rsidR="00982643">
        <w:rPr>
          <w:rFonts w:ascii="Times New Roman" w:eastAsiaTheme="minorEastAsia" w:hAnsi="Times New Roman" w:cs="Times New Roman"/>
        </w:rPr>
        <w:t>significantly enhanc</w:t>
      </w:r>
      <w:r w:rsidR="004829FA">
        <w:rPr>
          <w:rFonts w:ascii="Times New Roman" w:eastAsiaTheme="minorEastAsia" w:hAnsi="Times New Roman" w:cs="Times New Roman"/>
        </w:rPr>
        <w:t>ing</w:t>
      </w:r>
      <w:r w:rsidR="00982643">
        <w:rPr>
          <w:rFonts w:ascii="Times New Roman" w:eastAsiaTheme="minorEastAsia" w:hAnsi="Times New Roman" w:cs="Times New Roman"/>
        </w:rPr>
        <w:t xml:space="preserve"> the accuracy and speed of calculations</w:t>
      </w:r>
      <w:r w:rsidR="007A2E7B">
        <w:rPr>
          <w:rFonts w:ascii="Times New Roman" w:eastAsiaTheme="minorEastAsia" w:hAnsi="Times New Roman" w:cs="Times New Roman"/>
        </w:rPr>
        <w:t xml:space="preserve"> (</w:t>
      </w:r>
      <w:r w:rsidR="004829FA">
        <w:rPr>
          <w:rFonts w:ascii="Times New Roman" w:eastAsiaTheme="minorEastAsia" w:hAnsi="Times New Roman" w:cs="Times New Roman"/>
        </w:rPr>
        <w:t>as demonstrated in various examples</w:t>
      </w:r>
      <w:r w:rsidR="007A2E7B">
        <w:rPr>
          <w:rFonts w:ascii="Times New Roman" w:eastAsiaTheme="minorEastAsia" w:hAnsi="Times New Roman" w:cs="Times New Roman"/>
        </w:rPr>
        <w:t xml:space="preserve"> in our user</w:t>
      </w:r>
      <w:r w:rsidR="004829FA">
        <w:rPr>
          <w:rFonts w:ascii="Times New Roman" w:eastAsiaTheme="minorEastAsia" w:hAnsi="Times New Roman" w:cs="Times New Roman"/>
        </w:rPr>
        <w:t>-</w:t>
      </w:r>
      <w:r w:rsidR="007A2E7B">
        <w:rPr>
          <w:rFonts w:ascii="Times New Roman" w:eastAsiaTheme="minorEastAsia" w:hAnsi="Times New Roman" w:cs="Times New Roman"/>
        </w:rPr>
        <w:t>friend</w:t>
      </w:r>
      <w:r w:rsidR="004829FA">
        <w:rPr>
          <w:rFonts w:ascii="Times New Roman" w:eastAsiaTheme="minorEastAsia" w:hAnsi="Times New Roman" w:cs="Times New Roman"/>
        </w:rPr>
        <w:t>ly</w:t>
      </w:r>
      <w:r w:rsidR="007A2E7B">
        <w:rPr>
          <w:rFonts w:ascii="Times New Roman" w:eastAsiaTheme="minorEastAsia" w:hAnsi="Times New Roman" w:cs="Times New Roman"/>
        </w:rPr>
        <w:t xml:space="preserve"> </w:t>
      </w:r>
      <w:r w:rsidR="00601082">
        <w:rPr>
          <w:rFonts w:ascii="Times New Roman" w:eastAsiaTheme="minorEastAsia" w:hAnsi="Times New Roman" w:cs="Times New Roman"/>
        </w:rPr>
        <w:t>tutorial</w:t>
      </w:r>
      <w:r w:rsidR="007A2E7B">
        <w:rPr>
          <w:rFonts w:ascii="Times New Roman" w:eastAsiaTheme="minorEastAsia" w:hAnsi="Times New Roman" w:cs="Times New Roman"/>
        </w:rPr>
        <w:t>)</w:t>
      </w:r>
      <w:r w:rsidR="00982643">
        <w:rPr>
          <w:rFonts w:ascii="Times New Roman" w:eastAsiaTheme="minorEastAsia" w:hAnsi="Times New Roman" w:cs="Times New Roman"/>
        </w:rPr>
        <w:t>.</w:t>
      </w:r>
      <w:r w:rsidR="00F82ABA">
        <w:rPr>
          <w:rFonts w:ascii="Times New Roman" w:eastAsiaTheme="minorEastAsia" w:hAnsi="Times New Roman" w:cs="Times New Roman"/>
        </w:rPr>
        <w:t xml:space="preserve"> </w:t>
      </w:r>
      <w:r w:rsidR="00B9705E" w:rsidRPr="00775E6C">
        <w:rPr>
          <w:rFonts w:ascii="Times New Roman" w:eastAsiaTheme="minorEastAsia" w:hAnsi="Times New Roman" w:cs="Times New Roman"/>
        </w:rPr>
        <w:t>Additionally</w:t>
      </w:r>
      <w:r w:rsidR="00EA1397" w:rsidRPr="00775E6C">
        <w:rPr>
          <w:rFonts w:ascii="Times New Roman" w:eastAsiaTheme="minorEastAsia" w:hAnsi="Times New Roman" w:cs="Times New Roman"/>
        </w:rPr>
        <w:t>, splines</w:t>
      </w:r>
      <w:r w:rsidR="00B9705E" w:rsidRPr="00775E6C">
        <w:rPr>
          <w:rFonts w:ascii="Times New Roman" w:eastAsiaTheme="minorEastAsia" w:hAnsi="Times New Roman" w:cs="Times New Roman"/>
        </w:rPr>
        <w:t xml:space="preserve"> serve as valuable tools in cases where selecting an appropriate model is uncertain, which is often encountered</w:t>
      </w:r>
      <w:r w:rsidR="00EA1397" w:rsidRPr="00775E6C">
        <w:rPr>
          <w:rFonts w:ascii="Times New Roman" w:eastAsiaTheme="minorEastAsia" w:hAnsi="Times New Roman" w:cs="Times New Roman"/>
        </w:rPr>
        <w:t xml:space="preserve">. </w:t>
      </w:r>
      <w:r w:rsidR="00EA1397">
        <w:rPr>
          <w:rFonts w:ascii="Times New Roman" w:eastAsiaTheme="minorEastAsia" w:hAnsi="Times New Roman" w:cs="Times New Roman"/>
        </w:rPr>
        <w:t>To</w:t>
      </w:r>
      <w:r w:rsidR="00B9705E">
        <w:rPr>
          <w:rFonts w:ascii="Times New Roman" w:eastAsiaTheme="minorEastAsia" w:hAnsi="Times New Roman" w:cs="Times New Roman"/>
        </w:rPr>
        <w:t xml:space="preserve"> distinguish this modeling technique</w:t>
      </w:r>
      <w:r w:rsidR="00EA1397">
        <w:rPr>
          <w:rFonts w:ascii="Times New Roman" w:eastAsiaTheme="minorEastAsia" w:hAnsi="Times New Roman" w:cs="Times New Roman"/>
        </w:rPr>
        <w:t xml:space="preserve"> from typical ‘parametric modeling’ we </w:t>
      </w:r>
      <w:r w:rsidR="00B9705E">
        <w:rPr>
          <w:rFonts w:ascii="Times New Roman" w:eastAsiaTheme="minorEastAsia" w:hAnsi="Times New Roman" w:cs="Times New Roman"/>
        </w:rPr>
        <w:t>term</w:t>
      </w:r>
      <w:r w:rsidR="00EA1397">
        <w:rPr>
          <w:rFonts w:ascii="Times New Roman" w:eastAsiaTheme="minorEastAsia" w:hAnsi="Times New Roman" w:cs="Times New Roman"/>
        </w:rPr>
        <w:t xml:space="preserve"> it ‘spline modeling’.</w:t>
      </w:r>
      <w:r w:rsidR="00B9705E">
        <w:rPr>
          <w:rFonts w:ascii="Times New Roman" w:eastAsiaTheme="minorEastAsia" w:hAnsi="Times New Roman" w:cs="Times New Roman"/>
        </w:rPr>
        <w:t xml:space="preserve"> </w:t>
      </w:r>
      <w:r w:rsidR="00EA1397">
        <w:rPr>
          <w:rFonts w:ascii="Times New Roman" w:eastAsiaTheme="minorEastAsia" w:hAnsi="Times New Roman" w:cs="Times New Roman"/>
        </w:rPr>
        <w:t xml:space="preserve"> </w:t>
      </w:r>
      <w:r w:rsidR="00C011D4">
        <w:rPr>
          <w:rFonts w:ascii="Times New Roman" w:eastAsiaTheme="minorEastAsia" w:hAnsi="Times New Roman" w:cs="Times New Roman"/>
        </w:rPr>
        <w:t xml:space="preserve"> </w:t>
      </w:r>
    </w:p>
    <w:p w14:paraId="5DA36063" w14:textId="37734AA6" w:rsidR="004010EA" w:rsidRDefault="003C618D" w:rsidP="00F623A8">
      <w:pPr>
        <w:spacing w:after="360" w:line="360" w:lineRule="auto"/>
        <w:jc w:val="both"/>
        <w:rPr>
          <w:rFonts w:ascii="Times New Roman" w:hAnsi="Times New Roman" w:cs="Times New Roman"/>
        </w:rPr>
      </w:pPr>
      <w:r>
        <w:rPr>
          <w:rFonts w:ascii="Times New Roman" w:hAnsi="Times New Roman" w:cs="Times New Roman"/>
        </w:rPr>
        <w:lastRenderedPageBreak/>
        <w:t>The rem</w:t>
      </w:r>
      <w:r w:rsidR="00AC65CC">
        <w:rPr>
          <w:rFonts w:ascii="Times New Roman" w:hAnsi="Times New Roman" w:cs="Times New Roman"/>
        </w:rPr>
        <w:t>ain</w:t>
      </w:r>
      <w:r>
        <w:rPr>
          <w:rFonts w:ascii="Times New Roman" w:hAnsi="Times New Roman" w:cs="Times New Roman"/>
        </w:rPr>
        <w:t xml:space="preserve">der of the paper presents the steps of the analysis, demonstrates reconstruction of diffusion models for several simulated, ecological, and climate data and shows that the method succeeds even for rarified datasets. Supplementary materials include a mathematical appendix, and a tutorial to </w:t>
      </w:r>
      <w:r w:rsidR="004B4CB1">
        <w:rPr>
          <w:rFonts w:ascii="Times New Roman" w:hAnsi="Times New Roman" w:cs="Times New Roman"/>
        </w:rPr>
        <w:t>illustrating a broader</w:t>
      </w:r>
      <w:r>
        <w:rPr>
          <w:rFonts w:ascii="Times New Roman" w:hAnsi="Times New Roman" w:cs="Times New Roman"/>
        </w:rPr>
        <w:t xml:space="preserve"> range of the capabilities of the Euler and H</w:t>
      </w:r>
      <w:r w:rsidR="004B4CB1">
        <w:rPr>
          <w:rFonts w:ascii="Times New Roman" w:hAnsi="Times New Roman" w:cs="Times New Roman"/>
        </w:rPr>
        <w:t>e</w:t>
      </w:r>
      <w:r>
        <w:rPr>
          <w:rFonts w:ascii="Times New Roman" w:hAnsi="Times New Roman" w:cs="Times New Roman"/>
        </w:rPr>
        <w:t xml:space="preserve">rmite reconstructions using both parametric and spline models </w:t>
      </w:r>
      <w:r w:rsidR="004B4CB1">
        <w:rPr>
          <w:rFonts w:ascii="Times New Roman" w:hAnsi="Times New Roman" w:cs="Times New Roman"/>
        </w:rPr>
        <w:t>across</w:t>
      </w:r>
      <w:r>
        <w:rPr>
          <w:rFonts w:ascii="Times New Roman" w:hAnsi="Times New Roman" w:cs="Times New Roman"/>
        </w:rPr>
        <w:t xml:space="preserve"> different data types.</w:t>
      </w:r>
      <w:r w:rsidR="004B4CB1">
        <w:rPr>
          <w:rFonts w:ascii="Times New Roman" w:hAnsi="Times New Roman" w:cs="Times New Roman"/>
        </w:rPr>
        <w:t xml:space="preserve"> These data types encompass</w:t>
      </w:r>
      <w:r>
        <w:rPr>
          <w:rFonts w:ascii="Times New Roman" w:hAnsi="Times New Roman" w:cs="Times New Roman"/>
        </w:rPr>
        <w:t xml:space="preserve"> typical time series data (i.e., </w:t>
      </w:r>
      <w:r w:rsidR="007A43EC">
        <w:rPr>
          <w:rFonts w:ascii="Times New Roman" w:hAnsi="Times New Roman" w:cs="Times New Roman"/>
        </w:rPr>
        <w:t xml:space="preserve">single </w:t>
      </w:r>
      <w:r>
        <w:rPr>
          <w:rFonts w:ascii="Times New Roman" w:hAnsi="Times New Roman" w:cs="Times New Roman"/>
        </w:rPr>
        <w:t>data</w:t>
      </w:r>
      <w:r w:rsidR="00492339">
        <w:rPr>
          <w:rFonts w:ascii="Times New Roman" w:hAnsi="Times New Roman" w:cs="Times New Roman"/>
        </w:rPr>
        <w:t>set</w:t>
      </w:r>
      <w:r w:rsidR="004B4CB1">
        <w:rPr>
          <w:rFonts w:ascii="Times New Roman" w:hAnsi="Times New Roman" w:cs="Times New Roman"/>
        </w:rPr>
        <w:t>s</w:t>
      </w:r>
      <w:r>
        <w:rPr>
          <w:rFonts w:ascii="Times New Roman" w:hAnsi="Times New Roman" w:cs="Times New Roman"/>
        </w:rPr>
        <w:t>), replicate time series (</w:t>
      </w:r>
      <w:r w:rsidR="004B4CB1">
        <w:rPr>
          <w:rFonts w:ascii="Times New Roman" w:hAnsi="Times New Roman" w:cs="Times New Roman"/>
        </w:rPr>
        <w:t>multiple</w:t>
      </w:r>
      <w:r>
        <w:rPr>
          <w:rFonts w:ascii="Times New Roman" w:hAnsi="Times New Roman" w:cs="Times New Roman"/>
        </w:rPr>
        <w:t xml:space="preserve"> data</w:t>
      </w:r>
      <w:r w:rsidR="004B4CB1">
        <w:rPr>
          <w:rFonts w:ascii="Times New Roman" w:hAnsi="Times New Roman" w:cs="Times New Roman"/>
        </w:rPr>
        <w:t>sets</w:t>
      </w:r>
      <w:r>
        <w:rPr>
          <w:rFonts w:ascii="Times New Roman" w:hAnsi="Times New Roman" w:cs="Times New Roman"/>
        </w:rPr>
        <w:t xml:space="preserve"> belonging to the same data-generating system), big datasets, data</w:t>
      </w:r>
      <w:r w:rsidR="004B4CB1">
        <w:rPr>
          <w:rFonts w:ascii="Times New Roman" w:hAnsi="Times New Roman" w:cs="Times New Roman"/>
        </w:rPr>
        <w:t>sets</w:t>
      </w:r>
      <w:r>
        <w:rPr>
          <w:rFonts w:ascii="Times New Roman" w:hAnsi="Times New Roman" w:cs="Times New Roman"/>
        </w:rPr>
        <w:t xml:space="preserve"> </w:t>
      </w:r>
      <w:r w:rsidR="004B4CB1">
        <w:rPr>
          <w:rFonts w:ascii="Times New Roman" w:hAnsi="Times New Roman" w:cs="Times New Roman"/>
        </w:rPr>
        <w:t>with</w:t>
      </w:r>
      <w:r>
        <w:rPr>
          <w:rFonts w:ascii="Times New Roman" w:hAnsi="Times New Roman" w:cs="Times New Roman"/>
        </w:rPr>
        <w:t xml:space="preserve"> missing values</w:t>
      </w:r>
      <w:r w:rsidR="004B4CB1">
        <w:rPr>
          <w:rFonts w:ascii="Times New Roman" w:hAnsi="Times New Roman" w:cs="Times New Roman"/>
        </w:rPr>
        <w:t>,</w:t>
      </w:r>
      <w:r>
        <w:rPr>
          <w:rFonts w:ascii="Times New Roman" w:hAnsi="Times New Roman" w:cs="Times New Roman"/>
        </w:rPr>
        <w:t xml:space="preserve"> or possible combinations </w:t>
      </w:r>
      <w:r w:rsidR="004B4CB1">
        <w:rPr>
          <w:rFonts w:ascii="Times New Roman" w:hAnsi="Times New Roman" w:cs="Times New Roman"/>
        </w:rPr>
        <w:t>thereof</w:t>
      </w:r>
      <w:r>
        <w:rPr>
          <w:rFonts w:ascii="Times New Roman" w:hAnsi="Times New Roman" w:cs="Times New Roman"/>
        </w:rPr>
        <w:t>.</w:t>
      </w:r>
      <w:r w:rsidR="00934A25">
        <w:rPr>
          <w:rFonts w:ascii="Times New Roman" w:hAnsi="Times New Roman" w:cs="Times New Roman"/>
        </w:rPr>
        <w:t xml:space="preserve"> </w:t>
      </w:r>
      <w:r w:rsidR="00E8301A">
        <w:rPr>
          <w:rFonts w:ascii="Times New Roman" w:hAnsi="Times New Roman" w:cs="Times New Roman"/>
        </w:rPr>
        <w:t xml:space="preserve"> </w:t>
      </w:r>
      <w:r>
        <w:rPr>
          <w:rFonts w:ascii="Times New Roman" w:hAnsi="Times New Roman" w:cs="Times New Roman"/>
        </w:rPr>
        <w:t xml:space="preserve">  </w:t>
      </w:r>
    </w:p>
    <w:p w14:paraId="65BC81BB" w14:textId="17DC0706" w:rsidR="00CD45CF" w:rsidRDefault="00335535" w:rsidP="00F623A8">
      <w:pPr>
        <w:spacing w:line="360" w:lineRule="auto"/>
        <w:jc w:val="both"/>
        <w:rPr>
          <w:rFonts w:ascii="Times New Roman" w:hAnsi="Times New Roman" w:cs="Times New Roman"/>
          <w:sz w:val="24"/>
          <w:szCs w:val="24"/>
        </w:rPr>
      </w:pPr>
      <w:r w:rsidRPr="001A001B">
        <w:rPr>
          <w:rFonts w:ascii="Times New Roman" w:hAnsi="Times New Roman" w:cs="Times New Roman"/>
          <w:b/>
          <w:bCs/>
          <w:sz w:val="24"/>
          <w:szCs w:val="24"/>
        </w:rPr>
        <w:t>Steps of the</w:t>
      </w:r>
      <w:r w:rsidR="00CD45CF" w:rsidRPr="001A001B">
        <w:rPr>
          <w:rFonts w:ascii="Times New Roman" w:hAnsi="Times New Roman" w:cs="Times New Roman"/>
          <w:b/>
          <w:bCs/>
          <w:sz w:val="24"/>
          <w:szCs w:val="24"/>
        </w:rPr>
        <w:t xml:space="preserve"> </w:t>
      </w:r>
      <w:r w:rsidR="00350B5F" w:rsidRPr="001A001B">
        <w:rPr>
          <w:rFonts w:ascii="Times New Roman" w:hAnsi="Times New Roman" w:cs="Times New Roman"/>
          <w:b/>
          <w:bCs/>
          <w:sz w:val="24"/>
          <w:szCs w:val="24"/>
        </w:rPr>
        <w:t>Method</w:t>
      </w:r>
      <w:r w:rsidR="00350B5F" w:rsidRPr="001A001B">
        <w:rPr>
          <w:rFonts w:ascii="Times New Roman" w:hAnsi="Times New Roman" w:cs="Times New Roman"/>
          <w:sz w:val="24"/>
          <w:szCs w:val="24"/>
        </w:rPr>
        <w:t>.</w:t>
      </w:r>
    </w:p>
    <w:p w14:paraId="56C8D92D" w14:textId="1AABDE41" w:rsidR="00CD45CF" w:rsidRDefault="00CD45CF" w:rsidP="00F623A8">
      <w:pPr>
        <w:spacing w:line="360" w:lineRule="auto"/>
        <w:jc w:val="both"/>
        <w:rPr>
          <w:rFonts w:ascii="Times New Roman" w:hAnsi="Times New Roman" w:cs="Times New Roman"/>
        </w:rPr>
      </w:pPr>
      <w:r>
        <w:rPr>
          <w:rFonts w:ascii="Times New Roman" w:hAnsi="Times New Roman" w:cs="Times New Roman"/>
          <w:b/>
          <w:bCs/>
        </w:rPr>
        <w:t xml:space="preserve">Step </w:t>
      </w:r>
      <w:r w:rsidR="00BD2BB9">
        <w:rPr>
          <w:rFonts w:ascii="Times New Roman" w:hAnsi="Times New Roman" w:cs="Times New Roman"/>
          <w:b/>
          <w:bCs/>
        </w:rPr>
        <w:t>1</w:t>
      </w:r>
      <w:r>
        <w:rPr>
          <w:rFonts w:ascii="Times New Roman" w:hAnsi="Times New Roman" w:cs="Times New Roman"/>
          <w:b/>
          <w:bCs/>
        </w:rPr>
        <w:t xml:space="preserve">. </w:t>
      </w:r>
      <w:r w:rsidR="00067CE2">
        <w:rPr>
          <w:rFonts w:ascii="Times New Roman" w:hAnsi="Times New Roman" w:cs="Times New Roman"/>
          <w:b/>
          <w:bCs/>
        </w:rPr>
        <w:t>Prepare the data</w:t>
      </w:r>
      <w:r w:rsidR="007E61C2">
        <w:rPr>
          <w:rFonts w:ascii="Times New Roman" w:hAnsi="Times New Roman" w:cs="Times New Roman"/>
          <w:b/>
          <w:bCs/>
        </w:rPr>
        <w:t>: data standardization</w:t>
      </w:r>
      <w:r w:rsidR="00067CE2">
        <w:rPr>
          <w:rFonts w:ascii="Times New Roman" w:hAnsi="Times New Roman" w:cs="Times New Roman"/>
          <w:b/>
          <w:bCs/>
        </w:rPr>
        <w:t xml:space="preserve"> </w:t>
      </w:r>
    </w:p>
    <w:p w14:paraId="60E9B8E6" w14:textId="597D0371" w:rsidR="001B28CE" w:rsidRDefault="008D5B43" w:rsidP="00F623A8">
      <w:pPr>
        <w:spacing w:after="240" w:line="360" w:lineRule="auto"/>
        <w:jc w:val="both"/>
        <w:rPr>
          <w:rFonts w:ascii="Times New Roman" w:hAnsi="Times New Roman" w:cs="Times New Roman"/>
        </w:rPr>
      </w:pPr>
      <w:r w:rsidRPr="008D5B43">
        <w:rPr>
          <w:rFonts w:ascii="Times New Roman" w:hAnsi="Times New Roman" w:cs="Times New Roman"/>
        </w:rPr>
        <w:t xml:space="preserve">In </w:t>
      </w:r>
      <w:r w:rsidR="005A01F0">
        <w:rPr>
          <w:rFonts w:ascii="Times New Roman" w:hAnsi="Times New Roman" w:cs="Times New Roman"/>
        </w:rPr>
        <w:t>some</w:t>
      </w:r>
      <w:r w:rsidRPr="008D5B43">
        <w:rPr>
          <w:rFonts w:ascii="Times New Roman" w:hAnsi="Times New Roman" w:cs="Times New Roman"/>
        </w:rPr>
        <w:t xml:space="preserve"> real datasets, the </w:t>
      </w:r>
      <w:r w:rsidR="00CC1323">
        <w:rPr>
          <w:rFonts w:ascii="Times New Roman" w:hAnsi="Times New Roman" w:cs="Times New Roman"/>
        </w:rPr>
        <w:t xml:space="preserve">scale of the </w:t>
      </w:r>
      <w:r w:rsidRPr="008D5B43">
        <w:rPr>
          <w:rFonts w:ascii="Times New Roman" w:hAnsi="Times New Roman" w:cs="Times New Roman"/>
        </w:rPr>
        <w:t xml:space="preserve">data </w:t>
      </w:r>
      <w:r w:rsidR="00CC1323">
        <w:rPr>
          <w:rFonts w:ascii="Times New Roman" w:hAnsi="Times New Roman" w:cs="Times New Roman"/>
        </w:rPr>
        <w:t>can be very</w:t>
      </w:r>
      <w:r w:rsidRPr="008D5B43">
        <w:rPr>
          <w:rFonts w:ascii="Times New Roman" w:hAnsi="Times New Roman" w:cs="Times New Roman"/>
        </w:rPr>
        <w:t xml:space="preserve"> large</w:t>
      </w:r>
      <w:r w:rsidR="008573A0">
        <w:rPr>
          <w:rFonts w:ascii="Times New Roman" w:hAnsi="Times New Roman" w:cs="Times New Roman"/>
        </w:rPr>
        <w:t>.</w:t>
      </w:r>
      <w:r w:rsidR="007B68F8">
        <w:rPr>
          <w:rFonts w:ascii="Times New Roman" w:hAnsi="Times New Roman" w:cs="Times New Roman"/>
        </w:rPr>
        <w:t xml:space="preserve"> In such cases, d</w:t>
      </w:r>
      <w:r w:rsidR="002E5AA4">
        <w:rPr>
          <w:rFonts w:ascii="Times New Roman" w:hAnsi="Times New Roman" w:cs="Times New Roman"/>
        </w:rPr>
        <w:t>ata standardization</w:t>
      </w:r>
      <w:r w:rsidR="00CE7274">
        <w:rPr>
          <w:rFonts w:ascii="Times New Roman" w:hAnsi="Times New Roman" w:cs="Times New Roman"/>
        </w:rPr>
        <w:t xml:space="preserve">, </w:t>
      </w:r>
      <w:r w:rsidR="003679B9">
        <w:rPr>
          <w:rFonts w:ascii="Times New Roman" w:hAnsi="Times New Roman" w:cs="Times New Roman"/>
        </w:rPr>
        <w:t>achieved by computing</w:t>
      </w:r>
      <w:r w:rsidR="00CE7274">
        <w:rPr>
          <w:rFonts w:ascii="Times New Roman" w:hAnsi="Times New Roman" w:cs="Times New Roman"/>
        </w:rPr>
        <w:t xml:space="preserve"> </w:t>
      </w:r>
      <w:r w:rsidR="00AD49C8">
        <w:rPr>
          <w:rFonts w:ascii="Times New Roman" w:hAnsi="Times New Roman" w:cs="Times New Roman"/>
        </w:rPr>
        <w:t>z-scores</w:t>
      </w:r>
      <w:r w:rsidR="00CF3A82">
        <w:rPr>
          <w:rFonts w:ascii="Times New Roman" w:hAnsi="Times New Roman" w:cs="Times New Roman"/>
        </w:rPr>
        <w:t xml:space="preserve"> (</w:t>
      </w:r>
      <w:r w:rsidR="00CE7274">
        <w:rPr>
          <w:rFonts w:ascii="Times New Roman" w:hAnsi="Times New Roman" w:cs="Times New Roman"/>
        </w:rPr>
        <w:t xml:space="preserve">subtracting the mean and dividing by </w:t>
      </w:r>
      <w:r w:rsidR="00CF3A82">
        <w:rPr>
          <w:rFonts w:ascii="Times New Roman" w:hAnsi="Times New Roman" w:cs="Times New Roman"/>
        </w:rPr>
        <w:t xml:space="preserve">the </w:t>
      </w:r>
      <w:r w:rsidR="00CE7274">
        <w:rPr>
          <w:rFonts w:ascii="Times New Roman" w:hAnsi="Times New Roman" w:cs="Times New Roman"/>
        </w:rPr>
        <w:t>standard deviation</w:t>
      </w:r>
      <w:r w:rsidR="00CF3A82">
        <w:rPr>
          <w:rFonts w:ascii="Times New Roman" w:hAnsi="Times New Roman" w:cs="Times New Roman"/>
        </w:rPr>
        <w:t>)</w:t>
      </w:r>
      <w:r w:rsidR="00CE7274">
        <w:rPr>
          <w:rFonts w:ascii="Times New Roman" w:hAnsi="Times New Roman" w:cs="Times New Roman"/>
        </w:rPr>
        <w:t>,</w:t>
      </w:r>
      <w:r w:rsidR="002E5AA4">
        <w:rPr>
          <w:rFonts w:ascii="Times New Roman" w:hAnsi="Times New Roman" w:cs="Times New Roman"/>
        </w:rPr>
        <w:t xml:space="preserve"> </w:t>
      </w:r>
      <w:r w:rsidR="00DA2C93">
        <w:rPr>
          <w:rFonts w:ascii="Times New Roman" w:hAnsi="Times New Roman" w:cs="Times New Roman"/>
        </w:rPr>
        <w:t>makes it easier to solve the MLE</w:t>
      </w:r>
      <w:r w:rsidR="005A3522">
        <w:rPr>
          <w:rFonts w:ascii="Times New Roman" w:hAnsi="Times New Roman" w:cs="Times New Roman"/>
        </w:rPr>
        <w:t xml:space="preserve">. </w:t>
      </w:r>
      <w:r w:rsidR="00DA2C93">
        <w:rPr>
          <w:rFonts w:ascii="Times New Roman" w:hAnsi="Times New Roman" w:cs="Times New Roman"/>
        </w:rPr>
        <w:t>This is because standardization helps to narrow down large search spaces, making them more manageable. Additionally, standardization brings the data to a common scale, centered at 0 with small dispersion. This, in turn, makes it convenient to define a small region of parameter space for the MLE algorithm to search within</w:t>
      </w:r>
      <w:r w:rsidR="009A53C6">
        <w:rPr>
          <w:rFonts w:ascii="Times New Roman" w:hAnsi="Times New Roman" w:cs="Times New Roman"/>
        </w:rPr>
        <w:t xml:space="preserve"> </w:t>
      </w:r>
      <w:r w:rsidR="00366505">
        <w:rPr>
          <w:rFonts w:ascii="Times New Roman" w:hAnsi="Times New Roman" w:cs="Times New Roman"/>
        </w:rPr>
        <w:t>(</w:t>
      </w:r>
      <w:r w:rsidR="009A53C6">
        <w:rPr>
          <w:rFonts w:ascii="Times New Roman" w:hAnsi="Times New Roman" w:cs="Times New Roman"/>
        </w:rPr>
        <w:t>See Step4 for more details on this</w:t>
      </w:r>
      <w:r w:rsidR="00366505">
        <w:rPr>
          <w:rFonts w:ascii="Times New Roman" w:hAnsi="Times New Roman" w:cs="Times New Roman"/>
        </w:rPr>
        <w:t>)</w:t>
      </w:r>
      <w:r w:rsidR="009A53C6">
        <w:rPr>
          <w:rFonts w:ascii="Times New Roman" w:hAnsi="Times New Roman" w:cs="Times New Roman"/>
        </w:rPr>
        <w:t>.</w:t>
      </w:r>
      <w:r w:rsidR="00366505">
        <w:rPr>
          <w:rFonts w:ascii="Times New Roman" w:hAnsi="Times New Roman" w:cs="Times New Roman"/>
        </w:rPr>
        <w:t xml:space="preserve"> </w:t>
      </w:r>
      <w:r w:rsidR="00F1137F">
        <w:rPr>
          <w:rFonts w:ascii="Times New Roman" w:hAnsi="Times New Roman" w:cs="Times New Roman"/>
        </w:rPr>
        <w:t>For further illustration</w:t>
      </w:r>
      <w:r w:rsidR="00366505">
        <w:rPr>
          <w:rFonts w:ascii="Times New Roman" w:hAnsi="Times New Roman" w:cs="Times New Roman"/>
        </w:rPr>
        <w:t xml:space="preserve"> on data standardization</w:t>
      </w:r>
      <w:r w:rsidR="00F1137F">
        <w:rPr>
          <w:rFonts w:ascii="Times New Roman" w:hAnsi="Times New Roman" w:cs="Times New Roman"/>
        </w:rPr>
        <w:t>, refer to</w:t>
      </w:r>
      <w:r w:rsidR="00501ADA">
        <w:rPr>
          <w:rFonts w:ascii="Times New Roman" w:hAnsi="Times New Roman" w:cs="Times New Roman"/>
        </w:rPr>
        <w:t xml:space="preserve"> </w:t>
      </w:r>
      <w:r w:rsidR="002A2C62">
        <w:rPr>
          <w:rFonts w:ascii="Times New Roman" w:hAnsi="Times New Roman" w:cs="Times New Roman"/>
        </w:rPr>
        <w:t>section 8</w:t>
      </w:r>
      <w:r w:rsidR="00F1137F">
        <w:rPr>
          <w:rFonts w:ascii="Times New Roman" w:hAnsi="Times New Roman" w:cs="Times New Roman"/>
        </w:rPr>
        <w:t xml:space="preserve"> of tutorial </w:t>
      </w:r>
      <w:r w:rsidR="006D6906">
        <w:rPr>
          <w:rFonts w:ascii="Times New Roman" w:hAnsi="Times New Roman" w:cs="Times New Roman"/>
        </w:rPr>
        <w:t>and Appendix G if you are interested in technical details</w:t>
      </w:r>
    </w:p>
    <w:p w14:paraId="2A1B5A96" w14:textId="237FE49B" w:rsidR="00FB68F3" w:rsidRDefault="00FB68F3" w:rsidP="00F623A8">
      <w:pPr>
        <w:spacing w:after="120" w:line="360" w:lineRule="auto"/>
        <w:jc w:val="both"/>
        <w:rPr>
          <w:rFonts w:ascii="Times New Roman" w:hAnsi="Times New Roman" w:cs="Times New Roman"/>
        </w:rPr>
      </w:pPr>
      <w:r>
        <w:rPr>
          <w:rFonts w:ascii="Times New Roman" w:hAnsi="Times New Roman" w:cs="Times New Roman"/>
          <w:b/>
          <w:bCs/>
        </w:rPr>
        <w:t xml:space="preserve">Step </w:t>
      </w:r>
      <w:r w:rsidR="00BD2BB9">
        <w:rPr>
          <w:rFonts w:ascii="Times New Roman" w:hAnsi="Times New Roman" w:cs="Times New Roman"/>
          <w:b/>
          <w:bCs/>
        </w:rPr>
        <w:t>2</w:t>
      </w:r>
      <w:r>
        <w:rPr>
          <w:rFonts w:ascii="Times New Roman" w:hAnsi="Times New Roman" w:cs="Times New Roman"/>
          <w:b/>
          <w:bCs/>
        </w:rPr>
        <w:t>. Check the data requirements</w:t>
      </w:r>
    </w:p>
    <w:p w14:paraId="22A511AF" w14:textId="5AA4C369" w:rsidR="00DF001C" w:rsidRDefault="00E5624B" w:rsidP="00F623A8">
      <w:pPr>
        <w:spacing w:after="240" w:line="360" w:lineRule="auto"/>
        <w:jc w:val="both"/>
        <w:rPr>
          <w:rFonts w:ascii="Times New Roman" w:hAnsi="Times New Roman" w:cs="Times New Roman"/>
        </w:rPr>
      </w:pPr>
      <w:r>
        <w:rPr>
          <w:rFonts w:ascii="Times New Roman" w:hAnsi="Times New Roman" w:cs="Times New Roman"/>
        </w:rPr>
        <w:t>There are three data requirements</w:t>
      </w:r>
      <w:r w:rsidR="008B5C69">
        <w:rPr>
          <w:rFonts w:ascii="Times New Roman" w:hAnsi="Times New Roman" w:cs="Times New Roman"/>
        </w:rPr>
        <w:t xml:space="preserve"> for a </w:t>
      </w:r>
      <w:r w:rsidR="003566AA">
        <w:rPr>
          <w:rFonts w:ascii="Times New Roman" w:hAnsi="Times New Roman" w:cs="Times New Roman"/>
        </w:rPr>
        <w:t xml:space="preserve">Langevin </w:t>
      </w:r>
      <w:r w:rsidR="008B5C69">
        <w:rPr>
          <w:rFonts w:ascii="Times New Roman" w:hAnsi="Times New Roman" w:cs="Times New Roman"/>
        </w:rPr>
        <w:t xml:space="preserve">model in </w:t>
      </w:r>
      <w:r w:rsidR="008B5C69">
        <w:rPr>
          <w:rFonts w:ascii="Times New Roman" w:eastAsiaTheme="minorEastAsia" w:hAnsi="Times New Roman" w:cs="Times New Roman"/>
        </w:rPr>
        <w:t>(</w:t>
      </w:r>
      <w:r w:rsidR="008B5C69">
        <w:rPr>
          <w:rFonts w:ascii="Times New Roman" w:eastAsiaTheme="minorEastAsia" w:hAnsi="Times New Roman" w:cs="Times New Roman"/>
        </w:rPr>
        <w:fldChar w:fldCharType="begin"/>
      </w:r>
      <w:r w:rsidR="008B5C69">
        <w:rPr>
          <w:rFonts w:ascii="Times New Roman" w:eastAsiaTheme="minorEastAsia" w:hAnsi="Times New Roman" w:cs="Times New Roman"/>
        </w:rPr>
        <w:instrText xml:space="preserve"> REF Eq1 \h </w:instrText>
      </w:r>
      <w:r w:rsidR="008B5C69">
        <w:rPr>
          <w:rFonts w:ascii="Times New Roman" w:eastAsiaTheme="minorEastAsia" w:hAnsi="Times New Roman" w:cs="Times New Roman"/>
        </w:rPr>
      </w:r>
      <w:r w:rsidR="008B5C69">
        <w:rPr>
          <w:rFonts w:ascii="Times New Roman" w:eastAsiaTheme="minorEastAsia" w:hAnsi="Times New Roman" w:cs="Times New Roman"/>
        </w:rPr>
        <w:fldChar w:fldCharType="separate"/>
      </w:r>
      <w:r w:rsidR="00872409">
        <w:rPr>
          <w:rFonts w:ascii="Times New Roman" w:eastAsiaTheme="minorEastAsia" w:hAnsi="Times New Roman" w:cs="Times New Roman"/>
          <w:i/>
          <w:noProof/>
        </w:rPr>
        <w:t>1</w:t>
      </w:r>
      <w:r w:rsidR="008B5C69">
        <w:rPr>
          <w:rFonts w:ascii="Times New Roman" w:eastAsiaTheme="minorEastAsia" w:hAnsi="Times New Roman" w:cs="Times New Roman"/>
        </w:rPr>
        <w:fldChar w:fldCharType="end"/>
      </w:r>
      <w:r w:rsidR="008B5C69">
        <w:rPr>
          <w:rFonts w:ascii="Times New Roman" w:eastAsiaTheme="minorEastAsia" w:hAnsi="Times New Roman" w:cs="Times New Roman"/>
        </w:rPr>
        <w:t>)</w:t>
      </w:r>
      <w:r>
        <w:rPr>
          <w:rFonts w:ascii="Times New Roman" w:hAnsi="Times New Roman" w:cs="Times New Roman"/>
        </w:rPr>
        <w:t xml:space="preserve"> which should be checked prior to performing the reconstruction (for a detailed discussion see section 6 of the tutorial).</w:t>
      </w:r>
      <w:r w:rsidR="002A271E">
        <w:rPr>
          <w:rFonts w:ascii="Times New Roman" w:eastAsiaTheme="minorEastAsia" w:hAnsi="Times New Roman" w:cs="Times New Roman"/>
        </w:rPr>
        <w:t xml:space="preserve"> </w:t>
      </w:r>
      <w:r w:rsidR="00B46080" w:rsidRPr="00AC09D1">
        <w:rPr>
          <w:rFonts w:ascii="Times New Roman" w:hAnsi="Times New Roman" w:cs="Times New Roman"/>
        </w:rPr>
        <w:t>Firstly, data should be stationary, meaning that its statistical properties remain unchanged throughout the study period. If this assumption is violated, the data should be divided into smaller</w:t>
      </w:r>
      <w:r w:rsidR="00216C8A">
        <w:rPr>
          <w:rFonts w:ascii="Times New Roman" w:hAnsi="Times New Roman" w:cs="Times New Roman"/>
        </w:rPr>
        <w:t xml:space="preserve"> (possibly overlapping)</w:t>
      </w:r>
      <w:r w:rsidR="00B46080" w:rsidRPr="00AC09D1">
        <w:rPr>
          <w:rFonts w:ascii="Times New Roman" w:hAnsi="Times New Roman" w:cs="Times New Roman"/>
        </w:rPr>
        <w:t xml:space="preserve"> periods where stationarity is assured. Reconstruction can then be carried out separately for each period, with the final system reconstruction obtained by interpolating the results.</w:t>
      </w:r>
      <w:r w:rsidR="00C2013B">
        <w:rPr>
          <w:rFonts w:ascii="Times New Roman" w:hAnsi="Times New Roman" w:cs="Times New Roman"/>
        </w:rPr>
        <w:t xml:space="preserve"> </w:t>
      </w:r>
      <w:r w:rsidR="00A20280">
        <w:rPr>
          <w:rFonts w:ascii="Times New Roman" w:hAnsi="Times New Roman" w:cs="Times New Roman"/>
        </w:rPr>
        <w:t>Secondly, data should be Markovian meaning that the future state of</w:t>
      </w:r>
      <w:r w:rsidR="002A271E">
        <w:rPr>
          <w:rFonts w:ascii="Times New Roman" w:hAnsi="Times New Roman" w:cs="Times New Roman"/>
        </w:rPr>
        <w:t xml:space="preserve"> data</w:t>
      </w:r>
      <w:r w:rsidR="00A20280">
        <w:rPr>
          <w:rFonts w:ascii="Times New Roman" w:hAnsi="Times New Roman" w:cs="Times New Roman"/>
        </w:rPr>
        <w:t>, given the present state, should be independent of the entire past history of states</w:t>
      </w:r>
      <w:r w:rsidR="002A271E">
        <w:rPr>
          <w:rFonts w:ascii="Times New Roman" w:hAnsi="Times New Roman" w:cs="Times New Roman"/>
        </w:rPr>
        <w:t xml:space="preserve">. The smallest time scale </w:t>
      </w:r>
      <w:r w:rsidR="00C2013B">
        <w:rPr>
          <w:rFonts w:ascii="Times New Roman" w:hAnsi="Times New Roman" w:cs="Times New Roman"/>
        </w:rPr>
        <w:t>at</w:t>
      </w:r>
      <w:r w:rsidR="002A271E">
        <w:rPr>
          <w:rFonts w:ascii="Times New Roman" w:hAnsi="Times New Roman" w:cs="Times New Roman"/>
        </w:rPr>
        <w:t xml:space="preserve"> which </w:t>
      </w:r>
      <w:proofErr w:type="spellStart"/>
      <w:r w:rsidR="002A271E">
        <w:rPr>
          <w:rFonts w:ascii="Times New Roman" w:hAnsi="Times New Roman" w:cs="Times New Roman"/>
        </w:rPr>
        <w:t>Mar</w:t>
      </w:r>
      <w:r w:rsidR="003566AA">
        <w:rPr>
          <w:rFonts w:ascii="Times New Roman" w:hAnsi="Times New Roman" w:cs="Times New Roman"/>
        </w:rPr>
        <w:t>k</w:t>
      </w:r>
      <w:r w:rsidR="002A271E">
        <w:rPr>
          <w:rFonts w:ascii="Times New Roman" w:hAnsi="Times New Roman" w:cs="Times New Roman"/>
        </w:rPr>
        <w:t>ovicity</w:t>
      </w:r>
      <w:proofErr w:type="spellEnd"/>
      <w:r w:rsidR="00C60E5B">
        <w:rPr>
          <w:rFonts w:ascii="Times New Roman" w:hAnsi="Times New Roman" w:cs="Times New Roman"/>
        </w:rPr>
        <w:t xml:space="preserve"> holds</w:t>
      </w:r>
      <w:r w:rsidR="002A271E">
        <w:rPr>
          <w:rFonts w:ascii="Times New Roman" w:hAnsi="Times New Roman" w:cs="Times New Roman"/>
        </w:rPr>
        <w:t xml:space="preserve"> is called ‘Markov-Einstein’ (ME) time scale </w:t>
      </w:r>
      <w:r w:rsidR="002A271E">
        <w:rPr>
          <w:rFonts w:ascii="Times New Roman" w:hAnsi="Times New Roman" w:cs="Times New Roman"/>
        </w:rPr>
        <w:fldChar w:fldCharType="begin"/>
      </w:r>
      <w:r w:rsidR="00F325A5">
        <w:rPr>
          <w:rFonts w:ascii="Times New Roman" w:hAnsi="Times New Roman" w:cs="Times New Roman"/>
        </w:rPr>
        <w:instrText xml:space="preserve"> ADDIN EN.CITE &lt;EndNote&gt;&lt;Cite&gt;&lt;Author&gt;Friedrich&lt;/Author&gt;&lt;Year&gt;2011&lt;/Year&gt;&lt;RecNum&gt;41&lt;/RecNum&gt;&lt;DisplayText&gt;(Friedrich&lt;style face="italic"&gt; et al.&lt;/style&gt; 2011)&lt;/DisplayText&gt;&lt;record&gt;&lt;rec-number&gt;41&lt;/rec-number&gt;&lt;foreign-keys&gt;&lt;key app="EN" db-id="pee2tdf92v0wwqeztzi5zrxo2fvtxvt0zsad"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sidR="002A271E">
        <w:rPr>
          <w:rFonts w:ascii="Times New Roman" w:hAnsi="Times New Roman" w:cs="Times New Roman"/>
        </w:rPr>
        <w:fldChar w:fldCharType="separate"/>
      </w:r>
      <w:r w:rsidR="00A8649E">
        <w:rPr>
          <w:rFonts w:ascii="Times New Roman" w:hAnsi="Times New Roman" w:cs="Times New Roman"/>
          <w:noProof/>
        </w:rPr>
        <w:t>(Friedrich</w:t>
      </w:r>
      <w:r w:rsidR="00A8649E" w:rsidRPr="00A8649E">
        <w:rPr>
          <w:rFonts w:ascii="Times New Roman" w:hAnsi="Times New Roman" w:cs="Times New Roman"/>
          <w:i/>
          <w:noProof/>
        </w:rPr>
        <w:t xml:space="preserve"> et al.</w:t>
      </w:r>
      <w:r w:rsidR="00A8649E">
        <w:rPr>
          <w:rFonts w:ascii="Times New Roman" w:hAnsi="Times New Roman" w:cs="Times New Roman"/>
          <w:noProof/>
        </w:rPr>
        <w:t xml:space="preserve"> 2011)</w:t>
      </w:r>
      <w:r w:rsidR="002A271E">
        <w:rPr>
          <w:rFonts w:ascii="Times New Roman" w:hAnsi="Times New Roman" w:cs="Times New Roman"/>
        </w:rPr>
        <w:fldChar w:fldCharType="end"/>
      </w:r>
      <w:r w:rsidR="002A271E">
        <w:rPr>
          <w:rFonts w:ascii="Times New Roman" w:hAnsi="Times New Roman" w:cs="Times New Roman"/>
        </w:rPr>
        <w:t xml:space="preserve">. Reconstruction can, then, be </w:t>
      </w:r>
      <w:r w:rsidR="00C60E5B">
        <w:rPr>
          <w:rFonts w:ascii="Times New Roman" w:hAnsi="Times New Roman" w:cs="Times New Roman"/>
        </w:rPr>
        <w:t>performed</w:t>
      </w:r>
      <w:r w:rsidR="002A271E">
        <w:rPr>
          <w:rFonts w:ascii="Times New Roman" w:hAnsi="Times New Roman" w:cs="Times New Roman"/>
        </w:rPr>
        <w:t xml:space="preserve"> on a rarified sample of data whose resolution matches the ME time scale or </w:t>
      </w:r>
      <w:r w:rsidR="00C60E5B">
        <w:rPr>
          <w:rFonts w:ascii="Times New Roman" w:hAnsi="Times New Roman" w:cs="Times New Roman"/>
        </w:rPr>
        <w:t>on</w:t>
      </w:r>
      <w:r w:rsidR="002A271E">
        <w:rPr>
          <w:rFonts w:ascii="Times New Roman" w:hAnsi="Times New Roman" w:cs="Times New Roman"/>
        </w:rPr>
        <w:t xml:space="preserve"> samples with lower resolution</w:t>
      </w:r>
      <w:r w:rsidR="00C60E5B">
        <w:rPr>
          <w:rFonts w:ascii="Times New Roman" w:hAnsi="Times New Roman" w:cs="Times New Roman"/>
        </w:rPr>
        <w:t>s</w:t>
      </w:r>
      <w:r w:rsidR="002A271E">
        <w:rPr>
          <w:rFonts w:ascii="Times New Roman" w:hAnsi="Times New Roman" w:cs="Times New Roman"/>
        </w:rPr>
        <w:t xml:space="preserve">. </w:t>
      </w:r>
      <w:r w:rsidR="00DD085B">
        <w:rPr>
          <w:rFonts w:ascii="Times New Roman" w:hAnsi="Times New Roman" w:cs="Times New Roman"/>
        </w:rPr>
        <w:t>Third</w:t>
      </w:r>
      <w:r w:rsidR="00687655">
        <w:rPr>
          <w:rFonts w:ascii="Times New Roman" w:hAnsi="Times New Roman" w:cs="Times New Roman"/>
        </w:rPr>
        <w:t>ly</w:t>
      </w:r>
      <w:r w:rsidR="002A271E">
        <w:rPr>
          <w:rFonts w:ascii="Times New Roman" w:hAnsi="Times New Roman" w:cs="Times New Roman"/>
        </w:rPr>
        <w:t xml:space="preserve">, it is </w:t>
      </w:r>
      <w:r w:rsidR="00687655">
        <w:rPr>
          <w:rFonts w:ascii="Times New Roman" w:hAnsi="Times New Roman" w:cs="Times New Roman"/>
        </w:rPr>
        <w:t>essential</w:t>
      </w:r>
      <w:r w:rsidR="002A271E">
        <w:rPr>
          <w:rFonts w:ascii="Times New Roman" w:hAnsi="Times New Roman" w:cs="Times New Roman"/>
        </w:rPr>
        <w:t xml:space="preserve"> to check the</w:t>
      </w:r>
      <w:r w:rsidR="00354BF4">
        <w:rPr>
          <w:rFonts w:ascii="Times New Roman" w:hAnsi="Times New Roman" w:cs="Times New Roman"/>
        </w:rPr>
        <w:t xml:space="preserve"> resolution of the rarified </w:t>
      </w:r>
      <w:r w:rsidR="00354BF4" w:rsidRPr="00C56B5C">
        <w:rPr>
          <w:rFonts w:ascii="Times New Roman" w:hAnsi="Times New Roman" w:cs="Times New Roman"/>
        </w:rPr>
        <w:t>sample</w:t>
      </w:r>
      <w:r w:rsidR="002A271E" w:rsidRPr="00C56B5C">
        <w:rPr>
          <w:rFonts w:ascii="Times New Roman" w:hAnsi="Times New Roman" w:cs="Times New Roman"/>
        </w:rPr>
        <w:t xml:space="preserve"> </w:t>
      </w:r>
      <w:r w:rsidR="00206962" w:rsidRPr="00F969D1">
        <w:rPr>
          <w:rFonts w:ascii="Times New Roman" w:hAnsi="Times New Roman" w:cs="Times New Roman"/>
        </w:rPr>
        <w:t>regarded now as our dataset to be analyzed</w:t>
      </w:r>
      <w:r w:rsidR="00206962">
        <w:rPr>
          <w:rFonts w:ascii="Times New Roman" w:hAnsi="Times New Roman" w:cs="Times New Roman"/>
        </w:rPr>
        <w:t>. This</w:t>
      </w:r>
      <w:r w:rsidR="00DF001C">
        <w:rPr>
          <w:rFonts w:ascii="Times New Roman" w:hAnsi="Times New Roman" w:cs="Times New Roman"/>
        </w:rPr>
        <w:t xml:space="preserve"> is the subject of next step.</w:t>
      </w:r>
    </w:p>
    <w:p w14:paraId="6451FA84" w14:textId="399AA12C" w:rsidR="00BD2BB9" w:rsidRPr="00F44B5A" w:rsidRDefault="00BD2BB9" w:rsidP="00F623A8">
      <w:pPr>
        <w:spacing w:line="360" w:lineRule="auto"/>
        <w:jc w:val="both"/>
        <w:rPr>
          <w:rFonts w:ascii="Times New Roman" w:hAnsi="Times New Roman" w:cs="Times New Roman"/>
          <w:b/>
          <w:bCs/>
        </w:rPr>
      </w:pPr>
      <w:r>
        <w:rPr>
          <w:rFonts w:ascii="Times New Roman" w:hAnsi="Times New Roman" w:cs="Times New Roman"/>
          <w:b/>
          <w:bCs/>
        </w:rPr>
        <w:t>Step 3. Check the resolution</w:t>
      </w:r>
      <w:r w:rsidR="00D92BE6">
        <w:rPr>
          <w:rFonts w:ascii="Times New Roman" w:hAnsi="Times New Roman" w:cs="Times New Roman"/>
          <w:b/>
          <w:bCs/>
        </w:rPr>
        <w:t xml:space="preserve"> o</w:t>
      </w:r>
      <w:r w:rsidR="008A7DAD">
        <w:rPr>
          <w:rFonts w:ascii="Times New Roman" w:hAnsi="Times New Roman" w:cs="Times New Roman"/>
          <w:b/>
          <w:bCs/>
        </w:rPr>
        <w:t>f</w:t>
      </w:r>
      <w:r w:rsidR="00D92BE6">
        <w:rPr>
          <w:rFonts w:ascii="Times New Roman" w:hAnsi="Times New Roman" w:cs="Times New Roman"/>
          <w:b/>
          <w:bCs/>
        </w:rPr>
        <w:t xml:space="preserve"> </w:t>
      </w:r>
      <w:r w:rsidR="00206962">
        <w:rPr>
          <w:rFonts w:ascii="Times New Roman" w:hAnsi="Times New Roman" w:cs="Times New Roman"/>
          <w:b/>
          <w:bCs/>
        </w:rPr>
        <w:t>data</w:t>
      </w:r>
      <w:r>
        <w:rPr>
          <w:rFonts w:ascii="Times New Roman" w:hAnsi="Times New Roman" w:cs="Times New Roman"/>
          <w:b/>
          <w:bCs/>
        </w:rPr>
        <w:t xml:space="preserve">: how high should the data resolution be?  </w:t>
      </w:r>
    </w:p>
    <w:p w14:paraId="38048567" w14:textId="7AFA3F33" w:rsidR="00BD2BB9" w:rsidRDefault="00BD2BB9" w:rsidP="00F623A8">
      <w:pPr>
        <w:spacing w:line="360" w:lineRule="auto"/>
        <w:jc w:val="both"/>
        <w:rPr>
          <w:rFonts w:ascii="Times New Roman" w:hAnsi="Times New Roman" w:cs="Times New Roman"/>
        </w:rPr>
      </w:pPr>
      <w:r>
        <w:rPr>
          <w:rFonts w:ascii="Times New Roman" w:hAnsi="Times New Roman" w:cs="Times New Roman"/>
        </w:rPr>
        <w:lastRenderedPageBreak/>
        <w:t>How high should the data resolution be in order to be able to reconstruct the data-generating system? This is a question we should investigate prior to performing any reconstruction procedure. The answer depends on the ‘speed’ or ‘time scale’ of the yet unknown system relative to sampling frequency of the data. To investigate the time scale of data the autocorrelation of data should be examined and a quantity known as ‘</w:t>
      </w:r>
      <w:r w:rsidRPr="00910EE0">
        <w:rPr>
          <w:rFonts w:ascii="Times New Roman" w:hAnsi="Times New Roman" w:cs="Times New Roman"/>
          <w:i/>
          <w:iCs/>
        </w:rPr>
        <w:t>relaxation time</w:t>
      </w:r>
      <w:r>
        <w:rPr>
          <w:rFonts w:ascii="Times New Roman" w:hAnsi="Times New Roman" w:cs="Times New Roman"/>
        </w:rPr>
        <w:t xml:space="preserve">’ </w:t>
      </w:r>
      <m:oMath>
        <m:sSub>
          <m:sSubPr>
            <m:ctrlPr>
              <w:ins w:id="10" w:author="M. Shojaei Arani" w:date="2024-05-30T10:51:00Z">
                <w:rPr>
                  <w:rFonts w:ascii="Cambria Math" w:eastAsiaTheme="minorEastAsia" w:hAnsi="Cambria Math" w:cs="Times New Roman"/>
                  <w:i/>
                </w:rPr>
              </w:ins>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Pr>
          <w:rFonts w:ascii="Times New Roman" w:hAnsi="Times New Roman" w:cs="Times New Roman"/>
        </w:rPr>
        <w:t xml:space="preserve"> should be estimated. For univariate data, we can roughly estimate relaxation time </w:t>
      </w:r>
      <w:r>
        <w:rPr>
          <w:rFonts w:ascii="Times New Roman" w:eastAsiaTheme="minorEastAsia" w:hAnsi="Times New Roman" w:cs="Times New Roman"/>
        </w:rPr>
        <w:t xml:space="preserve">directly from data by fitting the exponential </w:t>
      </w:r>
      <m:oMath>
        <m:r>
          <m:rPr>
            <m:sty m:val="p"/>
          </m:rPr>
          <w:rPr>
            <w:rFonts w:ascii="Cambria Math" w:eastAsiaTheme="minorEastAsia" w:hAnsi="Cambria Math" w:cs="Times New Roman"/>
          </w:rPr>
          <m:t>exp</m:t>
        </m:r>
        <m:d>
          <m:dPr>
            <m:ctrlPr>
              <w:ins w:id="11" w:author="M. Shojaei Arani" w:date="2024-05-30T10:51:00Z">
                <w:rPr>
                  <w:rFonts w:ascii="Cambria Math" w:eastAsiaTheme="minorEastAsia" w:hAnsi="Cambria Math" w:cs="Times New Roman"/>
                </w:rPr>
              </w:ins>
            </m:ctrlPr>
          </m:dPr>
          <m:e>
            <m:r>
              <w:rPr>
                <w:rFonts w:ascii="Cambria Math" w:eastAsiaTheme="minorEastAsia" w:hAnsi="Cambria Math" w:cs="Times New Roman"/>
              </w:rPr>
              <m:t xml:space="preserve">-ct </m:t>
            </m:r>
          </m:e>
        </m:d>
      </m:oMath>
      <w:r>
        <w:rPr>
          <w:rFonts w:ascii="Times New Roman" w:eastAsiaTheme="minorEastAsia" w:hAnsi="Times New Roman" w:cs="Times New Roman"/>
        </w:rPr>
        <w:t xml:space="preserve"> to the</w:t>
      </w:r>
      <w:r w:rsidR="00E47958">
        <w:rPr>
          <w:rFonts w:ascii="Times New Roman" w:eastAsiaTheme="minorEastAsia" w:hAnsi="Times New Roman" w:cs="Times New Roman"/>
        </w:rPr>
        <w:t xml:space="preserve"> initial lags of the</w:t>
      </w:r>
      <w:r>
        <w:rPr>
          <w:rFonts w:ascii="Times New Roman" w:eastAsiaTheme="minorEastAsia" w:hAnsi="Times New Roman" w:cs="Times New Roman"/>
        </w:rPr>
        <w:t xml:space="preserve"> data autocorrelation function, obtaining the estimate </w:t>
      </w:r>
      <m:oMath>
        <m:acc>
          <m:accPr>
            <m:ctrlPr>
              <w:ins w:id="12"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c</m:t>
            </m:r>
          </m:e>
        </m:acc>
      </m:oMath>
      <w:r>
        <w:rPr>
          <w:rFonts w:ascii="Times New Roman" w:eastAsiaTheme="minorEastAsia" w:hAnsi="Times New Roman" w:cs="Times New Roman"/>
        </w:rPr>
        <w:t>, and setting</w:t>
      </w:r>
      <w:r w:rsidR="005A665A">
        <w:rPr>
          <w:rFonts w:ascii="Times New Roman" w:eastAsiaTheme="minorEastAsia" w:hAnsi="Times New Roman" w:cs="Times New Roman"/>
        </w:rPr>
        <w:t xml:space="preserve"> the relaxation time</w:t>
      </w:r>
      <w:r>
        <w:rPr>
          <w:rFonts w:ascii="Times New Roman" w:eastAsiaTheme="minorEastAsia" w:hAnsi="Times New Roman" w:cs="Times New Roman"/>
        </w:rPr>
        <w:t xml:space="preserve"> </w:t>
      </w:r>
      <m:oMath>
        <m:sSub>
          <m:sSubPr>
            <m:ctrlPr>
              <w:ins w:id="13" w:author="M. Shojaei Arani" w:date="2024-05-30T10:51:00Z">
                <w:rPr>
                  <w:rFonts w:ascii="Cambria Math" w:eastAsiaTheme="minorEastAsia" w:hAnsi="Cambria Math" w:cs="Times New Roman"/>
                  <w:i/>
                </w:rPr>
              </w:ins>
            </m:ctrlPr>
          </m:sSubPr>
          <m:e>
            <m:r>
              <w:rPr>
                <w:rFonts w:ascii="Cambria Math" w:eastAsiaTheme="minorEastAsia" w:hAnsi="Cambria Math" w:cs="Times New Roman"/>
              </w:rPr>
              <m:t>τ</m:t>
            </m:r>
          </m:e>
          <m:sub>
            <m:r>
              <w:rPr>
                <w:rFonts w:ascii="Cambria Math" w:eastAsiaTheme="minorEastAsia" w:hAnsi="Cambria Math" w:cs="Times New Roman"/>
              </w:rPr>
              <m:t>R</m:t>
            </m:r>
          </m:sub>
        </m:sSub>
        <m:r>
          <w:rPr>
            <w:rFonts w:ascii="Cambria Math" w:eastAsiaTheme="minorEastAsia" w:hAnsi="Cambria Math" w:cs="Times New Roman"/>
          </w:rPr>
          <m:t>=1/</m:t>
        </m:r>
        <m:acc>
          <m:accPr>
            <m:ctrlPr>
              <w:ins w:id="14"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c</m:t>
            </m:r>
          </m:e>
        </m:acc>
      </m:oMath>
      <w:r>
        <w:rPr>
          <w:rFonts w:ascii="Times New Roman" w:eastAsiaTheme="minorEastAsia" w:hAnsi="Times New Roman" w:cs="Times New Roman"/>
        </w:rPr>
        <w:t xml:space="preserve"> (</w:t>
      </w:r>
      <w:r w:rsidR="00725D30">
        <w:rPr>
          <w:rFonts w:ascii="Times New Roman" w:hAnsi="Times New Roman" w:cs="Times New Roman"/>
        </w:rPr>
        <w:t>refer to</w:t>
      </w:r>
      <w:r>
        <w:rPr>
          <w:rFonts w:ascii="Times New Roman" w:hAnsi="Times New Roman" w:cs="Times New Roman"/>
        </w:rPr>
        <w:t xml:space="preserve"> Appendix A for the details</w:t>
      </w:r>
      <w:r>
        <w:rPr>
          <w:rFonts w:ascii="Times New Roman" w:eastAsiaTheme="minorEastAsia" w:hAnsi="Times New Roman" w:cs="Times New Roman"/>
        </w:rPr>
        <w:t>)</w:t>
      </w:r>
      <w:r>
        <w:rPr>
          <w:rFonts w:ascii="Times New Roman" w:hAnsi="Times New Roman" w:cs="Times New Roman"/>
        </w:rPr>
        <w:t xml:space="preserve">. Assuming </w:t>
      </w:r>
      <m:oMath>
        <m:r>
          <w:rPr>
            <w:rFonts w:ascii="Cambria Math" w:hAnsi="Cambria Math" w:cs="Times New Roman"/>
          </w:rPr>
          <m:t>∆</m:t>
        </m:r>
      </m:oMath>
      <w:r>
        <w:rPr>
          <w:rFonts w:ascii="Times New Roman" w:eastAsiaTheme="minorEastAsia" w:hAnsi="Times New Roman" w:cs="Times New Roman"/>
        </w:rPr>
        <w:t xml:space="preserve"> to be the data sampling time</w:t>
      </w:r>
      <w:r>
        <w:rPr>
          <w:rFonts w:ascii="Times New Roman" w:hAnsi="Times New Roman" w:cs="Times New Roman"/>
        </w:rPr>
        <w:t xml:space="preserve"> </w:t>
      </w:r>
      <w:r w:rsidR="00543C35">
        <w:rPr>
          <w:rFonts w:ascii="Times New Roman" w:hAnsi="Times New Roman" w:cs="Times New Roman"/>
        </w:rPr>
        <w:t>we consider the following three regimes.</w:t>
      </w:r>
      <w:r w:rsidR="00742721">
        <w:rPr>
          <w:rFonts w:ascii="Times New Roman" w:hAnsi="Times New Roman" w:cs="Times New Roman"/>
        </w:rPr>
        <w:t xml:space="preserve"> </w:t>
      </w:r>
    </w:p>
    <w:p w14:paraId="207E8607" w14:textId="67A14AD8" w:rsidR="00BD2BB9" w:rsidRPr="006556E7" w:rsidRDefault="00BD2BB9" w:rsidP="00F623A8">
      <w:pPr>
        <w:spacing w:after="120" w:line="360" w:lineRule="auto"/>
        <w:jc w:val="both"/>
        <w:rPr>
          <w:rFonts w:ascii="Times New Roman" w:hAnsi="Times New Roman" w:cs="Times New Roman"/>
          <w:b/>
          <w:bCs/>
          <w:i/>
          <w:iCs/>
        </w:rPr>
      </w:pPr>
      <w:r w:rsidRPr="006556E7">
        <w:rPr>
          <w:rFonts w:ascii="Times New Roman" w:hAnsi="Times New Roman" w:cs="Times New Roman"/>
          <w:b/>
          <w:bCs/>
          <w:i/>
          <w:iCs/>
        </w:rPr>
        <w:t xml:space="preserve">The first regime: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being </w:t>
      </w:r>
      <w:r w:rsidR="00017163">
        <w:rPr>
          <w:rFonts w:ascii="Times New Roman" w:eastAsiaTheme="minorEastAsia" w:hAnsi="Times New Roman" w:cs="Times New Roman"/>
          <w:b/>
          <w:bCs/>
          <w:i/>
        </w:rPr>
        <w:t xml:space="preserve">much </w:t>
      </w:r>
      <w:r w:rsidRPr="006556E7">
        <w:rPr>
          <w:rFonts w:ascii="Times New Roman" w:eastAsiaTheme="minorEastAsia" w:hAnsi="Times New Roman" w:cs="Times New Roman"/>
          <w:b/>
          <w:bCs/>
          <w:i/>
        </w:rPr>
        <w:t>smaller than</w:t>
      </w:r>
      <w:r w:rsidRPr="006556E7">
        <w:rPr>
          <w:rFonts w:ascii="Times New Roman" w:hAnsi="Times New Roman" w:cs="Times New Roman"/>
          <w:b/>
          <w:bCs/>
          <w:i/>
          <w:iCs/>
        </w:rPr>
        <w:t xml:space="preserve"> </w:t>
      </w:r>
      <m:oMath>
        <m:sSub>
          <m:sSubPr>
            <m:ctrlPr>
              <w:ins w:id="15" w:author="M. Shojaei Arani" w:date="2024-05-30T10:51:00Z">
                <w:rPr>
                  <w:rFonts w:ascii="Cambria Math" w:eastAsiaTheme="minorEastAsia" w:hAnsi="Cambria Math" w:cs="Times New Roman"/>
                  <w:b/>
                  <w:bCs/>
                  <w:i/>
                  <w:iCs/>
                </w:rPr>
              </w:ins>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p>
    <w:p w14:paraId="30E88A91" w14:textId="558C9F15" w:rsidR="00BD2BB9" w:rsidRDefault="00BD2BB9" w:rsidP="00F623A8">
      <w:pPr>
        <w:spacing w:line="360" w:lineRule="auto"/>
        <w:jc w:val="both"/>
        <w:rPr>
          <w:rFonts w:ascii="Times New Roman" w:hAnsi="Times New Roman" w:cs="Times New Roman"/>
        </w:rPr>
      </w:pPr>
      <w:r>
        <w:rPr>
          <w:rFonts w:ascii="Times New Roman" w:hAnsi="Times New Roman" w:cs="Times New Roman"/>
        </w:rPr>
        <w:t>This is the desired regime and we can safely apply simple reconstruction schemes like Euler scheme or Langevin approach. Unfortunately, many real datasets are not sampled frequently enough to fall into this regime. Furthermore, some high-resolution data do not adhere to the Markov property, which is another data requirement (see Step 3). However, a rarified sample of such data may be Markov</w:t>
      </w:r>
      <w:r w:rsidR="005A665A">
        <w:rPr>
          <w:rFonts w:ascii="Times New Roman" w:hAnsi="Times New Roman" w:cs="Times New Roman"/>
        </w:rPr>
        <w:t>ian</w:t>
      </w:r>
      <w:r>
        <w:rPr>
          <w:rFonts w:ascii="Times New Roman" w:hAnsi="Times New Roman" w:cs="Times New Roman"/>
        </w:rPr>
        <w:t xml:space="preserve"> but this comes at the expense of reduced resolution.</w:t>
      </w:r>
      <w:r w:rsidR="000C0B1B">
        <w:rPr>
          <w:rFonts w:ascii="Times New Roman" w:hAnsi="Times New Roman" w:cs="Times New Roman"/>
        </w:rPr>
        <w:t xml:space="preserve"> </w:t>
      </w:r>
    </w:p>
    <w:p w14:paraId="6418B637" w14:textId="77777777" w:rsidR="00BD2BB9" w:rsidRDefault="00BD2BB9" w:rsidP="00F623A8">
      <w:pPr>
        <w:spacing w:after="120" w:line="360" w:lineRule="auto"/>
        <w:jc w:val="both"/>
        <w:rPr>
          <w:rFonts w:ascii="Times New Roman" w:hAnsi="Times New Roman" w:cs="Times New Roman"/>
          <w:b/>
          <w:bCs/>
          <w:i/>
          <w:iCs/>
        </w:rPr>
      </w:pPr>
      <w:r w:rsidRPr="00A52D44">
        <w:rPr>
          <w:rFonts w:ascii="Times New Roman" w:hAnsi="Times New Roman" w:cs="Times New Roman"/>
          <w:b/>
          <w:bCs/>
          <w:i/>
          <w:iCs/>
        </w:rPr>
        <w:t>The</w:t>
      </w:r>
      <w:r>
        <w:rPr>
          <w:rFonts w:ascii="Times New Roman" w:hAnsi="Times New Roman" w:cs="Times New Roman"/>
          <w:b/>
          <w:bCs/>
          <w:i/>
          <w:iCs/>
        </w:rPr>
        <w:t xml:space="preserve"> second</w:t>
      </w:r>
      <w:r w:rsidRPr="00A52D44">
        <w:rPr>
          <w:rFonts w:ascii="Times New Roman" w:hAnsi="Times New Roman" w:cs="Times New Roman"/>
          <w:b/>
          <w:bCs/>
          <w:i/>
          <w:iCs/>
        </w:rPr>
        <w:t xml:space="preserve"> regime</w:t>
      </w:r>
      <w:r>
        <w:rPr>
          <w:rFonts w:ascii="Times New Roman" w:hAnsi="Times New Roman" w:cs="Times New Roman"/>
          <w:b/>
          <w:bCs/>
          <w:i/>
          <w:iCs/>
        </w:rPr>
        <w:t xml:space="preserv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w:t>
      </w:r>
      <w:r>
        <w:rPr>
          <w:rFonts w:ascii="Times New Roman" w:eastAsiaTheme="minorEastAsia" w:hAnsi="Times New Roman" w:cs="Times New Roman"/>
          <w:b/>
          <w:bCs/>
          <w:i/>
        </w:rPr>
        <w:t>is approximately the same order of magnitude as</w:t>
      </w:r>
      <w:r w:rsidRPr="006556E7">
        <w:rPr>
          <w:rFonts w:ascii="Times New Roman" w:hAnsi="Times New Roman" w:cs="Times New Roman"/>
          <w:b/>
          <w:bCs/>
          <w:i/>
          <w:iCs/>
        </w:rPr>
        <w:t xml:space="preserve"> </w:t>
      </w:r>
      <m:oMath>
        <m:sSub>
          <m:sSubPr>
            <m:ctrlPr>
              <w:ins w:id="16" w:author="M. Shojaei Arani" w:date="2024-05-30T10:51:00Z">
                <w:rPr>
                  <w:rFonts w:ascii="Cambria Math" w:eastAsiaTheme="minorEastAsia" w:hAnsi="Cambria Math" w:cs="Times New Roman"/>
                  <w:b/>
                  <w:bCs/>
                  <w:i/>
                  <w:iCs/>
                </w:rPr>
              </w:ins>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r>
        <w:rPr>
          <w:rFonts w:ascii="Times New Roman" w:hAnsi="Times New Roman" w:cs="Times New Roman"/>
          <w:b/>
          <w:bCs/>
          <w:i/>
          <w:iCs/>
        </w:rPr>
        <w:t xml:space="preserve">    </w:t>
      </w:r>
    </w:p>
    <w:p w14:paraId="23133825" w14:textId="2C0F8118" w:rsidR="00BD2BB9" w:rsidRDefault="00BD2BB9" w:rsidP="00F623A8">
      <w:pPr>
        <w:spacing w:line="360" w:lineRule="auto"/>
        <w:jc w:val="both"/>
        <w:rPr>
          <w:rFonts w:ascii="Times New Roman" w:hAnsi="Times New Roman" w:cs="Times New Roman"/>
        </w:rPr>
      </w:pPr>
      <w:r>
        <w:rPr>
          <w:rFonts w:ascii="Times New Roman" w:hAnsi="Times New Roman" w:cs="Times New Roman"/>
        </w:rPr>
        <w:t xml:space="preserve">In theory, this represents the minimum resolution at which we can recover the data-generating system. In such cases, a more accurate reconstruction procedure is necessary compared to the Euler scheme. Here, Hermite reconstruction becomes essential. Refer to section 11.2 of the tutorial, which showcases a dataset accurately reconstructed with high precision using Hermite reconstruction at a resolution matching </w:t>
      </w:r>
      <m:oMath>
        <m:sSub>
          <m:sSubPr>
            <m:ctrlPr>
              <w:ins w:id="17" w:author="M. Shojaei Arani" w:date="2024-05-30T10:51:00Z">
                <w:rPr>
                  <w:rFonts w:ascii="Cambria Math" w:eastAsiaTheme="minorEastAsia" w:hAnsi="Cambria Math" w:cs="Times New Roman"/>
                  <w:i/>
                </w:rPr>
              </w:ins>
            </m:ctrlPr>
          </m:sSubPr>
          <m:e>
            <m:r>
              <w:rPr>
                <w:rFonts w:ascii="Cambria Math" w:eastAsiaTheme="minorEastAsia" w:hAnsi="Cambria Math" w:cs="Times New Roman"/>
              </w:rPr>
              <m:t>τ</m:t>
            </m:r>
          </m:e>
          <m:sub>
            <m:r>
              <w:rPr>
                <w:rFonts w:ascii="Cambria Math" w:eastAsiaTheme="minorEastAsia" w:hAnsi="Cambria Math" w:cs="Times New Roman"/>
              </w:rPr>
              <m:t>R</m:t>
            </m:r>
          </m:sub>
        </m:sSub>
      </m:oMath>
      <w:r>
        <w:rPr>
          <w:rFonts w:ascii="Times New Roman" w:eastAsiaTheme="minorEastAsia" w:hAnsi="Times New Roman" w:cs="Times New Roman"/>
        </w:rPr>
        <w:t>.</w:t>
      </w:r>
      <w:r w:rsidR="00742721">
        <w:rPr>
          <w:rFonts w:ascii="Times New Roman" w:eastAsiaTheme="minorEastAsia" w:hAnsi="Times New Roman" w:cs="Times New Roman"/>
        </w:rPr>
        <w:t xml:space="preserve"> </w:t>
      </w:r>
    </w:p>
    <w:p w14:paraId="335DA6F4" w14:textId="77777777" w:rsidR="00BD2BB9" w:rsidRPr="00A52D44" w:rsidRDefault="00BD2BB9" w:rsidP="00F623A8">
      <w:pPr>
        <w:spacing w:after="120" w:line="360" w:lineRule="auto"/>
        <w:jc w:val="both"/>
        <w:rPr>
          <w:rFonts w:ascii="Times New Roman" w:hAnsi="Times New Roman" w:cs="Times New Roman"/>
          <w:b/>
          <w:bCs/>
          <w:i/>
          <w:iCs/>
        </w:rPr>
      </w:pPr>
      <w:r w:rsidRPr="00A52D44">
        <w:rPr>
          <w:rFonts w:ascii="Times New Roman" w:hAnsi="Times New Roman" w:cs="Times New Roman"/>
          <w:b/>
          <w:bCs/>
          <w:i/>
          <w:iCs/>
        </w:rPr>
        <w:t>The</w:t>
      </w:r>
      <w:r>
        <w:rPr>
          <w:rFonts w:ascii="Times New Roman" w:hAnsi="Times New Roman" w:cs="Times New Roman"/>
          <w:b/>
          <w:bCs/>
          <w:i/>
          <w:iCs/>
        </w:rPr>
        <w:t xml:space="preserve"> third</w:t>
      </w:r>
      <w:r w:rsidRPr="00A52D44">
        <w:rPr>
          <w:rFonts w:ascii="Times New Roman" w:hAnsi="Times New Roman" w:cs="Times New Roman"/>
          <w:b/>
          <w:bCs/>
          <w:i/>
          <w:iCs/>
        </w:rPr>
        <w:t xml:space="preserve"> regime</w:t>
      </w:r>
      <w:r>
        <w:rPr>
          <w:rFonts w:ascii="Times New Roman" w:hAnsi="Times New Roman" w:cs="Times New Roman"/>
          <w:b/>
          <w:bCs/>
          <w:i/>
          <w:iCs/>
        </w:rPr>
        <w:t>:</w:t>
      </w:r>
      <w:r w:rsidRPr="00A52D44">
        <w:rPr>
          <w:rFonts w:ascii="Times New Roman" w:hAnsi="Times New Roman" w:cs="Times New Roman"/>
          <w:b/>
          <w:bCs/>
          <w:i/>
          <w:iCs/>
        </w:rPr>
        <w:t xml:space="preserve"> </w:t>
      </w:r>
      <m:oMath>
        <m:r>
          <m:rPr>
            <m:sty m:val="bi"/>
          </m:rPr>
          <w:rPr>
            <w:rFonts w:ascii="Cambria Math" w:hAnsi="Cambria Math" w:cs="Times New Roman"/>
          </w:rPr>
          <m:t>∆</m:t>
        </m:r>
      </m:oMath>
      <w:r w:rsidRPr="006556E7">
        <w:rPr>
          <w:rFonts w:ascii="Times New Roman" w:eastAsiaTheme="minorEastAsia" w:hAnsi="Times New Roman" w:cs="Times New Roman"/>
          <w:b/>
          <w:bCs/>
          <w:i/>
        </w:rPr>
        <w:t xml:space="preserve"> being</w:t>
      </w:r>
      <w:r>
        <w:rPr>
          <w:rFonts w:ascii="Times New Roman" w:eastAsiaTheme="minorEastAsia" w:hAnsi="Times New Roman" w:cs="Times New Roman"/>
          <w:b/>
          <w:bCs/>
          <w:i/>
        </w:rPr>
        <w:t xml:space="preserve"> bigger than</w:t>
      </w:r>
      <w:r w:rsidRPr="006556E7">
        <w:rPr>
          <w:rFonts w:ascii="Times New Roman" w:hAnsi="Times New Roman" w:cs="Times New Roman"/>
          <w:b/>
          <w:bCs/>
          <w:i/>
          <w:iCs/>
        </w:rPr>
        <w:t xml:space="preserve"> </w:t>
      </w:r>
      <m:oMath>
        <m:sSub>
          <m:sSubPr>
            <m:ctrlPr>
              <w:ins w:id="18" w:author="M. Shojaei Arani" w:date="2024-05-30T10:51:00Z">
                <w:rPr>
                  <w:rFonts w:ascii="Cambria Math" w:eastAsiaTheme="minorEastAsia" w:hAnsi="Cambria Math" w:cs="Times New Roman"/>
                  <w:b/>
                  <w:bCs/>
                  <w:i/>
                  <w:iCs/>
                </w:rPr>
              </w:ins>
            </m:ctrlPr>
          </m:sSubPr>
          <m:e>
            <m:r>
              <m:rPr>
                <m:sty m:val="bi"/>
              </m:rPr>
              <w:rPr>
                <w:rFonts w:ascii="Cambria Math" w:eastAsiaTheme="minorEastAsia" w:hAnsi="Cambria Math" w:cs="Times New Roman"/>
              </w:rPr>
              <m:t>τ</m:t>
            </m:r>
          </m:e>
          <m:sub>
            <m:r>
              <m:rPr>
                <m:sty m:val="bi"/>
              </m:rPr>
              <w:rPr>
                <w:rFonts w:ascii="Cambria Math" w:eastAsiaTheme="minorEastAsia" w:hAnsi="Cambria Math" w:cs="Times New Roman"/>
              </w:rPr>
              <m:t>R</m:t>
            </m:r>
          </m:sub>
        </m:sSub>
      </m:oMath>
    </w:p>
    <w:p w14:paraId="1B7A5F7A" w14:textId="30ECDDDF" w:rsidR="00BD2BB9" w:rsidRDefault="00BD2BB9" w:rsidP="00F623A8">
      <w:pPr>
        <w:spacing w:after="120" w:line="360" w:lineRule="auto"/>
        <w:jc w:val="both"/>
        <w:rPr>
          <w:rFonts w:ascii="Times New Roman" w:hAnsi="Times New Roman" w:cs="Times New Roman"/>
        </w:rPr>
      </w:pPr>
      <w:r>
        <w:rPr>
          <w:rFonts w:ascii="Times New Roman" w:hAnsi="Times New Roman" w:cs="Times New Roman"/>
        </w:rPr>
        <w:t xml:space="preserve">In this regime consecutive measurements are almost independent. Therefore, the true dynamics is not reflected in such datasets and any reconstruction procedure is expected to fail. </w:t>
      </w:r>
    </w:p>
    <w:p w14:paraId="66EFB536" w14:textId="17C49BDA" w:rsidR="000E61E8" w:rsidRDefault="000E61E8" w:rsidP="00F623A8">
      <w:pPr>
        <w:spacing w:after="240" w:line="360" w:lineRule="auto"/>
        <w:jc w:val="both"/>
        <w:rPr>
          <w:rFonts w:ascii="Times New Roman" w:hAnsi="Times New Roman" w:cs="Times New Roman"/>
        </w:rPr>
      </w:pPr>
      <w:r w:rsidRPr="000E61E8">
        <w:rPr>
          <w:rFonts w:ascii="Times New Roman" w:hAnsi="Times New Roman" w:cs="Times New Roman"/>
        </w:rPr>
        <w:t>To perform a successful reconstruction, the resolution of the dataset should fall between the first two regimes. In Section 6.3 of the tutorial, we provide a convention for categorizing data resolution into three categories: low, medium, and high. Euler reconstruction is suitable for datasets categorized as medium or high resolution. However, for datasets categorized as low resolution, we employ Hermite reconstruction.</w:t>
      </w:r>
    </w:p>
    <w:p w14:paraId="055C067F" w14:textId="5EE2149F" w:rsidR="00F44B5A" w:rsidRPr="00F44B5A" w:rsidRDefault="00F44B5A" w:rsidP="00F623A8">
      <w:pPr>
        <w:spacing w:after="120" w:line="360" w:lineRule="auto"/>
        <w:jc w:val="both"/>
        <w:rPr>
          <w:rFonts w:ascii="Times New Roman" w:hAnsi="Times New Roman" w:cs="Times New Roman"/>
          <w:b/>
          <w:bCs/>
        </w:rPr>
      </w:pPr>
      <w:r>
        <w:rPr>
          <w:rFonts w:ascii="Times New Roman" w:hAnsi="Times New Roman" w:cs="Times New Roman"/>
          <w:b/>
          <w:bCs/>
        </w:rPr>
        <w:t xml:space="preserve">Step </w:t>
      </w:r>
      <w:r w:rsidR="00BD2BB9">
        <w:rPr>
          <w:rFonts w:ascii="Times New Roman" w:hAnsi="Times New Roman" w:cs="Times New Roman"/>
          <w:b/>
          <w:bCs/>
        </w:rPr>
        <w:t>4</w:t>
      </w:r>
      <w:r>
        <w:rPr>
          <w:rFonts w:ascii="Times New Roman" w:hAnsi="Times New Roman" w:cs="Times New Roman"/>
          <w:b/>
          <w:bCs/>
        </w:rPr>
        <w:t xml:space="preserve">. </w:t>
      </w:r>
      <w:r w:rsidR="00E25450">
        <w:rPr>
          <w:rFonts w:ascii="Times New Roman" w:hAnsi="Times New Roman" w:cs="Times New Roman"/>
          <w:b/>
          <w:bCs/>
        </w:rPr>
        <w:t>Guidelines for implementing parametric</w:t>
      </w:r>
      <w:r w:rsidR="00AF46BF">
        <w:rPr>
          <w:rFonts w:ascii="Times New Roman" w:hAnsi="Times New Roman" w:cs="Times New Roman"/>
          <w:b/>
          <w:bCs/>
        </w:rPr>
        <w:t xml:space="preserve"> and</w:t>
      </w:r>
      <w:r w:rsidR="00D81314">
        <w:rPr>
          <w:rFonts w:ascii="Times New Roman" w:hAnsi="Times New Roman" w:cs="Times New Roman"/>
          <w:b/>
          <w:bCs/>
        </w:rPr>
        <w:t xml:space="preserve"> spline</w:t>
      </w:r>
      <w:r w:rsidR="0056731E">
        <w:rPr>
          <w:rFonts w:ascii="Times New Roman" w:hAnsi="Times New Roman" w:cs="Times New Roman"/>
          <w:b/>
          <w:bCs/>
        </w:rPr>
        <w:t xml:space="preserve"> modeling</w:t>
      </w:r>
    </w:p>
    <w:p w14:paraId="48F0A1C1" w14:textId="58C188D8" w:rsidR="0069037B" w:rsidRDefault="00480FE2" w:rsidP="00F623A8">
      <w:pPr>
        <w:spacing w:after="120" w:line="360" w:lineRule="auto"/>
        <w:jc w:val="both"/>
        <w:rPr>
          <w:rFonts w:ascii="Times New Roman" w:eastAsiaTheme="minorEastAsia" w:hAnsi="Times New Roman" w:cs="Times New Roman"/>
        </w:rPr>
      </w:pPr>
      <w:r w:rsidRPr="008233E5">
        <w:rPr>
          <w:rFonts w:ascii="Times New Roman" w:hAnsi="Times New Roman" w:cs="Times New Roman"/>
        </w:rPr>
        <w:t>In parametric modeling</w:t>
      </w:r>
      <w:r w:rsidR="004F5BEB">
        <w:rPr>
          <w:rFonts w:ascii="Times New Roman" w:hAnsi="Times New Roman" w:cs="Times New Roman"/>
        </w:rPr>
        <w:t>,</w:t>
      </w:r>
      <w:r w:rsidRPr="008233E5">
        <w:rPr>
          <w:rFonts w:ascii="Times New Roman" w:hAnsi="Times New Roman" w:cs="Times New Roman"/>
        </w:rPr>
        <w:t xml:space="preserve"> parametric forms for the drift and diffusion functions in the </w:t>
      </w:r>
      <w:r w:rsidR="008A394C">
        <w:rPr>
          <w:rFonts w:ascii="Times New Roman" w:hAnsi="Times New Roman" w:cs="Times New Roman"/>
        </w:rPr>
        <w:t>Langevin</w:t>
      </w:r>
      <w:r w:rsidRPr="008233E5">
        <w:rPr>
          <w:rFonts w:ascii="Times New Roman" w:hAnsi="Times New Roman" w:cs="Times New Roman"/>
        </w:rPr>
        <w:t xml:space="preserve"> model </w:t>
      </w:r>
      <w:r w:rsidRPr="008233E5">
        <w:rPr>
          <w:rFonts w:ascii="Times New Roman" w:eastAsiaTheme="minorEastAsia" w:hAnsi="Times New Roman" w:cs="Times New Roman"/>
        </w:rPr>
        <w:t>(</w:t>
      </w:r>
      <w:r w:rsidR="00D406F1" w:rsidRPr="00D406F1">
        <w:rPr>
          <w:rFonts w:ascii="Times New Roman" w:eastAsiaTheme="minorEastAsia" w:hAnsi="Times New Roman" w:cs="Times New Roman"/>
        </w:rPr>
        <w:fldChar w:fldCharType="begin"/>
      </w:r>
      <w:r w:rsidR="00D406F1" w:rsidRPr="00D406F1">
        <w:rPr>
          <w:rFonts w:ascii="Times New Roman" w:eastAsiaTheme="minorEastAsia" w:hAnsi="Times New Roman" w:cs="Times New Roman"/>
        </w:rPr>
        <w:instrText xml:space="preserve"> REF Eq1 \h  \* MERGEFORMAT </w:instrText>
      </w:r>
      <w:r w:rsidR="00D406F1" w:rsidRPr="00D406F1">
        <w:rPr>
          <w:rFonts w:ascii="Times New Roman" w:eastAsiaTheme="minorEastAsia" w:hAnsi="Times New Roman" w:cs="Times New Roman"/>
        </w:rPr>
      </w:r>
      <w:r w:rsidR="00D406F1" w:rsidRPr="00D406F1">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rPr>
        <w:t>1</w:t>
      </w:r>
      <w:r w:rsidR="00D406F1" w:rsidRPr="00D406F1">
        <w:rPr>
          <w:rFonts w:ascii="Times New Roman" w:eastAsiaTheme="minorEastAsia" w:hAnsi="Times New Roman" w:cs="Times New Roman"/>
        </w:rPr>
        <w:fldChar w:fldCharType="end"/>
      </w:r>
      <w:r w:rsidRPr="008233E5">
        <w:rPr>
          <w:rFonts w:ascii="Times New Roman" w:eastAsiaTheme="minorEastAsia" w:hAnsi="Times New Roman" w:cs="Times New Roman"/>
        </w:rPr>
        <w:fldChar w:fldCharType="begin"/>
      </w:r>
      <w:r w:rsidRPr="008233E5">
        <w:rPr>
          <w:rFonts w:ascii="Times New Roman" w:eastAsiaTheme="minorEastAsia" w:hAnsi="Times New Roman" w:cs="Times New Roman"/>
        </w:rPr>
        <w:instrText xml:space="preserve"> REF Eq1 \h </w:instrText>
      </w:r>
      <w:r w:rsidR="008233E5">
        <w:rPr>
          <w:rFonts w:ascii="Times New Roman" w:eastAsiaTheme="minorEastAsia" w:hAnsi="Times New Roman" w:cs="Times New Roman"/>
        </w:rPr>
        <w:instrText xml:space="preserve"> \* MERGEFORMAT </w:instrText>
      </w:r>
      <w:r w:rsidRPr="008233E5">
        <w:rPr>
          <w:rFonts w:ascii="Times New Roman" w:eastAsiaTheme="minorEastAsia" w:hAnsi="Times New Roman" w:cs="Times New Roman"/>
        </w:rPr>
      </w:r>
      <w:r w:rsidRPr="008233E5">
        <w:rPr>
          <w:rFonts w:ascii="Times New Roman" w:eastAsiaTheme="minorEastAsia" w:hAnsi="Times New Roman" w:cs="Times New Roman"/>
        </w:rPr>
        <w:fldChar w:fldCharType="separate"/>
      </w:r>
      <w:r w:rsidR="00872409">
        <w:rPr>
          <w:rFonts w:ascii="Times New Roman" w:eastAsiaTheme="minorEastAsia" w:hAnsi="Times New Roman" w:cs="Times New Roman"/>
          <w:i/>
          <w:noProof/>
        </w:rPr>
        <w:t>1</w:t>
      </w:r>
      <w:r w:rsidRPr="008233E5">
        <w:rPr>
          <w:rFonts w:ascii="Times New Roman" w:eastAsiaTheme="minorEastAsia" w:hAnsi="Times New Roman" w:cs="Times New Roman"/>
        </w:rPr>
        <w:fldChar w:fldCharType="end"/>
      </w:r>
      <w:r w:rsidRPr="008233E5">
        <w:rPr>
          <w:rFonts w:ascii="Times New Roman" w:eastAsiaTheme="minorEastAsia" w:hAnsi="Times New Roman" w:cs="Times New Roman"/>
        </w:rPr>
        <w:fldChar w:fldCharType="begin"/>
      </w:r>
      <w:r w:rsidRPr="008233E5">
        <w:rPr>
          <w:rFonts w:ascii="Times New Roman" w:eastAsiaTheme="minorEastAsia" w:hAnsi="Times New Roman" w:cs="Times New Roman"/>
        </w:rPr>
        <w:instrText xml:space="preserve"> REF Eq1 \h </w:instrText>
      </w:r>
      <w:r w:rsidR="008233E5">
        <w:rPr>
          <w:rFonts w:ascii="Times New Roman" w:eastAsiaTheme="minorEastAsia" w:hAnsi="Times New Roman" w:cs="Times New Roman"/>
        </w:rPr>
        <w:instrText xml:space="preserve"> \* MERGEFORMAT </w:instrText>
      </w:r>
      <w:r w:rsidRPr="008233E5">
        <w:rPr>
          <w:rFonts w:ascii="Times New Roman" w:eastAsiaTheme="minorEastAsia" w:hAnsi="Times New Roman" w:cs="Times New Roman"/>
        </w:rPr>
      </w:r>
      <w:r w:rsidRPr="008233E5">
        <w:rPr>
          <w:rFonts w:ascii="Times New Roman" w:eastAsiaTheme="minorEastAsia" w:hAnsi="Times New Roman" w:cs="Times New Roman"/>
        </w:rPr>
        <w:fldChar w:fldCharType="separate"/>
      </w:r>
      <w:r w:rsidR="00872409">
        <w:rPr>
          <w:rFonts w:ascii="Times New Roman" w:eastAsiaTheme="minorEastAsia" w:hAnsi="Times New Roman" w:cs="Times New Roman"/>
          <w:i/>
          <w:noProof/>
        </w:rPr>
        <w:t>1</w:t>
      </w:r>
      <w:r w:rsidRPr="008233E5">
        <w:rPr>
          <w:rFonts w:ascii="Times New Roman" w:eastAsiaTheme="minorEastAsia" w:hAnsi="Times New Roman" w:cs="Times New Roman"/>
        </w:rPr>
        <w:fldChar w:fldCharType="end"/>
      </w:r>
      <w:r w:rsidRPr="008233E5">
        <w:rPr>
          <w:rFonts w:ascii="Times New Roman" w:eastAsiaTheme="minorEastAsia" w:hAnsi="Times New Roman" w:cs="Times New Roman"/>
        </w:rPr>
        <w:t xml:space="preserve">) </w:t>
      </w:r>
      <w:r w:rsidRPr="008233E5">
        <w:rPr>
          <w:rFonts w:ascii="Times New Roman" w:hAnsi="Times New Roman" w:cs="Times New Roman"/>
        </w:rPr>
        <w:t>should be specified prior to embarking on MLE. For instance, in the Ornstein-</w:t>
      </w:r>
      <w:proofErr w:type="spellStart"/>
      <w:r w:rsidRPr="008233E5">
        <w:rPr>
          <w:rFonts w:ascii="Times New Roman" w:hAnsi="Times New Roman" w:cs="Times New Roman"/>
        </w:rPr>
        <w:t>Uhlenbeck</w:t>
      </w:r>
      <w:proofErr w:type="spellEnd"/>
      <w:r w:rsidRPr="008233E5">
        <w:rPr>
          <w:rFonts w:ascii="Times New Roman" w:hAnsi="Times New Roman" w:cs="Times New Roman"/>
        </w:rPr>
        <w:t xml:space="preserve"> model</w:t>
      </w:r>
      <w:r w:rsidR="004F5BEB">
        <w:rPr>
          <w:rFonts w:ascii="Times New Roman" w:hAnsi="Times New Roman" w:cs="Times New Roman"/>
        </w:rPr>
        <w:t xml:space="preserve"> the parametric forms for the drift and diffusion functions are</w:t>
      </w:r>
      <w:r w:rsidRPr="008233E5">
        <w:rPr>
          <w:rFonts w:ascii="Times New Roman" w:hAnsi="Times New Roman" w:cs="Times New Roman"/>
        </w:rPr>
        <w:t xml:space="preserve"> </w:t>
      </w:r>
      <m:oMath>
        <m:r>
          <w:rPr>
            <w:rFonts w:ascii="Cambria Math" w:hAnsi="Cambria Math" w:cs="Times New Roman"/>
          </w:rPr>
          <m:t>μ</m:t>
        </m:r>
        <m:d>
          <m:dPr>
            <m:ctrlPr>
              <w:ins w:id="19" w:author="M. Shojaei Arani" w:date="2024-05-30T10:51:00Z">
                <w:rPr>
                  <w:rFonts w:ascii="Cambria Math" w:hAnsi="Cambria Math" w:cs="Times New Roman"/>
                  <w:i/>
                </w:rPr>
              </w:ins>
            </m:ctrlPr>
          </m:dPr>
          <m:e>
            <m:r>
              <w:rPr>
                <w:rFonts w:ascii="Cambria Math" w:hAnsi="Cambria Math" w:cs="Times New Roman"/>
              </w:rPr>
              <m:t>x</m:t>
            </m:r>
          </m:e>
        </m:d>
        <m:r>
          <w:rPr>
            <w:rFonts w:ascii="Cambria Math" w:eastAsiaTheme="minorEastAsia" w:hAnsi="Cambria Math" w:cs="Times New Roman"/>
          </w:rPr>
          <m:t>=-μx</m:t>
        </m:r>
      </m:oMath>
      <w:r w:rsidR="004F5BEB">
        <w:rPr>
          <w:rFonts w:ascii="Times New Roman" w:eastAsiaTheme="minorEastAsia" w:hAnsi="Times New Roman" w:cs="Times New Roman"/>
        </w:rPr>
        <w:t xml:space="preserve"> and </w:t>
      </w:r>
      <m:oMath>
        <m:r>
          <w:rPr>
            <w:rFonts w:ascii="Cambria Math" w:hAnsi="Cambria Math" w:cs="Times New Roman"/>
          </w:rPr>
          <m:t>σ</m:t>
        </m:r>
        <m:d>
          <m:dPr>
            <m:ctrlPr>
              <w:ins w:id="20" w:author="M. Shojaei Arani" w:date="2024-05-30T10:51:00Z">
                <w:rPr>
                  <w:rFonts w:ascii="Cambria Math" w:hAnsi="Cambria Math" w:cs="Times New Roman"/>
                  <w:i/>
                </w:rPr>
              </w:ins>
            </m:ctrlPr>
          </m:dPr>
          <m:e>
            <m:r>
              <w:rPr>
                <w:rFonts w:ascii="Cambria Math" w:hAnsi="Cambria Math" w:cs="Times New Roman"/>
              </w:rPr>
              <m:t>x</m:t>
            </m:r>
          </m:e>
        </m:d>
        <m:r>
          <w:rPr>
            <w:rFonts w:ascii="Cambria Math" w:hAnsi="Cambria Math" w:cs="Times New Roman"/>
          </w:rPr>
          <m:t>=σ</m:t>
        </m:r>
      </m:oMath>
      <w:r w:rsidR="004F5BEB">
        <w:rPr>
          <w:rFonts w:ascii="Times New Roman" w:eastAsiaTheme="minorEastAsia" w:hAnsi="Times New Roman" w:cs="Times New Roman"/>
        </w:rPr>
        <w:t xml:space="preserve">, respectively where </w:t>
      </w:r>
      <m:oMath>
        <m:r>
          <w:rPr>
            <w:rFonts w:ascii="Cambria Math" w:hAnsi="Cambria Math" w:cs="Times New Roman"/>
          </w:rPr>
          <w:lastRenderedPageBreak/>
          <m:t>θ=[</m:t>
        </m:r>
        <m:r>
          <w:rPr>
            <w:rFonts w:ascii="Cambria Math" w:eastAsiaTheme="minorEastAsia" w:hAnsi="Cambria Math" w:cs="Times New Roman"/>
          </w:rPr>
          <m:t>μ,</m:t>
        </m:r>
        <m:r>
          <w:rPr>
            <w:rFonts w:ascii="Cambria Math" w:hAnsi="Cambria Math" w:cs="Times New Roman"/>
          </w:rPr>
          <m:t>σ]</m:t>
        </m:r>
      </m:oMath>
      <w:r w:rsidRPr="008233E5">
        <w:rPr>
          <w:rFonts w:ascii="Times New Roman" w:eastAsiaTheme="minorEastAsia" w:hAnsi="Times New Roman" w:cs="Times New Roman"/>
        </w:rPr>
        <w:t xml:space="preserve"> is the vector of parameters. </w:t>
      </w:r>
      <w:r w:rsidR="0029724E">
        <w:rPr>
          <w:rFonts w:ascii="Times New Roman" w:eastAsiaTheme="minorEastAsia" w:hAnsi="Times New Roman" w:cs="Times New Roman"/>
        </w:rPr>
        <w:t>Similarly,</w:t>
      </w:r>
      <w:r w:rsidR="008233E5" w:rsidRPr="008233E5">
        <w:rPr>
          <w:rFonts w:ascii="Times New Roman" w:eastAsiaTheme="minorEastAsia" w:hAnsi="Times New Roman" w:cs="Times New Roman"/>
        </w:rPr>
        <w:t xml:space="preserve"> in the grazing model of May </w:t>
      </w:r>
      <w:r w:rsidR="008233E5" w:rsidRPr="008233E5">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&lt;EndNote&gt;&lt;Cite&gt;&lt;Author&gt;May&lt;/Author&gt;&lt;Year&gt;1977&lt;/Year&gt;&lt;RecNum&gt;67&lt;/RecNum&gt;&lt;DisplayText&gt;(May 1977)&lt;/DisplayText&gt;&lt;record&gt;&lt;rec-number&gt;67&lt;/rec-number&gt;&lt;foreign-keys&gt;&lt;key app="EN" db-id="pee2tdf92v0wwqeztzi5zrxo2fvtxvt0zsad"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sidR="008233E5" w:rsidRPr="008233E5">
        <w:rPr>
          <w:rFonts w:ascii="Times New Roman" w:eastAsiaTheme="minorEastAsia" w:hAnsi="Times New Roman" w:cs="Times New Roman"/>
        </w:rPr>
        <w:fldChar w:fldCharType="separate"/>
      </w:r>
      <w:r w:rsidR="008233E5" w:rsidRPr="008233E5">
        <w:rPr>
          <w:rFonts w:ascii="Times New Roman" w:eastAsiaTheme="minorEastAsia" w:hAnsi="Times New Roman" w:cs="Times New Roman"/>
          <w:noProof/>
        </w:rPr>
        <w:t>(May 1977)</w:t>
      </w:r>
      <w:r w:rsidR="008233E5" w:rsidRPr="008233E5">
        <w:rPr>
          <w:rFonts w:ascii="Times New Roman" w:eastAsiaTheme="minorEastAsia" w:hAnsi="Times New Roman" w:cs="Times New Roman"/>
        </w:rPr>
        <w:fldChar w:fldCharType="end"/>
      </w:r>
      <w:r w:rsidR="008233E5" w:rsidRPr="008233E5">
        <w:rPr>
          <w:rFonts w:ascii="Times New Roman" w:eastAsiaTheme="minorEastAsia" w:hAnsi="Times New Roman" w:cs="Times New Roman"/>
        </w:rPr>
        <w:t xml:space="preserve"> </w:t>
      </w:r>
      <m:oMath>
        <m:r>
          <w:rPr>
            <w:rFonts w:ascii="Cambria Math" w:hAnsi="Cambria Math" w:cs="Times New Roman"/>
          </w:rPr>
          <m:t>μ</m:t>
        </m:r>
        <m:d>
          <m:dPr>
            <m:ctrlPr>
              <w:ins w:id="21" w:author="M. Shojaei Arani" w:date="2024-05-30T10:51:00Z">
                <w:rPr>
                  <w:rFonts w:ascii="Cambria Math" w:hAnsi="Cambria Math" w:cs="Times New Roman"/>
                  <w:i/>
                </w:rPr>
              </w:ins>
            </m:ctrlPr>
          </m:dPr>
          <m:e>
            <m:r>
              <w:rPr>
                <w:rFonts w:ascii="Cambria Math" w:hAnsi="Cambria Math" w:cs="Times New Roman"/>
              </w:rPr>
              <m:t>x</m:t>
            </m:r>
          </m:e>
        </m:d>
        <m:r>
          <w:rPr>
            <w:rFonts w:ascii="Cambria Math" w:eastAsiaTheme="minorEastAsia" w:hAnsi="Cambria Math" w:cs="Times New Roman"/>
          </w:rPr>
          <m:t>=rx</m:t>
        </m:r>
        <m:d>
          <m:dPr>
            <m:ctrlPr>
              <w:ins w:id="22" w:author="M. Shojaei Arani" w:date="2024-05-30T10:51:00Z">
                <w:rPr>
                  <w:rFonts w:ascii="Cambria Math" w:eastAsiaTheme="minorEastAsia" w:hAnsi="Cambria Math" w:cs="Times New Roman"/>
                  <w:i/>
                </w:rPr>
              </w:ins>
            </m:ctrlPr>
          </m:dPr>
          <m:e>
            <m:r>
              <w:rPr>
                <w:rFonts w:ascii="Cambria Math" w:eastAsiaTheme="minorEastAsia" w:hAnsi="Cambria Math" w:cs="Times New Roman"/>
              </w:rPr>
              <m:t>1-</m:t>
            </m:r>
            <m:f>
              <m:fPr>
                <m:ctrlPr>
                  <w:ins w:id="23" w:author="M. Shojaei Arani" w:date="2024-05-30T10:51:00Z">
                    <w:rPr>
                      <w:rFonts w:ascii="Cambria Math" w:eastAsiaTheme="minorEastAsia" w:hAnsi="Cambria Math" w:cs="Times New Roman"/>
                      <w:i/>
                    </w:rPr>
                  </w:ins>
                </m:ctrlPr>
              </m:fPr>
              <m:num>
                <m:r>
                  <w:rPr>
                    <w:rFonts w:ascii="Cambria Math" w:eastAsiaTheme="minorEastAsia" w:hAnsi="Cambria Math" w:cs="Times New Roman"/>
                  </w:rPr>
                  <m:t>x</m:t>
                </m:r>
              </m:num>
              <m:den>
                <m:r>
                  <w:rPr>
                    <w:rFonts w:ascii="Cambria Math" w:eastAsiaTheme="minorEastAsia" w:hAnsi="Cambria Math" w:cs="Times New Roman"/>
                  </w:rPr>
                  <m:t>K</m:t>
                </m:r>
              </m:den>
            </m:f>
          </m:e>
        </m:d>
        <m:r>
          <w:rPr>
            <w:rFonts w:ascii="Cambria Math" w:eastAsiaTheme="minorEastAsia" w:hAnsi="Cambria Math" w:cs="Times New Roman"/>
          </w:rPr>
          <m:t>-</m:t>
        </m:r>
        <m:f>
          <m:fPr>
            <m:ctrlPr>
              <w:ins w:id="24" w:author="M. Shojaei Arani" w:date="2024-05-30T10:51:00Z">
                <w:rPr>
                  <w:rFonts w:ascii="Cambria Math" w:eastAsiaTheme="minorEastAsia" w:hAnsi="Cambria Math" w:cs="Times New Roman"/>
                  <w:i/>
                </w:rPr>
              </w:ins>
            </m:ctrlPr>
          </m:fPr>
          <m:num>
            <m:r>
              <w:rPr>
                <w:rFonts w:ascii="Cambria Math" w:eastAsiaTheme="minorEastAsia" w:hAnsi="Cambria Math" w:cs="Times New Roman"/>
              </w:rPr>
              <m:t>γ</m:t>
            </m:r>
            <m:sSup>
              <m:sSupPr>
                <m:ctrlPr>
                  <w:ins w:id="25"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x</m:t>
                </m:r>
              </m:e>
              <m:sup>
                <m:r>
                  <w:rPr>
                    <w:rFonts w:ascii="Cambria Math" w:eastAsiaTheme="minorEastAsia" w:hAnsi="Cambria Math" w:cs="Times New Roman"/>
                  </w:rPr>
                  <m:t>2</m:t>
                </m:r>
              </m:sup>
            </m:sSup>
          </m:num>
          <m:den>
            <m:sSup>
              <m:sSupPr>
                <m:ctrlPr>
                  <w:ins w:id="26"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ins w:id="27"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a</m:t>
                </m:r>
              </m:e>
              <m:sup>
                <m:r>
                  <w:rPr>
                    <w:rFonts w:ascii="Cambria Math" w:eastAsiaTheme="minorEastAsia" w:hAnsi="Cambria Math" w:cs="Times New Roman"/>
                  </w:rPr>
                  <m:t>2</m:t>
                </m:r>
              </m:sup>
            </m:sSup>
          </m:den>
        </m:f>
        <m:r>
          <w:rPr>
            <w:rFonts w:ascii="Cambria Math" w:eastAsiaTheme="minorEastAsia" w:hAnsi="Cambria Math" w:cs="Times New Roman"/>
          </w:rPr>
          <m:t xml:space="preserve"> , </m:t>
        </m:r>
        <m:r>
          <w:rPr>
            <w:rFonts w:ascii="Cambria Math" w:hAnsi="Cambria Math" w:cs="Times New Roman"/>
          </w:rPr>
          <m:t>σ</m:t>
        </m:r>
        <m:d>
          <m:dPr>
            <m:ctrlPr>
              <w:ins w:id="28" w:author="M. Shojaei Arani" w:date="2024-05-30T10:51:00Z">
                <w:rPr>
                  <w:rFonts w:ascii="Cambria Math" w:hAnsi="Cambria Math" w:cs="Times New Roman"/>
                  <w:i/>
                </w:rPr>
              </w:ins>
            </m:ctrlPr>
          </m:dPr>
          <m:e>
            <m:r>
              <w:rPr>
                <w:rFonts w:ascii="Cambria Math" w:hAnsi="Cambria Math" w:cs="Times New Roman"/>
              </w:rPr>
              <m:t>x</m:t>
            </m:r>
          </m:e>
        </m:d>
        <m:r>
          <w:rPr>
            <w:rFonts w:ascii="Cambria Math" w:hAnsi="Cambria Math" w:cs="Times New Roman"/>
          </w:rPr>
          <m:t>=σ</m:t>
        </m:r>
      </m:oMath>
      <w:r w:rsidR="008233E5" w:rsidRPr="008233E5">
        <w:rPr>
          <w:rFonts w:ascii="Times New Roman" w:eastAsiaTheme="minorEastAsia" w:hAnsi="Times New Roman" w:cs="Times New Roman"/>
        </w:rPr>
        <w:t xml:space="preserve"> where</w:t>
      </w:r>
      <w:r w:rsidR="00753FB3">
        <w:rPr>
          <w:rFonts w:ascii="Times New Roman" w:eastAsiaTheme="minorEastAsia" w:hAnsi="Times New Roman" w:cs="Times New Roman"/>
        </w:rPr>
        <w:t xml:space="preserve"> </w:t>
      </w:r>
      <m:oMath>
        <m:r>
          <w:rPr>
            <w:rFonts w:ascii="Cambria Math" w:hAnsi="Cambria Math" w:cs="Times New Roman"/>
          </w:rPr>
          <m:t>x</m:t>
        </m:r>
      </m:oMath>
      <w:r w:rsidR="00753FB3">
        <w:rPr>
          <w:rFonts w:ascii="Times New Roman" w:eastAsiaTheme="minorEastAsia" w:hAnsi="Times New Roman" w:cs="Times New Roman"/>
        </w:rPr>
        <w:t xml:space="preserve"> represents the biomass of a plant population,</w:t>
      </w:r>
      <w:r w:rsidR="008233E5" w:rsidRPr="008233E5">
        <w:rPr>
          <w:rFonts w:ascii="Times New Roman" w:eastAsiaTheme="minorEastAsia" w:hAnsi="Times New Roman" w:cs="Times New Roman"/>
        </w:rPr>
        <w:t xml:space="preserve"> </w:t>
      </w:r>
      <m:oMath>
        <m:r>
          <w:rPr>
            <w:rFonts w:ascii="Cambria Math" w:hAnsi="Cambria Math" w:cs="Times New Roman"/>
          </w:rPr>
          <m:t>θ=[r,K,</m:t>
        </m:r>
        <m:r>
          <w:rPr>
            <w:rFonts w:ascii="Cambria Math" w:eastAsiaTheme="minorEastAsia" w:hAnsi="Cambria Math" w:cs="Times New Roman"/>
          </w:rPr>
          <m:t>γ,a,</m:t>
        </m:r>
        <m:r>
          <w:rPr>
            <w:rFonts w:ascii="Cambria Math" w:hAnsi="Cambria Math" w:cs="Times New Roman"/>
          </w:rPr>
          <m:t>σ]</m:t>
        </m:r>
      </m:oMath>
      <w:r w:rsidR="008233E5" w:rsidRPr="008233E5">
        <w:rPr>
          <w:rFonts w:ascii="Times New Roman" w:eastAsiaTheme="minorEastAsia" w:hAnsi="Times New Roman" w:cs="Times New Roman"/>
        </w:rPr>
        <w:t xml:space="preserve"> is the vector of parameters</w:t>
      </w:r>
      <w:r w:rsidR="009D28C4">
        <w:rPr>
          <w:rFonts w:ascii="Times New Roman" w:eastAsiaTheme="minorEastAsia" w:hAnsi="Times New Roman" w:cs="Times New Roman"/>
        </w:rPr>
        <w:t xml:space="preserve"> </w:t>
      </w:r>
      <w:r w:rsidR="00753FB3">
        <w:rPr>
          <w:rFonts w:ascii="Times New Roman" w:eastAsiaTheme="minorEastAsia" w:hAnsi="Times New Roman" w:cs="Times New Roman"/>
        </w:rPr>
        <w:t>in w</w:t>
      </w:r>
      <w:r w:rsidR="009D28C4">
        <w:rPr>
          <w:rFonts w:ascii="Times New Roman" w:eastAsiaTheme="minorEastAsia" w:hAnsi="Times New Roman" w:cs="Times New Roman"/>
        </w:rPr>
        <w:t xml:space="preserve">hich, </w:t>
      </w:r>
      <m:oMath>
        <m:r>
          <w:rPr>
            <w:rFonts w:ascii="Cambria Math" w:eastAsiaTheme="minorEastAsia" w:hAnsi="Cambria Math" w:cs="Times New Roman"/>
          </w:rPr>
          <m:t>r</m:t>
        </m:r>
      </m:oMath>
      <w:r w:rsidR="009D28C4">
        <w:rPr>
          <w:rFonts w:ascii="Times New Roman" w:eastAsiaTheme="minorEastAsia" w:hAnsi="Times New Roman" w:cs="Times New Roman"/>
        </w:rPr>
        <w:t xml:space="preserve"> is the growth rate, </w:t>
      </w:r>
      <m:oMath>
        <m:r>
          <w:rPr>
            <w:rFonts w:ascii="Cambria Math" w:eastAsiaTheme="minorEastAsia" w:hAnsi="Cambria Math" w:cs="Times New Roman"/>
          </w:rPr>
          <m:t>K</m:t>
        </m:r>
      </m:oMath>
      <w:r w:rsidR="009D28C4">
        <w:rPr>
          <w:rFonts w:ascii="Times New Roman" w:eastAsiaTheme="minorEastAsia" w:hAnsi="Times New Roman" w:cs="Times New Roman"/>
        </w:rPr>
        <w:t xml:space="preserve"> is the carrying capacity, </w:t>
      </w:r>
      <m:oMath>
        <m:r>
          <w:rPr>
            <w:rFonts w:ascii="Cambria Math" w:eastAsiaTheme="minorEastAsia" w:hAnsi="Cambria Math" w:cs="Times New Roman"/>
          </w:rPr>
          <m:t>γ</m:t>
        </m:r>
      </m:oMath>
      <w:r w:rsidR="009D28C4">
        <w:rPr>
          <w:rFonts w:ascii="Times New Roman" w:eastAsiaTheme="minorEastAsia" w:hAnsi="Times New Roman" w:cs="Times New Roman"/>
        </w:rPr>
        <w:t xml:space="preserve"> is the maximum gr</w:t>
      </w:r>
      <w:r w:rsidR="00342004">
        <w:rPr>
          <w:rFonts w:ascii="Times New Roman" w:eastAsiaTheme="minorEastAsia" w:hAnsi="Times New Roman" w:cs="Times New Roman"/>
        </w:rPr>
        <w:t>azing</w:t>
      </w:r>
      <w:r w:rsidR="009D28C4">
        <w:rPr>
          <w:rFonts w:ascii="Times New Roman" w:eastAsiaTheme="minorEastAsia" w:hAnsi="Times New Roman" w:cs="Times New Roman"/>
        </w:rPr>
        <w:t xml:space="preserve"> rate, </w:t>
      </w:r>
      <m:oMath>
        <m:r>
          <w:rPr>
            <w:rFonts w:ascii="Cambria Math" w:eastAsiaTheme="minorEastAsia" w:hAnsi="Cambria Math" w:cs="Times New Roman"/>
          </w:rPr>
          <m:t>a</m:t>
        </m:r>
      </m:oMath>
      <w:r w:rsidR="009D28C4">
        <w:rPr>
          <w:rFonts w:ascii="Times New Roman" w:eastAsiaTheme="minorEastAsia" w:hAnsi="Times New Roman" w:cs="Times New Roman"/>
        </w:rPr>
        <w:t xml:space="preserve"> is the efficiency of the grazer</w:t>
      </w:r>
      <w:r w:rsidR="00C11D06">
        <w:rPr>
          <w:rFonts w:ascii="Times New Roman" w:eastAsiaTheme="minorEastAsia" w:hAnsi="Times New Roman" w:cs="Times New Roman"/>
        </w:rPr>
        <w:t xml:space="preserve">, and </w:t>
      </w:r>
      <m:oMath>
        <m:r>
          <w:rPr>
            <w:rFonts w:ascii="Cambria Math" w:hAnsi="Cambria Math" w:cs="Times New Roman"/>
          </w:rPr>
          <m:t>σ</m:t>
        </m:r>
      </m:oMath>
      <w:r w:rsidR="00C11D06">
        <w:rPr>
          <w:rFonts w:ascii="Times New Roman" w:eastAsiaTheme="minorEastAsia" w:hAnsi="Times New Roman" w:cs="Times New Roman"/>
        </w:rPr>
        <w:t xml:space="preserve"> is the intensity of environmental perturbations which is assumed to be constant (so, this is an additive model)</w:t>
      </w:r>
      <w:r w:rsidR="008233E5">
        <w:rPr>
          <w:rFonts w:ascii="Times New Roman" w:eastAsiaTheme="minorEastAsia" w:hAnsi="Times New Roman" w:cs="Times New Roman"/>
        </w:rPr>
        <w:t xml:space="preserve">. </w:t>
      </w:r>
      <w:r w:rsidR="005C519B">
        <w:rPr>
          <w:rFonts w:ascii="Times New Roman" w:eastAsiaTheme="minorEastAsia" w:hAnsi="Times New Roman" w:cs="Times New Roman"/>
        </w:rPr>
        <w:t xml:space="preserve">In spline modeling, no model should be specified. Instead, a rather sparse mesh across the range of data, called ‘knot sequence’, </w:t>
      </w:r>
      <w:r w:rsidR="00143F3D">
        <w:rPr>
          <w:rFonts w:ascii="Times New Roman" w:eastAsiaTheme="minorEastAsia" w:hAnsi="Times New Roman" w:cs="Times New Roman"/>
        </w:rPr>
        <w:t>is defined</w:t>
      </w:r>
      <w:r w:rsidR="005C519B">
        <w:rPr>
          <w:rFonts w:ascii="Times New Roman" w:eastAsiaTheme="minorEastAsia" w:hAnsi="Times New Roman" w:cs="Times New Roman"/>
        </w:rPr>
        <w:t xml:space="preserve">. </w:t>
      </w:r>
      <w:r w:rsidR="00802C8A">
        <w:rPr>
          <w:rFonts w:ascii="Times New Roman" w:hAnsi="Times New Roman" w:cs="Times New Roman"/>
        </w:rPr>
        <w:t xml:space="preserve">Knots are the x-coordinate of the points where spline interpolation goes through. The values of the spline function at the knots are the model parameters (see Figures 1-5). </w:t>
      </w:r>
      <w:r w:rsidR="00802C8A" w:rsidRPr="00143F3D">
        <w:rPr>
          <w:rFonts w:ascii="Times New Roman" w:eastAsiaTheme="minorEastAsia" w:hAnsi="Times New Roman" w:cs="Times New Roman"/>
        </w:rPr>
        <w:t>Splines, therefore, offer flexibility in capturing unknown nonlinearities in drift and diffusion functions, making them particularly attractive when a suitable model is uncertain</w:t>
      </w:r>
      <w:r w:rsidR="00802C8A">
        <w:rPr>
          <w:rFonts w:ascii="Times New Roman" w:eastAsiaTheme="minorEastAsia" w:hAnsi="Times New Roman" w:cs="Times New Roman"/>
        </w:rPr>
        <w:t>. Note that spline modeling is also parametric but to distinguish its rather distinct features from ‘typical’ parametric models we call it that way.</w:t>
      </w:r>
    </w:p>
    <w:p w14:paraId="15DCCB25" w14:textId="0A3E1511" w:rsidR="00277176" w:rsidRDefault="00470B6B" w:rsidP="00F623A8">
      <w:pPr>
        <w:spacing w:after="120" w:line="360" w:lineRule="auto"/>
        <w:jc w:val="both"/>
        <w:rPr>
          <w:rFonts w:ascii="Times New Roman" w:hAnsi="Times New Roman" w:cs="Times New Roman"/>
        </w:rPr>
      </w:pPr>
      <w:r w:rsidRPr="00C645B2">
        <w:rPr>
          <w:rFonts w:ascii="Times New Roman" w:hAnsi="Times New Roman" w:cs="Times New Roman"/>
        </w:rPr>
        <w:t>After selecting a model (parametric or spline), a vector of lower bounds and a vector of upper bounds for the parameters should be specified for the optimization</w:t>
      </w:r>
      <w:r w:rsidR="00285411">
        <w:rPr>
          <w:rFonts w:ascii="Times New Roman" w:hAnsi="Times New Roman" w:cs="Times New Roman"/>
        </w:rPr>
        <w:t xml:space="preserve"> (MLE)</w:t>
      </w:r>
      <w:r w:rsidRPr="00C645B2">
        <w:rPr>
          <w:rFonts w:ascii="Times New Roman" w:hAnsi="Times New Roman" w:cs="Times New Roman"/>
        </w:rPr>
        <w:t xml:space="preserve"> to search within and find the optimal parameter values. All parameters associated with the diffusion function should be bounded in a way that ensures the diffusion function remains positive.</w:t>
      </w:r>
      <w:r>
        <w:rPr>
          <w:rFonts w:ascii="Times New Roman" w:hAnsi="Times New Roman" w:cs="Times New Roman"/>
        </w:rPr>
        <w:t xml:space="preserve"> </w:t>
      </w:r>
      <w:r w:rsidRPr="00C645B2">
        <w:rPr>
          <w:rFonts w:ascii="Times New Roman" w:hAnsi="Times New Roman" w:cs="Times New Roman"/>
        </w:rPr>
        <w:t>For parametric models, the physics of the problem can provide insights to determine proper vectors of lower and upper bounds. For example, in the case of the May model, we know that all model parameters should be positive as they represent ecological quantities.</w:t>
      </w:r>
      <w:r w:rsidR="00630DC3">
        <w:rPr>
          <w:rFonts w:ascii="Times New Roman" w:hAnsi="Times New Roman" w:cs="Times New Roman"/>
        </w:rPr>
        <w:t xml:space="preserve"> For spline models selecting vectors of lower and upper bounds are convenient</w:t>
      </w:r>
      <w:r w:rsidR="007678A5">
        <w:rPr>
          <w:rFonts w:ascii="Times New Roman" w:hAnsi="Times New Roman" w:cs="Times New Roman"/>
        </w:rPr>
        <w:t>. Since datasets we are dealing with are stationary then</w:t>
      </w:r>
      <w:r w:rsidR="00277176">
        <w:rPr>
          <w:rFonts w:ascii="Times New Roman" w:hAnsi="Times New Roman" w:cs="Times New Roman"/>
        </w:rPr>
        <w:t xml:space="preserve"> </w:t>
      </w:r>
      <w:r w:rsidR="00277176" w:rsidRPr="00277176">
        <w:rPr>
          <w:rFonts w:ascii="Times New Roman" w:hAnsi="Times New Roman" w:cs="Times New Roman"/>
        </w:rPr>
        <w:t>for the drift parameters,</w:t>
      </w:r>
      <w:r w:rsidR="007678A5">
        <w:rPr>
          <w:rFonts w:ascii="Times New Roman" w:hAnsi="Times New Roman" w:cs="Times New Roman"/>
        </w:rPr>
        <w:t xml:space="preserve"> </w:t>
      </w:r>
      <w:r w:rsidR="00277176" w:rsidRPr="00277176">
        <w:rPr>
          <w:rFonts w:ascii="Times New Roman" w:hAnsi="Times New Roman" w:cs="Times New Roman"/>
        </w:rPr>
        <w:t xml:space="preserve">we can set </w:t>
      </w:r>
      <w:r w:rsidR="00277176">
        <w:rPr>
          <w:rFonts w:ascii="Times New Roman" w:hAnsi="Times New Roman" w:cs="Times New Roman"/>
        </w:rPr>
        <w:t>all</w:t>
      </w:r>
      <w:r w:rsidR="00277176" w:rsidRPr="00277176">
        <w:rPr>
          <w:rFonts w:ascii="Times New Roman" w:hAnsi="Times New Roman" w:cs="Times New Roman"/>
        </w:rPr>
        <w:t xml:space="preserve"> lower bounds to be -L and </w:t>
      </w:r>
      <w:r w:rsidR="00277176">
        <w:rPr>
          <w:rFonts w:ascii="Times New Roman" w:hAnsi="Times New Roman" w:cs="Times New Roman"/>
        </w:rPr>
        <w:t>all</w:t>
      </w:r>
      <w:r w:rsidR="00277176" w:rsidRPr="00277176">
        <w:rPr>
          <w:rFonts w:ascii="Times New Roman" w:hAnsi="Times New Roman" w:cs="Times New Roman"/>
        </w:rPr>
        <w:t xml:space="preserve"> upper bounds to be L, where L&gt;0. Similarly, for the diffusion parameters, we can set all lower bounds to 0 and all upper bounds to L.</w:t>
      </w:r>
    </w:p>
    <w:p w14:paraId="3BEBCAD2" w14:textId="67D8DCC2" w:rsidR="002C0256" w:rsidRDefault="002C0256" w:rsidP="00F623A8">
      <w:pPr>
        <w:spacing w:after="0" w:line="360" w:lineRule="auto"/>
        <w:jc w:val="both"/>
        <w:rPr>
          <w:rFonts w:ascii="Times New Roman" w:eastAsiaTheme="minorEastAsia" w:hAnsi="Times New Roman" w:cs="Times New Roman"/>
        </w:rPr>
      </w:pPr>
      <w:r w:rsidRPr="002C0256">
        <w:rPr>
          <w:rFonts w:ascii="Times New Roman" w:eastAsiaTheme="minorEastAsia" w:hAnsi="Times New Roman" w:cs="Times New Roman"/>
        </w:rPr>
        <w:t xml:space="preserve">If a parametric modeling is preferred and it is uncertain to choose a proper model then it is advisable to select </w:t>
      </w:r>
      <w:r>
        <w:rPr>
          <w:rFonts w:ascii="Times New Roman" w:eastAsiaTheme="minorEastAsia" w:hAnsi="Times New Roman" w:cs="Times New Roman"/>
        </w:rPr>
        <w:t xml:space="preserve">drift and diffusion </w:t>
      </w:r>
      <w:r w:rsidRPr="002C0256">
        <w:rPr>
          <w:rFonts w:ascii="Times New Roman" w:eastAsiaTheme="minorEastAsia" w:hAnsi="Times New Roman" w:cs="Times New Roman"/>
        </w:rPr>
        <w:t xml:space="preserve">models which contain constant, linear, quadratic, and higher order terms due to Taylor series expansion. An additive version of such a modeling is as follow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487"/>
      </w:tblGrid>
      <w:tr w:rsidR="000F5D45" w:rsidRPr="00386DFB" w14:paraId="2D3BDB47" w14:textId="77777777" w:rsidTr="009F5F37">
        <w:trPr>
          <w:trHeight w:val="687"/>
          <w:jc w:val="center"/>
        </w:trPr>
        <w:tc>
          <w:tcPr>
            <w:tcW w:w="8838" w:type="dxa"/>
            <w:vAlign w:val="center"/>
          </w:tcPr>
          <w:p w14:paraId="43587D6A" w14:textId="162E8E89" w:rsidR="000F5D45" w:rsidRPr="00986D48" w:rsidRDefault="00986D48" w:rsidP="00F623A8">
            <w:pPr>
              <w:pStyle w:val="Caption"/>
              <w:spacing w:after="0" w:line="360" w:lineRule="auto"/>
              <w:rPr>
                <w:rFonts w:ascii="Times New Roman" w:eastAsiaTheme="minorEastAsia" w:hAnsi="Times New Roman" w:cs="Times New Roman"/>
                <w:color w:val="auto"/>
                <w:sz w:val="20"/>
                <w:szCs w:val="20"/>
                <w:lang w:val="en-US"/>
              </w:rPr>
            </w:pPr>
            <w:bookmarkStart w:id="29" w:name="_Hlk164107692"/>
            <m:oMathPara>
              <m:oMathParaPr>
                <m:jc m:val="center"/>
              </m:oMathParaPr>
              <m:oMath>
                <m:r>
                  <w:rPr>
                    <w:rFonts w:ascii="Cambria Math" w:eastAsiaTheme="minorEastAsia" w:hAnsi="Cambria Math" w:cs="Times New Roman"/>
                    <w:noProof/>
                    <w:color w:val="auto"/>
                    <w:sz w:val="20"/>
                    <w:szCs w:val="20"/>
                  </w:rPr>
                  <m:t>dx</m:t>
                </m:r>
                <m:r>
                  <w:rPr>
                    <w:rFonts w:ascii="Cambria Math" w:eastAsiaTheme="minorEastAsia" w:hAnsi="Cambria Math" w:cs="Times New Roman"/>
                    <w:noProof/>
                    <w:color w:val="auto"/>
                    <w:sz w:val="20"/>
                    <w:szCs w:val="20"/>
                    <w:lang w:val="en-US"/>
                  </w:rPr>
                  <m:t xml:space="preserve"> = </m:t>
                </m:r>
                <m:d>
                  <m:dPr>
                    <m:begChr m:val="{"/>
                    <m:endChr m:val="}"/>
                    <m:ctrlPr>
                      <w:ins w:id="30" w:author="M. Shojaei Arani" w:date="2024-05-30T10:51:00Z">
                        <w:rPr>
                          <w:rFonts w:ascii="Cambria Math" w:eastAsiaTheme="minorEastAsia" w:hAnsi="Cambria Math" w:cs="Times New Roman"/>
                          <w:noProof/>
                          <w:color w:val="auto"/>
                          <w:sz w:val="20"/>
                          <w:szCs w:val="20"/>
                          <w:lang w:val="en-US"/>
                        </w:rPr>
                      </w:ins>
                    </m:ctrlPr>
                  </m:dPr>
                  <m:e>
                    <m:r>
                      <w:rPr>
                        <w:rFonts w:ascii="Cambria Math" w:eastAsiaTheme="minorEastAsia" w:hAnsi="Cambria Math" w:cs="Times New Roman"/>
                        <w:noProof/>
                        <w:color w:val="auto"/>
                        <w:sz w:val="20"/>
                        <w:szCs w:val="20"/>
                      </w:rPr>
                      <m:t>α</m:t>
                    </m:r>
                    <m:r>
                      <w:rPr>
                        <w:rFonts w:ascii="Cambria Math" w:eastAsiaTheme="minorEastAsia" w:hAnsi="Cambria Math" w:cs="Times New Roman"/>
                        <w:noProof/>
                        <w:color w:val="auto"/>
                        <w:sz w:val="20"/>
                        <w:szCs w:val="20"/>
                        <w:lang w:val="en-US"/>
                      </w:rPr>
                      <m:t>+A</m:t>
                    </m:r>
                    <m:r>
                      <w:rPr>
                        <w:rFonts w:ascii="Cambria Math" w:eastAsiaTheme="minorEastAsia" w:hAnsi="Cambria Math" w:cs="Times New Roman"/>
                        <w:noProof/>
                        <w:color w:val="auto"/>
                        <w:sz w:val="20"/>
                        <w:szCs w:val="20"/>
                      </w:rPr>
                      <m:t>x</m:t>
                    </m:r>
                    <m:r>
                      <w:rPr>
                        <w:rFonts w:ascii="Cambria Math" w:eastAsiaTheme="minorEastAsia" w:hAnsi="Cambria Math" w:cs="Times New Roman"/>
                        <w:noProof/>
                        <w:color w:val="auto"/>
                        <w:sz w:val="20"/>
                        <w:szCs w:val="20"/>
                        <w:lang w:val="en-US"/>
                      </w:rPr>
                      <m:t>+</m:t>
                    </m:r>
                    <m:r>
                      <w:rPr>
                        <w:rFonts w:ascii="Cambria Math" w:hAnsi="Cambria Math" w:cs="Aharoni"/>
                        <w:color w:val="auto"/>
                        <w:sz w:val="20"/>
                        <w:szCs w:val="20"/>
                      </w:rPr>
                      <m:t>B</m:t>
                    </m:r>
                    <m:sSup>
                      <m:sSupPr>
                        <m:ctrlPr>
                          <w:ins w:id="31" w:author="M. Shojaei Arani" w:date="2024-05-30T10:51:00Z">
                            <w:rPr>
                              <w:rFonts w:ascii="Cambria Math" w:hAnsi="Cambria Math" w:cs="Aharoni"/>
                              <w:color w:val="auto"/>
                              <w:sz w:val="20"/>
                              <w:szCs w:val="20"/>
                            </w:rPr>
                          </w:ins>
                        </m:ctrlPr>
                      </m:sSupPr>
                      <m:e>
                        <m:r>
                          <w:rPr>
                            <w:rFonts w:ascii="Cambria Math" w:hAnsi="Cambria Math" w:cs="Aharoni"/>
                            <w:color w:val="auto"/>
                            <w:sz w:val="20"/>
                            <w:szCs w:val="20"/>
                          </w:rPr>
                          <m:t>x</m:t>
                        </m:r>
                      </m:e>
                      <m:sup>
                        <m:r>
                          <w:rPr>
                            <w:rFonts w:ascii="Cambria Math" w:hAnsi="Cambria Math" w:cs="Aharoni"/>
                            <w:color w:val="auto"/>
                            <w:sz w:val="20"/>
                            <w:szCs w:val="20"/>
                          </w:rPr>
                          <m:t>2</m:t>
                        </m:r>
                      </m:sup>
                    </m:sSup>
                    <m:r>
                      <w:rPr>
                        <w:rFonts w:ascii="Cambria Math" w:hAnsi="Cambria Math" w:cs="Aharoni"/>
                        <w:color w:val="auto"/>
                        <w:sz w:val="20"/>
                        <w:szCs w:val="20"/>
                        <w:lang w:val="en-US"/>
                      </w:rPr>
                      <m:t>+...</m:t>
                    </m:r>
                  </m:e>
                </m:d>
                <m:r>
                  <w:rPr>
                    <w:rFonts w:ascii="Cambria Math" w:hAnsi="Cambria Math" w:cs="Aharoni"/>
                    <w:color w:val="auto"/>
                    <w:sz w:val="20"/>
                    <w:szCs w:val="20"/>
                    <w:lang w:val="en-US"/>
                  </w:rPr>
                  <m:t>dt+</m:t>
                </m:r>
                <m:r>
                  <w:rPr>
                    <w:rFonts w:ascii="Cambria Math" w:hAnsi="Cambria Math" w:cs="Aharoni"/>
                    <w:color w:val="auto"/>
                    <w:sz w:val="20"/>
                    <w:szCs w:val="20"/>
                  </w:rPr>
                  <m:t>σd</m:t>
                </m:r>
                <m:r>
                  <w:rPr>
                    <w:rFonts w:ascii="Cambria Math" w:hAnsi="Cambria Math" w:cs="Aharoni"/>
                    <w:color w:val="auto"/>
                    <w:sz w:val="20"/>
                    <w:szCs w:val="20"/>
                    <w:lang w:val="en-US"/>
                  </w:rPr>
                  <m:t>W ,</m:t>
                </m:r>
              </m:oMath>
            </m:oMathPara>
          </w:p>
        </w:tc>
        <w:tc>
          <w:tcPr>
            <w:tcW w:w="487" w:type="dxa"/>
            <w:vAlign w:val="center"/>
          </w:tcPr>
          <w:p w14:paraId="34D0117E" w14:textId="1F94EFED" w:rsidR="000F5D45" w:rsidRPr="00386DFB" w:rsidRDefault="000F5D45" w:rsidP="00F623A8">
            <w:pPr>
              <w:pStyle w:val="Caption"/>
              <w:spacing w:after="0" w:line="360" w:lineRule="auto"/>
              <w:rPr>
                <w:rFonts w:ascii="Times New Roman" w:eastAsiaTheme="minorEastAsia" w:hAnsi="Times New Roman" w:cs="Times New Roman"/>
                <w:i w:val="0"/>
                <w:sz w:val="20"/>
                <w:szCs w:val="20"/>
              </w:rPr>
            </w:pPr>
            <w:r>
              <w:rPr>
                <w:rFonts w:ascii="Times New Roman" w:eastAsiaTheme="minorEastAsia" w:hAnsi="Times New Roman" w:cs="Times New Roman"/>
                <w:i w:val="0"/>
                <w:color w:val="auto"/>
                <w:sz w:val="20"/>
                <w:szCs w:val="20"/>
              </w:rPr>
              <w:t>(</w:t>
            </w:r>
            <w:bookmarkStart w:id="32" w:name="Eq2"/>
            <w:r w:rsidRPr="00386DFB">
              <w:rPr>
                <w:rFonts w:ascii="Times New Roman" w:eastAsiaTheme="minorEastAsia" w:hAnsi="Times New Roman" w:cs="Times New Roman"/>
                <w:i w:val="0"/>
                <w:color w:val="auto"/>
                <w:sz w:val="20"/>
                <w:szCs w:val="20"/>
              </w:rPr>
              <w:fldChar w:fldCharType="begin"/>
            </w:r>
            <w:r w:rsidRPr="00386DFB">
              <w:rPr>
                <w:rFonts w:ascii="Times New Roman" w:eastAsiaTheme="minorEastAsia" w:hAnsi="Times New Roman" w:cs="Times New Roman"/>
                <w:i w:val="0"/>
                <w:color w:val="auto"/>
                <w:sz w:val="20"/>
                <w:szCs w:val="20"/>
              </w:rPr>
              <w:instrText xml:space="preserve"> SEQ Equation \* ARABIC </w:instrText>
            </w:r>
            <w:r w:rsidRPr="00386DFB">
              <w:rPr>
                <w:rFonts w:ascii="Times New Roman" w:eastAsiaTheme="minorEastAsia" w:hAnsi="Times New Roman" w:cs="Times New Roman"/>
                <w:i w:val="0"/>
                <w:color w:val="auto"/>
                <w:sz w:val="20"/>
                <w:szCs w:val="20"/>
              </w:rPr>
              <w:fldChar w:fldCharType="separate"/>
            </w:r>
            <w:r w:rsidR="00872409">
              <w:rPr>
                <w:rFonts w:ascii="Times New Roman" w:eastAsiaTheme="minorEastAsia" w:hAnsi="Times New Roman" w:cs="Times New Roman"/>
                <w:i w:val="0"/>
                <w:noProof/>
                <w:color w:val="auto"/>
                <w:sz w:val="20"/>
                <w:szCs w:val="20"/>
              </w:rPr>
              <w:t>2</w:t>
            </w:r>
            <w:r w:rsidRPr="00386DFB">
              <w:rPr>
                <w:rFonts w:ascii="Times New Roman" w:eastAsiaTheme="minorEastAsia" w:hAnsi="Times New Roman" w:cs="Times New Roman"/>
                <w:i w:val="0"/>
                <w:color w:val="auto"/>
                <w:sz w:val="20"/>
                <w:szCs w:val="20"/>
              </w:rPr>
              <w:fldChar w:fldCharType="end"/>
            </w:r>
            <w:bookmarkEnd w:id="32"/>
            <w:r>
              <w:rPr>
                <w:rFonts w:ascii="Times New Roman" w:eastAsiaTheme="minorEastAsia" w:hAnsi="Times New Roman" w:cs="Times New Roman"/>
                <w:i w:val="0"/>
                <w:color w:val="auto"/>
                <w:sz w:val="20"/>
                <w:szCs w:val="20"/>
              </w:rPr>
              <w:t>)</w:t>
            </w:r>
          </w:p>
        </w:tc>
      </w:tr>
    </w:tbl>
    <w:bookmarkEnd w:id="29"/>
    <w:p w14:paraId="434747B7" w14:textId="6B3185F9" w:rsidR="00FB6BE8" w:rsidRDefault="00E6654B" w:rsidP="00F623A8">
      <w:pPr>
        <w:spacing w:after="120" w:line="360" w:lineRule="auto"/>
        <w:jc w:val="both"/>
        <w:rPr>
          <w:rFonts w:ascii="Times New Roman" w:eastAsiaTheme="minorEastAsia" w:hAnsi="Times New Roman" w:cs="Times New Roman"/>
          <w:iCs/>
        </w:rPr>
      </w:pPr>
      <w:r>
        <w:rPr>
          <w:rFonts w:ascii="Times New Roman" w:eastAsiaTheme="minorEastAsia" w:hAnsi="Times New Roman" w:cs="Times New Roman"/>
          <w:iCs/>
        </w:rPr>
        <w:t xml:space="preserve">The </w:t>
      </w:r>
      <w:r w:rsidR="00986D48">
        <w:rPr>
          <w:rFonts w:ascii="Times New Roman" w:eastAsiaTheme="minorEastAsia" w:hAnsi="Times New Roman" w:cs="Times New Roman"/>
          <w:iCs/>
        </w:rPr>
        <w:t>parameter</w:t>
      </w:r>
      <w:r w:rsidR="005B2421">
        <w:rPr>
          <w:rFonts w:ascii="Times New Roman" w:eastAsiaTheme="minorEastAsia" w:hAnsi="Times New Roman" w:cs="Times New Roman"/>
          <w:iCs/>
        </w:rPr>
        <w:t xml:space="preserve"> </w:t>
      </w:r>
      <m:oMath>
        <m:r>
          <w:rPr>
            <w:rFonts w:ascii="Cambria Math" w:hAnsi="Cambria Math" w:cs="Aharoni"/>
          </w:rPr>
          <m:t>A</m:t>
        </m:r>
      </m:oMath>
      <w:r w:rsidR="000D2910">
        <w:rPr>
          <w:rFonts w:ascii="Times New Roman" w:eastAsiaTheme="minorEastAsia" w:hAnsi="Times New Roman" w:cs="Times New Roman"/>
          <w:iCs/>
        </w:rPr>
        <w:t xml:space="preserve"> </w:t>
      </w:r>
      <w:r>
        <w:rPr>
          <w:rFonts w:ascii="Times New Roman" w:eastAsiaTheme="minorEastAsia" w:hAnsi="Times New Roman" w:cs="Times New Roman"/>
          <w:iCs/>
        </w:rPr>
        <w:t>is particular</w:t>
      </w:r>
      <w:r w:rsidR="005B2421">
        <w:rPr>
          <w:rFonts w:ascii="Times New Roman" w:eastAsiaTheme="minorEastAsia" w:hAnsi="Times New Roman" w:cs="Times New Roman"/>
          <w:iCs/>
        </w:rPr>
        <w:t>ly insightful</w:t>
      </w:r>
      <w:r w:rsidR="00304920">
        <w:rPr>
          <w:rFonts w:ascii="Times New Roman" w:eastAsiaTheme="minorEastAsia" w:hAnsi="Times New Roman" w:cs="Times New Roman"/>
          <w:iCs/>
        </w:rPr>
        <w:t xml:space="preserve"> </w:t>
      </w:r>
      <w:r w:rsidR="007F2116">
        <w:rPr>
          <w:rFonts w:ascii="Times New Roman" w:eastAsiaTheme="minorEastAsia" w:hAnsi="Times New Roman" w:cs="Times New Roman"/>
          <w:iCs/>
        </w:rPr>
        <w:t xml:space="preserve">as it is the sole determinant of </w:t>
      </w:r>
      <w:r w:rsidR="00304920">
        <w:rPr>
          <w:rFonts w:ascii="Times New Roman" w:eastAsiaTheme="minorEastAsia" w:hAnsi="Times New Roman" w:cs="Times New Roman"/>
          <w:iCs/>
        </w:rPr>
        <w:t>stability</w:t>
      </w:r>
      <w:r w:rsidR="007F2116">
        <w:rPr>
          <w:rFonts w:ascii="Times New Roman" w:eastAsiaTheme="minorEastAsia" w:hAnsi="Times New Roman" w:cs="Times New Roman"/>
          <w:iCs/>
        </w:rPr>
        <w:t xml:space="preserve"> of</w:t>
      </w:r>
      <w:r w:rsidR="00304920">
        <w:rPr>
          <w:rFonts w:ascii="Times New Roman" w:eastAsiaTheme="minorEastAsia" w:hAnsi="Times New Roman" w:cs="Times New Roman"/>
          <w:iCs/>
        </w:rPr>
        <w:t xml:space="preserve"> the</w:t>
      </w:r>
      <w:r w:rsidR="007F2116">
        <w:rPr>
          <w:rFonts w:ascii="Times New Roman" w:eastAsiaTheme="minorEastAsia" w:hAnsi="Times New Roman" w:cs="Times New Roman"/>
          <w:iCs/>
        </w:rPr>
        <w:t xml:space="preserve"> deterministic</w:t>
      </w:r>
      <w:r w:rsidR="00304920">
        <w:rPr>
          <w:rFonts w:ascii="Times New Roman" w:eastAsiaTheme="minorEastAsia" w:hAnsi="Times New Roman" w:cs="Times New Roman"/>
          <w:iCs/>
        </w:rPr>
        <w:t xml:space="preserve"> </w:t>
      </w:r>
      <w:r w:rsidR="007F2116">
        <w:rPr>
          <w:rFonts w:ascii="Times New Roman" w:eastAsiaTheme="minorEastAsia" w:hAnsi="Times New Roman" w:cs="Times New Roman"/>
          <w:iCs/>
        </w:rPr>
        <w:t>part of (</w:t>
      </w:r>
      <w:r w:rsidR="007F2116" w:rsidRPr="00C645B2">
        <w:rPr>
          <w:rFonts w:ascii="Times New Roman" w:eastAsiaTheme="minorEastAsia" w:hAnsi="Times New Roman" w:cs="Times New Roman"/>
        </w:rPr>
        <w:fldChar w:fldCharType="begin"/>
      </w:r>
      <w:r w:rsidR="007F2116" w:rsidRPr="00C645B2">
        <w:rPr>
          <w:rFonts w:ascii="Times New Roman" w:eastAsiaTheme="minorEastAsia" w:hAnsi="Times New Roman" w:cs="Times New Roman"/>
        </w:rPr>
        <w:instrText xml:space="preserve"> REF Eq2 \h  \* MERGEFORMAT </w:instrText>
      </w:r>
      <w:r w:rsidR="007F2116" w:rsidRPr="00C645B2">
        <w:rPr>
          <w:rFonts w:ascii="Times New Roman" w:eastAsiaTheme="minorEastAsia" w:hAnsi="Times New Roman" w:cs="Times New Roman"/>
        </w:rPr>
      </w:r>
      <w:r w:rsidR="007F2116" w:rsidRPr="00C645B2">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sz w:val="20"/>
          <w:szCs w:val="20"/>
        </w:rPr>
        <w:t>2</w:t>
      </w:r>
      <w:r w:rsidR="007F2116" w:rsidRPr="00C645B2">
        <w:rPr>
          <w:rFonts w:ascii="Times New Roman" w:eastAsiaTheme="minorEastAsia" w:hAnsi="Times New Roman" w:cs="Times New Roman"/>
        </w:rPr>
        <w:fldChar w:fldCharType="end"/>
      </w:r>
      <w:r w:rsidR="007F2116">
        <w:rPr>
          <w:rFonts w:ascii="Times New Roman" w:eastAsiaTheme="minorEastAsia" w:hAnsi="Times New Roman" w:cs="Times New Roman"/>
          <w:iCs/>
        </w:rPr>
        <w:t>)</w:t>
      </w:r>
      <w:r w:rsidR="00986D48">
        <w:rPr>
          <w:rFonts w:ascii="Times New Roman" w:eastAsiaTheme="minorEastAsia" w:hAnsi="Times New Roman" w:cs="Times New Roman"/>
          <w:iCs/>
        </w:rPr>
        <w:t xml:space="preserve">. </w:t>
      </w:r>
      <w:r w:rsidR="005B2421">
        <w:rPr>
          <w:rFonts w:ascii="Times New Roman" w:eastAsiaTheme="minorEastAsia" w:hAnsi="Times New Roman" w:cs="Times New Roman"/>
          <w:iCs/>
        </w:rPr>
        <w:t>T</w:t>
      </w:r>
      <w:r w:rsidR="00B3794E">
        <w:rPr>
          <w:rFonts w:ascii="Times New Roman" w:eastAsiaTheme="minorEastAsia" w:hAnsi="Times New Roman" w:cs="Times New Roman"/>
          <w:iCs/>
        </w:rPr>
        <w:t>he model form in (</w:t>
      </w:r>
      <w:r w:rsidR="00C645B2" w:rsidRPr="00C645B2">
        <w:rPr>
          <w:rFonts w:ascii="Times New Roman" w:eastAsiaTheme="minorEastAsia" w:hAnsi="Times New Roman" w:cs="Times New Roman"/>
        </w:rPr>
        <w:fldChar w:fldCharType="begin"/>
      </w:r>
      <w:r w:rsidR="00C645B2" w:rsidRPr="00C645B2">
        <w:rPr>
          <w:rFonts w:ascii="Times New Roman" w:eastAsiaTheme="minorEastAsia" w:hAnsi="Times New Roman" w:cs="Times New Roman"/>
        </w:rPr>
        <w:instrText xml:space="preserve"> REF Eq2 \h  \* MERGEFORMAT </w:instrText>
      </w:r>
      <w:r w:rsidR="00C645B2" w:rsidRPr="00C645B2">
        <w:rPr>
          <w:rFonts w:ascii="Times New Roman" w:eastAsiaTheme="minorEastAsia" w:hAnsi="Times New Roman" w:cs="Times New Roman"/>
        </w:rPr>
      </w:r>
      <w:r w:rsidR="00C645B2" w:rsidRPr="00C645B2">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sz w:val="20"/>
          <w:szCs w:val="20"/>
        </w:rPr>
        <w:t>2</w:t>
      </w:r>
      <w:r w:rsidR="00C645B2" w:rsidRPr="00C645B2">
        <w:rPr>
          <w:rFonts w:ascii="Times New Roman" w:eastAsiaTheme="minorEastAsia" w:hAnsi="Times New Roman" w:cs="Times New Roman"/>
        </w:rPr>
        <w:fldChar w:fldCharType="end"/>
      </w:r>
      <w:r w:rsidR="00B3794E">
        <w:rPr>
          <w:rFonts w:ascii="Times New Roman" w:eastAsiaTheme="minorEastAsia" w:hAnsi="Times New Roman" w:cs="Times New Roman"/>
          <w:iCs/>
        </w:rPr>
        <w:t>) is not</w:t>
      </w:r>
      <w:r w:rsidR="005B2421">
        <w:rPr>
          <w:rFonts w:ascii="Times New Roman" w:eastAsiaTheme="minorEastAsia" w:hAnsi="Times New Roman" w:cs="Times New Roman"/>
          <w:iCs/>
        </w:rPr>
        <w:t xml:space="preserve"> directly suited for fitting to data</w:t>
      </w:r>
      <w:r w:rsidR="005812AC">
        <w:rPr>
          <w:rFonts w:ascii="Times New Roman" w:eastAsiaTheme="minorEastAsia" w:hAnsi="Times New Roman" w:cs="Times New Roman"/>
          <w:iCs/>
        </w:rPr>
        <w:t xml:space="preserve">. </w:t>
      </w:r>
      <w:r w:rsidR="00233481">
        <w:rPr>
          <w:rFonts w:ascii="Times New Roman" w:eastAsiaTheme="minorEastAsia" w:hAnsi="Times New Roman" w:cs="Times New Roman"/>
          <w:iCs/>
        </w:rPr>
        <w:t>Instead</w:t>
      </w:r>
      <w:r w:rsidR="005812AC">
        <w:rPr>
          <w:rFonts w:ascii="Times New Roman" w:eastAsiaTheme="minorEastAsia" w:hAnsi="Times New Roman" w:cs="Times New Roman"/>
          <w:iCs/>
        </w:rPr>
        <w:t>, data should be standardized first</w:t>
      </w:r>
      <w:r w:rsidR="006902F4">
        <w:rPr>
          <w:rFonts w:ascii="Times New Roman" w:eastAsiaTheme="minorEastAsia" w:hAnsi="Times New Roman" w:cs="Times New Roman"/>
          <w:iCs/>
        </w:rPr>
        <w:t>,</w:t>
      </w:r>
      <w:r w:rsidR="005812AC">
        <w:rPr>
          <w:rFonts w:ascii="Times New Roman" w:eastAsiaTheme="minorEastAsia" w:hAnsi="Times New Roman" w:cs="Times New Roman"/>
          <w:iCs/>
        </w:rPr>
        <w:t xml:space="preserve"> and then the model (</w:t>
      </w:r>
      <w:r w:rsidR="00C645B2" w:rsidRPr="00C645B2">
        <w:rPr>
          <w:rFonts w:ascii="Times New Roman" w:eastAsiaTheme="minorEastAsia" w:hAnsi="Times New Roman" w:cs="Times New Roman"/>
        </w:rPr>
        <w:fldChar w:fldCharType="begin"/>
      </w:r>
      <w:r w:rsidR="00C645B2" w:rsidRPr="00C645B2">
        <w:rPr>
          <w:rFonts w:ascii="Times New Roman" w:eastAsiaTheme="minorEastAsia" w:hAnsi="Times New Roman" w:cs="Times New Roman"/>
        </w:rPr>
        <w:instrText xml:space="preserve"> REF Eq2 \h  \* MERGEFORMAT </w:instrText>
      </w:r>
      <w:r w:rsidR="00C645B2" w:rsidRPr="00C645B2">
        <w:rPr>
          <w:rFonts w:ascii="Times New Roman" w:eastAsiaTheme="minorEastAsia" w:hAnsi="Times New Roman" w:cs="Times New Roman"/>
        </w:rPr>
      </w:r>
      <w:r w:rsidR="00C645B2" w:rsidRPr="00C645B2">
        <w:rPr>
          <w:rFonts w:ascii="Times New Roman" w:eastAsiaTheme="minorEastAsia" w:hAnsi="Times New Roman" w:cs="Times New Roman"/>
        </w:rPr>
        <w:fldChar w:fldCharType="separate"/>
      </w:r>
      <w:r w:rsidR="00872409" w:rsidRPr="00872409">
        <w:rPr>
          <w:rFonts w:ascii="Times New Roman" w:eastAsiaTheme="minorEastAsia" w:hAnsi="Times New Roman" w:cs="Times New Roman"/>
          <w:noProof/>
          <w:sz w:val="20"/>
          <w:szCs w:val="20"/>
        </w:rPr>
        <w:t>2</w:t>
      </w:r>
      <w:r w:rsidR="00C645B2" w:rsidRPr="00C645B2">
        <w:rPr>
          <w:rFonts w:ascii="Times New Roman" w:eastAsiaTheme="minorEastAsia" w:hAnsi="Times New Roman" w:cs="Times New Roman"/>
        </w:rPr>
        <w:fldChar w:fldCharType="end"/>
      </w:r>
      <w:r w:rsidR="005812AC">
        <w:rPr>
          <w:rFonts w:ascii="Times New Roman" w:eastAsiaTheme="minorEastAsia" w:hAnsi="Times New Roman" w:cs="Times New Roman"/>
          <w:iCs/>
        </w:rPr>
        <w:t xml:space="preserve">) could be </w:t>
      </w:r>
      <w:r w:rsidR="006902F4">
        <w:rPr>
          <w:rFonts w:ascii="Times New Roman" w:eastAsiaTheme="minorEastAsia" w:hAnsi="Times New Roman" w:cs="Times New Roman"/>
          <w:iCs/>
        </w:rPr>
        <w:t>applied</w:t>
      </w:r>
      <w:r w:rsidR="005812AC">
        <w:rPr>
          <w:rFonts w:ascii="Times New Roman" w:eastAsiaTheme="minorEastAsia" w:hAnsi="Times New Roman" w:cs="Times New Roman"/>
          <w:iCs/>
        </w:rPr>
        <w:t>. Since, this</w:t>
      </w:r>
      <w:r w:rsidR="00B8756D">
        <w:rPr>
          <w:rFonts w:ascii="Times New Roman" w:eastAsiaTheme="minorEastAsia" w:hAnsi="Times New Roman" w:cs="Times New Roman"/>
          <w:iCs/>
        </w:rPr>
        <w:t xml:space="preserve"> model</w:t>
      </w:r>
      <w:r w:rsidR="005812AC">
        <w:rPr>
          <w:rFonts w:ascii="Times New Roman" w:eastAsiaTheme="minorEastAsia" w:hAnsi="Times New Roman" w:cs="Times New Roman"/>
          <w:iCs/>
        </w:rPr>
        <w:t xml:space="preserve"> is linear in parameters</w:t>
      </w:r>
      <w:r w:rsidR="006902F4">
        <w:rPr>
          <w:rFonts w:ascii="Times New Roman" w:eastAsiaTheme="minorEastAsia" w:hAnsi="Times New Roman" w:cs="Times New Roman"/>
          <w:iCs/>
        </w:rPr>
        <w:t>,</w:t>
      </w:r>
      <w:r w:rsidR="005812AC">
        <w:rPr>
          <w:rFonts w:ascii="Times New Roman" w:eastAsiaTheme="minorEastAsia" w:hAnsi="Times New Roman" w:cs="Times New Roman"/>
          <w:iCs/>
        </w:rPr>
        <w:t xml:space="preserve"> it is </w:t>
      </w:r>
      <w:r w:rsidR="006902F4">
        <w:rPr>
          <w:rFonts w:ascii="Times New Roman" w:eastAsiaTheme="minorEastAsia" w:hAnsi="Times New Roman" w:cs="Times New Roman"/>
          <w:iCs/>
        </w:rPr>
        <w:t>convenient</w:t>
      </w:r>
      <w:r w:rsidR="005812AC">
        <w:rPr>
          <w:rFonts w:ascii="Times New Roman" w:eastAsiaTheme="minorEastAsia" w:hAnsi="Times New Roman" w:cs="Times New Roman"/>
          <w:iCs/>
        </w:rPr>
        <w:t xml:space="preserve"> to transform the estimated parameters back into </w:t>
      </w:r>
      <w:r w:rsidR="00797ECC">
        <w:rPr>
          <w:rFonts w:ascii="Times New Roman" w:eastAsiaTheme="minorEastAsia" w:hAnsi="Times New Roman" w:cs="Times New Roman"/>
          <w:iCs/>
        </w:rPr>
        <w:t>their</w:t>
      </w:r>
      <w:r w:rsidR="005812AC">
        <w:rPr>
          <w:rFonts w:ascii="Times New Roman" w:eastAsiaTheme="minorEastAsia" w:hAnsi="Times New Roman" w:cs="Times New Roman"/>
          <w:iCs/>
        </w:rPr>
        <w:t xml:space="preserve"> original scales by replacing </w:t>
      </w:r>
      <w:r w:rsidR="00986D48">
        <w:rPr>
          <w:rFonts w:ascii="Times New Roman" w:eastAsiaTheme="minorEastAsia" w:hAnsi="Times New Roman" w:cs="Times New Roman"/>
          <w:iCs/>
        </w:rPr>
        <w:t>the</w:t>
      </w:r>
      <w:r w:rsidR="00797ECC">
        <w:rPr>
          <w:rFonts w:ascii="Times New Roman" w:eastAsiaTheme="minorEastAsia" w:hAnsi="Times New Roman" w:cs="Times New Roman"/>
          <w:iCs/>
        </w:rPr>
        <w:t xml:space="preserve"> st</w:t>
      </w:r>
      <w:r w:rsidR="005812AC">
        <w:rPr>
          <w:rFonts w:ascii="Times New Roman" w:eastAsiaTheme="minorEastAsia" w:hAnsi="Times New Roman" w:cs="Times New Roman"/>
          <w:iCs/>
        </w:rPr>
        <w:t xml:space="preserve">ate variable </w:t>
      </w:r>
      <m:oMath>
        <m:r>
          <w:rPr>
            <w:rFonts w:ascii="Cambria Math" w:eastAsiaTheme="minorEastAsia" w:hAnsi="Cambria Math" w:cs="Times New Roman"/>
            <w:noProof/>
          </w:rPr>
          <m:t>x</m:t>
        </m:r>
      </m:oMath>
      <w:r w:rsidR="005812AC">
        <w:rPr>
          <w:rFonts w:ascii="Times New Roman" w:eastAsiaTheme="minorEastAsia" w:hAnsi="Times New Roman" w:cs="Times New Roman"/>
          <w:iCs/>
        </w:rPr>
        <w:t xml:space="preserve"> </w:t>
      </w:r>
      <w:r w:rsidR="006902F4">
        <w:rPr>
          <w:rFonts w:ascii="Times New Roman" w:eastAsiaTheme="minorEastAsia" w:hAnsi="Times New Roman" w:cs="Times New Roman"/>
          <w:iCs/>
        </w:rPr>
        <w:t>with</w:t>
      </w:r>
      <w:r w:rsidR="005812AC">
        <w:rPr>
          <w:rFonts w:ascii="Times New Roman" w:eastAsiaTheme="minorEastAsia" w:hAnsi="Times New Roman" w:cs="Times New Roman"/>
          <w:iCs/>
        </w:rPr>
        <w:t xml:space="preserve"> </w:t>
      </w:r>
      <w:r w:rsidR="00797ECC">
        <w:rPr>
          <w:rFonts w:ascii="Times New Roman" w:eastAsiaTheme="minorEastAsia" w:hAnsi="Times New Roman" w:cs="Times New Roman"/>
          <w:iCs/>
        </w:rPr>
        <w:t>its</w:t>
      </w:r>
      <w:r w:rsidR="005812AC">
        <w:rPr>
          <w:rFonts w:ascii="Times New Roman" w:eastAsiaTheme="minorEastAsia" w:hAnsi="Times New Roman" w:cs="Times New Roman"/>
          <w:iCs/>
        </w:rPr>
        <w:t xml:space="preserve"> standardization </w:t>
      </w:r>
      <m:oMath>
        <m:r>
          <w:rPr>
            <w:rFonts w:ascii="Cambria Math" w:eastAsiaTheme="minorEastAsia" w:hAnsi="Cambria Math" w:cs="Times New Roman"/>
            <w:noProof/>
          </w:rPr>
          <m:t>(x-m)/s</m:t>
        </m:r>
      </m:oMath>
      <w:r w:rsidR="005812AC">
        <w:rPr>
          <w:rFonts w:ascii="Times New Roman" w:eastAsiaTheme="minorEastAsia" w:hAnsi="Times New Roman" w:cs="Times New Roman"/>
          <w:iCs/>
        </w:rPr>
        <w:t xml:space="preserve"> and multiplying the right-hand side by </w:t>
      </w:r>
      <m:oMath>
        <m:r>
          <w:rPr>
            <w:rFonts w:ascii="Cambria Math" w:eastAsiaTheme="minorEastAsia" w:hAnsi="Cambria Math" w:cs="Times New Roman"/>
            <w:noProof/>
          </w:rPr>
          <m:t>s</m:t>
        </m:r>
      </m:oMath>
      <w:r w:rsidR="005812AC">
        <w:rPr>
          <w:rFonts w:ascii="Times New Roman" w:eastAsiaTheme="minorEastAsia" w:hAnsi="Times New Roman" w:cs="Times New Roman"/>
        </w:rPr>
        <w:t xml:space="preserve"> w</w:t>
      </w:r>
      <w:r w:rsidR="005812AC">
        <w:rPr>
          <w:rFonts w:ascii="Times New Roman" w:eastAsiaTheme="minorEastAsia" w:hAnsi="Times New Roman" w:cs="Times New Roman"/>
          <w:iCs/>
        </w:rPr>
        <w:t xml:space="preserve">here </w:t>
      </w:r>
      <m:oMath>
        <m:r>
          <w:rPr>
            <w:rFonts w:ascii="Cambria Math" w:eastAsiaTheme="minorEastAsia" w:hAnsi="Cambria Math" w:cs="Times New Roman"/>
            <w:noProof/>
          </w:rPr>
          <m:t>m</m:t>
        </m:r>
      </m:oMath>
      <w:r w:rsidR="005812AC">
        <w:rPr>
          <w:rFonts w:ascii="Times New Roman" w:eastAsiaTheme="minorEastAsia" w:hAnsi="Times New Roman" w:cs="Times New Roman"/>
        </w:rPr>
        <w:t xml:space="preserve"> and </w:t>
      </w:r>
      <m:oMath>
        <m:r>
          <w:rPr>
            <w:rFonts w:ascii="Cambria Math" w:eastAsiaTheme="minorEastAsia" w:hAnsi="Cambria Math" w:cs="Times New Roman"/>
            <w:noProof/>
          </w:rPr>
          <m:t>s</m:t>
        </m:r>
      </m:oMath>
      <w:r w:rsidR="005812AC">
        <w:rPr>
          <w:rFonts w:ascii="Times New Roman" w:eastAsiaTheme="minorEastAsia" w:hAnsi="Times New Roman" w:cs="Times New Roman"/>
        </w:rPr>
        <w:t xml:space="preserve"> are the mean and standard deviation of the </w:t>
      </w:r>
      <w:r w:rsidR="00B2383F">
        <w:rPr>
          <w:rFonts w:ascii="Times New Roman" w:eastAsiaTheme="minorEastAsia" w:hAnsi="Times New Roman" w:cs="Times New Roman"/>
        </w:rPr>
        <w:t>data</w:t>
      </w:r>
      <w:r w:rsidR="005812AC">
        <w:rPr>
          <w:rFonts w:ascii="Times New Roman" w:eastAsiaTheme="minorEastAsia" w:hAnsi="Times New Roman" w:cs="Times New Roman"/>
          <w:iCs/>
        </w:rPr>
        <w:t xml:space="preserve">, respectively. </w:t>
      </w:r>
    </w:p>
    <w:p w14:paraId="00844857" w14:textId="05F3F8CC" w:rsidR="00917F1D" w:rsidRPr="00F44B5A" w:rsidRDefault="00917F1D" w:rsidP="00F623A8">
      <w:pPr>
        <w:spacing w:before="360" w:line="360" w:lineRule="auto"/>
        <w:jc w:val="both"/>
        <w:rPr>
          <w:rFonts w:ascii="Times New Roman" w:hAnsi="Times New Roman" w:cs="Times New Roman"/>
          <w:b/>
          <w:bCs/>
        </w:rPr>
      </w:pPr>
      <w:r>
        <w:rPr>
          <w:rFonts w:ascii="Times New Roman" w:hAnsi="Times New Roman" w:cs="Times New Roman"/>
          <w:b/>
          <w:bCs/>
        </w:rPr>
        <w:lastRenderedPageBreak/>
        <w:t xml:space="preserve">Step </w:t>
      </w:r>
      <w:r w:rsidR="000D1F06">
        <w:rPr>
          <w:rFonts w:ascii="Times New Roman" w:hAnsi="Times New Roman" w:cs="Times New Roman"/>
          <w:b/>
          <w:bCs/>
        </w:rPr>
        <w:t>5</w:t>
      </w:r>
      <w:r>
        <w:rPr>
          <w:rFonts w:ascii="Times New Roman" w:hAnsi="Times New Roman" w:cs="Times New Roman"/>
          <w:b/>
          <w:bCs/>
        </w:rPr>
        <w:t>. Euler reconstructio</w:t>
      </w:r>
      <w:r w:rsidR="002A06C7">
        <w:rPr>
          <w:rFonts w:ascii="Times New Roman" w:hAnsi="Times New Roman" w:cs="Times New Roman"/>
          <w:b/>
          <w:bCs/>
        </w:rPr>
        <w:t>n</w:t>
      </w:r>
    </w:p>
    <w:p w14:paraId="304718DD" w14:textId="021B2E24" w:rsidR="00C645B2" w:rsidRDefault="00C645B2" w:rsidP="00F623A8">
      <w:pPr>
        <w:spacing w:after="360" w:line="360" w:lineRule="auto"/>
        <w:jc w:val="both"/>
        <w:rPr>
          <w:rFonts w:ascii="Times New Roman" w:hAnsi="Times New Roman" w:cs="Times New Roman"/>
        </w:rPr>
      </w:pPr>
      <w:r w:rsidRPr="00C645B2">
        <w:rPr>
          <w:rFonts w:ascii="Times New Roman" w:hAnsi="Times New Roman" w:cs="Times New Roman"/>
        </w:rPr>
        <w:t xml:space="preserve">If the data resolution falls within either the high-resolution or medium-resolution category, then Euler reconstruction is applicable. </w:t>
      </w:r>
    </w:p>
    <w:p w14:paraId="43ACEDF9" w14:textId="3627130A" w:rsidR="00BA27FC" w:rsidRPr="00F44B5A" w:rsidRDefault="00BA27FC" w:rsidP="00F623A8">
      <w:pPr>
        <w:spacing w:line="360" w:lineRule="auto"/>
        <w:jc w:val="both"/>
        <w:rPr>
          <w:rFonts w:ascii="Times New Roman" w:hAnsi="Times New Roman" w:cs="Times New Roman"/>
          <w:b/>
          <w:bCs/>
        </w:rPr>
      </w:pPr>
      <w:r>
        <w:rPr>
          <w:rFonts w:ascii="Times New Roman" w:hAnsi="Times New Roman" w:cs="Times New Roman"/>
          <w:b/>
          <w:bCs/>
        </w:rPr>
        <w:t xml:space="preserve">Step </w:t>
      </w:r>
      <w:r w:rsidR="000D1F06">
        <w:rPr>
          <w:rFonts w:ascii="Times New Roman" w:hAnsi="Times New Roman" w:cs="Times New Roman"/>
          <w:b/>
          <w:bCs/>
        </w:rPr>
        <w:t>6</w:t>
      </w:r>
      <w:r>
        <w:rPr>
          <w:rFonts w:ascii="Times New Roman" w:hAnsi="Times New Roman" w:cs="Times New Roman"/>
          <w:b/>
          <w:bCs/>
        </w:rPr>
        <w:t>. Hermite reconstruction</w:t>
      </w:r>
    </w:p>
    <w:p w14:paraId="38B8C1D7" w14:textId="25F823CF" w:rsidR="00816F28" w:rsidRDefault="0025440C" w:rsidP="00F623A8">
      <w:pPr>
        <w:spacing w:line="360" w:lineRule="auto"/>
        <w:jc w:val="both"/>
        <w:rPr>
          <w:rFonts w:ascii="Times New Roman" w:eastAsiaTheme="minorEastAsia" w:hAnsi="Times New Roman" w:cs="Times New Roman"/>
        </w:rPr>
      </w:pPr>
      <w:r>
        <w:rPr>
          <w:rFonts w:ascii="Times New Roman" w:hAnsi="Times New Roman" w:cs="Times New Roman"/>
        </w:rPr>
        <w:t xml:space="preserve">If the data resolution falls in the category of low resolution, Hermite reconstruction </w:t>
      </w:r>
      <w:r w:rsidR="009E5744">
        <w:rPr>
          <w:rFonts w:ascii="Times New Roman" w:hAnsi="Times New Roman" w:cs="Times New Roman"/>
        </w:rPr>
        <w:t>should be</w:t>
      </w:r>
      <w:r>
        <w:rPr>
          <w:rFonts w:ascii="Times New Roman" w:hAnsi="Times New Roman" w:cs="Times New Roman"/>
        </w:rPr>
        <w:t xml:space="preserve"> </w:t>
      </w:r>
      <w:r w:rsidR="005E78B0">
        <w:rPr>
          <w:rFonts w:ascii="Times New Roman" w:hAnsi="Times New Roman" w:cs="Times New Roman"/>
        </w:rPr>
        <w:t>employed</w:t>
      </w:r>
      <w:r w:rsidR="00C30536">
        <w:rPr>
          <w:rFonts w:ascii="Times New Roman" w:hAnsi="Times New Roman" w:cs="Times New Roman"/>
        </w:rPr>
        <w:t>.</w:t>
      </w:r>
      <w:r w:rsidR="00395F2E">
        <w:rPr>
          <w:rFonts w:ascii="Times New Roman" w:hAnsi="Times New Roman" w:cs="Times New Roman"/>
        </w:rPr>
        <w:t xml:space="preserve"> Here, we briefly </w:t>
      </w:r>
      <w:r w:rsidR="005E78B0">
        <w:rPr>
          <w:rFonts w:ascii="Times New Roman" w:hAnsi="Times New Roman" w:cs="Times New Roman"/>
        </w:rPr>
        <w:t>outline</w:t>
      </w:r>
      <w:r w:rsidR="00395F2E">
        <w:rPr>
          <w:rFonts w:ascii="Times New Roman" w:hAnsi="Times New Roman" w:cs="Times New Roman"/>
        </w:rPr>
        <w:t xml:space="preserve"> the approach</w:t>
      </w:r>
      <w:r w:rsidR="005E78B0">
        <w:rPr>
          <w:rFonts w:ascii="Times New Roman" w:hAnsi="Times New Roman" w:cs="Times New Roman"/>
        </w:rPr>
        <w:t xml:space="preserve">, but for detailed mathematical explanation, refer </w:t>
      </w:r>
      <w:r w:rsidR="00C30536">
        <w:rPr>
          <w:rFonts w:ascii="Times New Roman" w:eastAsiaTheme="minorEastAsia" w:hAnsi="Times New Roman" w:cs="Times New Roman"/>
        </w:rPr>
        <w:t>to Appendices F, G, H and I</w:t>
      </w:r>
      <w:r w:rsidR="005E78B0">
        <w:rPr>
          <w:rFonts w:ascii="Times New Roman" w:eastAsiaTheme="minorEastAsia" w:hAnsi="Times New Roman" w:cs="Times New Roman"/>
        </w:rPr>
        <w:t xml:space="preserve">. </w:t>
      </w:r>
      <w:r w:rsidR="00C30536">
        <w:rPr>
          <w:rFonts w:ascii="Times New Roman" w:eastAsiaTheme="minorEastAsia" w:hAnsi="Times New Roman" w:cs="Times New Roman"/>
        </w:rPr>
        <w:t>For a friendly explanation refer to section 11 of the tutorial</w:t>
      </w:r>
      <w:r w:rsidR="005E78B0">
        <w:rPr>
          <w:rFonts w:ascii="Times New Roman" w:eastAsiaTheme="minorEastAsia" w:hAnsi="Times New Roman" w:cs="Times New Roman"/>
        </w:rPr>
        <w:t>, which includes numerous</w:t>
      </w:r>
      <w:r w:rsidR="00C30536">
        <w:rPr>
          <w:rFonts w:ascii="Times New Roman" w:eastAsiaTheme="minorEastAsia" w:hAnsi="Times New Roman" w:cs="Times New Roman"/>
        </w:rPr>
        <w:t xml:space="preserve"> case studies. </w:t>
      </w:r>
      <w:r w:rsidR="00816F28">
        <w:rPr>
          <w:rFonts w:ascii="Times New Roman" w:eastAsiaTheme="minorEastAsia" w:hAnsi="Times New Roman" w:cs="Times New Roman"/>
        </w:rPr>
        <w:t xml:space="preserve">In our MATLAB package, we have implemented the Hermite reconstruction based on a refinement by </w:t>
      </w:r>
      <w:r w:rsidR="00816F2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816F28">
        <w:rPr>
          <w:rFonts w:ascii="Times New Roman" w:eastAsiaTheme="minorEastAsia" w:hAnsi="Times New Roman" w:cs="Times New Roman"/>
        </w:rPr>
        <w:fldChar w:fldCharType="separate"/>
      </w:r>
      <w:r w:rsidR="00816F28">
        <w:rPr>
          <w:rFonts w:ascii="Times New Roman" w:eastAsiaTheme="minorEastAsia" w:hAnsi="Times New Roman" w:cs="Times New Roman"/>
          <w:noProof/>
        </w:rPr>
        <w:t>(Bakshi &amp; Ju 2005)</w:t>
      </w:r>
      <w:r w:rsidR="00816F28">
        <w:rPr>
          <w:rFonts w:ascii="Times New Roman" w:eastAsiaTheme="minorEastAsia" w:hAnsi="Times New Roman" w:cs="Times New Roman"/>
        </w:rPr>
        <w:fldChar w:fldCharType="end"/>
      </w:r>
      <w:r w:rsidR="00816F28">
        <w:rPr>
          <w:rFonts w:ascii="Times New Roman" w:eastAsiaTheme="minorEastAsia" w:hAnsi="Times New Roman" w:cs="Times New Roman"/>
        </w:rPr>
        <w:t xml:space="preserve"> to a</w:t>
      </w:r>
      <w:r w:rsidR="00E226D7">
        <w:rPr>
          <w:rFonts w:ascii="Times New Roman" w:eastAsiaTheme="minorEastAsia" w:hAnsi="Times New Roman" w:cs="Times New Roman"/>
        </w:rPr>
        <w:t xml:space="preserve"> </w:t>
      </w:r>
      <w:r w:rsidR="00816F28">
        <w:rPr>
          <w:rFonts w:ascii="Times New Roman" w:eastAsiaTheme="minorEastAsia" w:hAnsi="Times New Roman" w:cs="Times New Roman"/>
        </w:rPr>
        <w:t xml:space="preserve">methodology developed by </w:t>
      </w:r>
      <w:r w:rsidR="00816F28">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&lt;EndNote&gt;&lt;Cite&gt;&lt;Author&gt;Aït‐Sahalia&lt;/Author&gt;&lt;Year&gt;2002&lt;/Year&gt;&lt;RecNum&gt;53&lt;/RecNum&gt;&lt;DisplayText&gt;(Aït‐Sahalia 2002)&lt;/DisplayText&gt;&lt;record&gt;&lt;rec-number&gt;53&lt;/rec-number&gt;&lt;foreign-keys&gt;&lt;key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816F28">
        <w:rPr>
          <w:rFonts w:ascii="Times New Roman" w:eastAsiaTheme="minorEastAsia" w:hAnsi="Times New Roman" w:cs="Times New Roman"/>
        </w:rPr>
        <w:fldChar w:fldCharType="separate"/>
      </w:r>
      <w:r w:rsidR="00816F28">
        <w:rPr>
          <w:rFonts w:ascii="Times New Roman" w:eastAsiaTheme="minorEastAsia" w:hAnsi="Times New Roman" w:cs="Times New Roman"/>
          <w:noProof/>
        </w:rPr>
        <w:t>(Aït‐Sahalia 2002)</w:t>
      </w:r>
      <w:r w:rsidR="00816F28">
        <w:rPr>
          <w:rFonts w:ascii="Times New Roman" w:eastAsiaTheme="minorEastAsia" w:hAnsi="Times New Roman" w:cs="Times New Roman"/>
        </w:rPr>
        <w:fldChar w:fldCharType="end"/>
      </w:r>
      <w:r w:rsidR="00816F28">
        <w:rPr>
          <w:rFonts w:ascii="Times New Roman" w:eastAsiaTheme="minorEastAsia" w:hAnsi="Times New Roman" w:cs="Times New Roman"/>
        </w:rPr>
        <w:t xml:space="preserve">. </w:t>
      </w:r>
    </w:p>
    <w:p w14:paraId="7BC7E0FC" w14:textId="7C27B9E7" w:rsidR="00AE2E00" w:rsidRDefault="005D7B01" w:rsidP="00F623A8">
      <w:pPr>
        <w:spacing w:line="360" w:lineRule="auto"/>
        <w:jc w:val="both"/>
        <w:rPr>
          <w:rFonts w:ascii="Times New Roman" w:eastAsiaTheme="minorEastAsia" w:hAnsi="Times New Roman" w:cs="Times New Roman"/>
        </w:rPr>
      </w:pPr>
      <w:r>
        <w:rPr>
          <w:rFonts w:ascii="Times New Roman" w:hAnsi="Times New Roman" w:cs="Times New Roman"/>
        </w:rPr>
        <w:t xml:space="preserve">Our approach involves a </w:t>
      </w:r>
      <w:r w:rsidR="00D65985">
        <w:rPr>
          <w:rFonts w:ascii="Times New Roman" w:hAnsi="Times New Roman" w:cs="Times New Roman"/>
        </w:rPr>
        <w:t xml:space="preserve">two-phase algorithm. </w:t>
      </w:r>
      <w:r w:rsidR="00B13056">
        <w:rPr>
          <w:rFonts w:ascii="Times New Roman" w:hAnsi="Times New Roman" w:cs="Times New Roman"/>
        </w:rPr>
        <w:t xml:space="preserve">In the first phase Euler reconstruction is </w:t>
      </w:r>
      <w:r>
        <w:rPr>
          <w:rFonts w:ascii="Times New Roman" w:hAnsi="Times New Roman" w:cs="Times New Roman"/>
        </w:rPr>
        <w:t xml:space="preserve">performed, resulting in </w:t>
      </w:r>
      <w:r w:rsidR="00076FCC">
        <w:rPr>
          <w:rFonts w:ascii="Times New Roman" w:hAnsi="Times New Roman" w:cs="Times New Roman"/>
        </w:rPr>
        <w:t>a first guess of</w:t>
      </w:r>
      <w:r>
        <w:rPr>
          <w:rFonts w:ascii="Times New Roman" w:hAnsi="Times New Roman" w:cs="Times New Roman"/>
        </w:rPr>
        <w:t xml:space="preserve"> </w:t>
      </w:r>
      <w:r w:rsidR="00076FCC">
        <w:rPr>
          <w:rFonts w:ascii="Times New Roman" w:hAnsi="Times New Roman" w:cs="Times New Roman"/>
        </w:rPr>
        <w:t>the</w:t>
      </w:r>
      <w:r>
        <w:rPr>
          <w:rFonts w:ascii="Times New Roman" w:hAnsi="Times New Roman" w:cs="Times New Roman"/>
        </w:rPr>
        <w:t xml:space="preserve"> parameter vector</w:t>
      </w:r>
      <w:r w:rsidR="00076FCC">
        <w:rPr>
          <w:rFonts w:ascii="Times New Roman" w:hAnsi="Times New Roman" w:cs="Times New Roman"/>
        </w:rPr>
        <w:t xml:space="preserve"> called</w:t>
      </w:r>
      <w:r w:rsidR="00B13056">
        <w:rPr>
          <w:rFonts w:ascii="Times New Roman" w:hAnsi="Times New Roman" w:cs="Times New Roman"/>
        </w:rPr>
        <w:t xml:space="preserve"> </w:t>
      </w:r>
      <m:oMath>
        <m:sSub>
          <m:sSubPr>
            <m:ctrlPr>
              <w:ins w:id="33" w:author="M. Shojaei Arani" w:date="2024-05-30T10:51:00Z">
                <w:rPr>
                  <w:rFonts w:ascii="Cambria Math" w:hAnsi="Cambria Math" w:cs="Times New Roman"/>
                  <w:i/>
                </w:rPr>
              </w:ins>
            </m:ctrlPr>
          </m:sSubPr>
          <m:e>
            <m:acc>
              <m:accPr>
                <m:ctrlPr>
                  <w:ins w:id="34" w:author="M. Shojaei Arani" w:date="2024-05-30T10:51:00Z">
                    <w:rPr>
                      <w:rFonts w:ascii="Cambria Math" w:hAnsi="Cambria Math" w:cs="Times New Roman"/>
                      <w:i/>
                    </w:rPr>
                  </w:ins>
                </m:ctrlPr>
              </m:accPr>
              <m:e>
                <m:r>
                  <w:rPr>
                    <w:rFonts w:ascii="Cambria Math" w:hAnsi="Cambria Math" w:cs="Times New Roman"/>
                  </w:rPr>
                  <m:t>θ</m:t>
                </m:r>
              </m:e>
            </m:acc>
          </m:e>
          <m:sub>
            <m:r>
              <w:rPr>
                <w:rFonts w:ascii="Cambria Math" w:hAnsi="Cambria Math" w:cs="Times New Roman"/>
              </w:rPr>
              <m:t>Euler</m:t>
            </m:r>
          </m:sub>
        </m:sSub>
      </m:oMath>
      <w:r w:rsidR="00B13056">
        <w:rPr>
          <w:rFonts w:ascii="Times New Roman" w:hAnsi="Times New Roman" w:cs="Times New Roman"/>
        </w:rPr>
        <w:t xml:space="preserve">. </w:t>
      </w:r>
      <w:r w:rsidR="007A1501">
        <w:rPr>
          <w:rFonts w:ascii="Times New Roman" w:hAnsi="Times New Roman" w:cs="Times New Roman"/>
        </w:rPr>
        <w:t xml:space="preserve">In the second phase, the algorithm </w:t>
      </w:r>
      <w:r w:rsidR="00076FCC">
        <w:rPr>
          <w:rFonts w:ascii="Times New Roman" w:hAnsi="Times New Roman" w:cs="Times New Roman"/>
        </w:rPr>
        <w:t>improves this first guess</w:t>
      </w:r>
      <w:r w:rsidR="007A1501">
        <w:rPr>
          <w:rFonts w:ascii="Times New Roman" w:hAnsi="Times New Roman" w:cs="Times New Roman"/>
        </w:rPr>
        <w:t xml:space="preserve"> </w:t>
      </w:r>
      <w:r w:rsidR="00076FCC">
        <w:rPr>
          <w:rFonts w:ascii="Times New Roman" w:hAnsi="Times New Roman" w:cs="Times New Roman"/>
        </w:rPr>
        <w:t>using</w:t>
      </w:r>
      <w:r w:rsidR="007A1501">
        <w:rPr>
          <w:rFonts w:ascii="Times New Roman" w:hAnsi="Times New Roman" w:cs="Times New Roman"/>
        </w:rPr>
        <w:t xml:space="preserve"> Hermite reconstruction. </w:t>
      </w:r>
      <w:r w:rsidR="005E2A20">
        <w:rPr>
          <w:rFonts w:ascii="Times New Roman" w:eastAsiaTheme="minorEastAsia" w:hAnsi="Times New Roman" w:cs="Times New Roman"/>
        </w:rPr>
        <w:t xml:space="preserve">Hermite reconstruction requires two </w:t>
      </w:r>
      <w:r w:rsidR="005533FB">
        <w:rPr>
          <w:rFonts w:ascii="Times New Roman" w:eastAsiaTheme="minorEastAsia" w:hAnsi="Times New Roman" w:cs="Times New Roman"/>
        </w:rPr>
        <w:t>key</w:t>
      </w:r>
      <w:r w:rsidR="005E2A20">
        <w:rPr>
          <w:rFonts w:ascii="Times New Roman" w:eastAsiaTheme="minorEastAsia" w:hAnsi="Times New Roman" w:cs="Times New Roman"/>
        </w:rPr>
        <w:t xml:space="preserve"> inputs</w:t>
      </w:r>
      <w:r w:rsidR="00BA2206">
        <w:rPr>
          <w:rFonts w:ascii="Times New Roman" w:eastAsiaTheme="minorEastAsia" w:hAnsi="Times New Roman" w:cs="Times New Roman"/>
        </w:rPr>
        <w:t>:</w:t>
      </w:r>
      <w:r w:rsidR="005E2A20">
        <w:rPr>
          <w:rFonts w:ascii="Times New Roman" w:eastAsiaTheme="minorEastAsia" w:hAnsi="Times New Roman" w:cs="Times New Roman"/>
        </w:rPr>
        <w:t xml:space="preserve"> J and K. J represents the number of ‘spatial’ terms in the Hermite expansion of the likelihood function using Hermite polynomials</w:t>
      </w:r>
      <w:r w:rsidR="008E1278">
        <w:rPr>
          <w:rFonts w:ascii="Times New Roman" w:eastAsiaTheme="minorEastAsia" w:hAnsi="Times New Roman" w:cs="Times New Roman"/>
        </w:rPr>
        <w:t>,</w:t>
      </w:r>
      <w:r w:rsidR="005E2A20">
        <w:rPr>
          <w:rFonts w:ascii="Times New Roman" w:eastAsiaTheme="minorEastAsia" w:hAnsi="Times New Roman" w:cs="Times New Roman"/>
        </w:rPr>
        <w:t xml:space="preserve"> while K represents the number of ‘temporal’ terms in the T</w:t>
      </w:r>
      <w:r w:rsidR="00CC1323">
        <w:rPr>
          <w:rFonts w:ascii="Times New Roman" w:eastAsiaTheme="minorEastAsia" w:hAnsi="Times New Roman" w:cs="Times New Roman"/>
        </w:rPr>
        <w:t>a</w:t>
      </w:r>
      <w:r w:rsidR="005E2A20">
        <w:rPr>
          <w:rFonts w:ascii="Times New Roman" w:eastAsiaTheme="minorEastAsia" w:hAnsi="Times New Roman" w:cs="Times New Roman"/>
        </w:rPr>
        <w:t xml:space="preserve">ylor expansion, in </w:t>
      </w:r>
      <m:oMath>
        <m:r>
          <w:rPr>
            <w:rFonts w:ascii="Cambria Math" w:eastAsiaTheme="minorEastAsia" w:hAnsi="Cambria Math" w:cs="Aharoni"/>
          </w:rPr>
          <m:t>∆</m:t>
        </m:r>
      </m:oMath>
      <w:r w:rsidR="005E2A20">
        <w:rPr>
          <w:rFonts w:ascii="Times New Roman" w:eastAsiaTheme="minorEastAsia" w:hAnsi="Times New Roman" w:cs="Times New Roman"/>
        </w:rPr>
        <w:t xml:space="preserve">, of Hermite coefficients. </w:t>
      </w:r>
      <w:r w:rsidR="00FC6B9A">
        <w:rPr>
          <w:rFonts w:ascii="Times New Roman" w:eastAsiaTheme="minorEastAsia" w:hAnsi="Times New Roman" w:cs="Times New Roman"/>
        </w:rPr>
        <w:t xml:space="preserve">High J and K increase estimation accuracy at the cost </w:t>
      </w:r>
      <w:r w:rsidR="00FC66D0">
        <w:rPr>
          <w:rFonts w:ascii="Times New Roman" w:eastAsiaTheme="minorEastAsia" w:hAnsi="Times New Roman" w:cs="Times New Roman"/>
        </w:rPr>
        <w:t>of higher</w:t>
      </w:r>
      <w:r w:rsidR="00FC6B9A">
        <w:rPr>
          <w:rFonts w:ascii="Times New Roman" w:eastAsiaTheme="minorEastAsia" w:hAnsi="Times New Roman" w:cs="Times New Roman"/>
        </w:rPr>
        <w:t xml:space="preserve"> computation time. </w:t>
      </w:r>
      <w:r w:rsidR="008E1278">
        <w:rPr>
          <w:rFonts w:ascii="Times New Roman" w:eastAsiaTheme="minorEastAsia" w:hAnsi="Times New Roman" w:cs="Times New Roman"/>
        </w:rPr>
        <w:t>Typically</w:t>
      </w:r>
      <w:r w:rsidR="005E2A20">
        <w:rPr>
          <w:rFonts w:ascii="Times New Roman" w:eastAsiaTheme="minorEastAsia" w:hAnsi="Times New Roman" w:cs="Times New Roman"/>
        </w:rPr>
        <w:t>, a small J suffic</w:t>
      </w:r>
      <w:r w:rsidR="008773FB">
        <w:rPr>
          <w:rFonts w:ascii="Times New Roman" w:eastAsiaTheme="minorEastAsia" w:hAnsi="Times New Roman" w:cs="Times New Roman"/>
        </w:rPr>
        <w:t>e</w:t>
      </w:r>
      <w:r w:rsidR="008E1278">
        <w:rPr>
          <w:rFonts w:ascii="Times New Roman" w:eastAsiaTheme="minorEastAsia" w:hAnsi="Times New Roman" w:cs="Times New Roman"/>
        </w:rPr>
        <w:t>s</w:t>
      </w:r>
      <w:r w:rsidR="008773FB">
        <w:rPr>
          <w:rFonts w:ascii="Times New Roman" w:eastAsiaTheme="minorEastAsia" w:hAnsi="Times New Roman" w:cs="Times New Roman"/>
        </w:rPr>
        <w:t>,</w:t>
      </w:r>
      <w:r w:rsidR="005E2A20">
        <w:rPr>
          <w:rFonts w:ascii="Times New Roman" w:eastAsiaTheme="minorEastAsia" w:hAnsi="Times New Roman" w:cs="Times New Roman"/>
        </w:rPr>
        <w:t xml:space="preserve"> and</w:t>
      </w:r>
      <w:r w:rsidR="008773FB">
        <w:rPr>
          <w:rFonts w:ascii="Times New Roman" w:eastAsiaTheme="minorEastAsia" w:hAnsi="Times New Roman" w:cs="Times New Roman"/>
        </w:rPr>
        <w:t xml:space="preserve"> in all case studies in the tutorial, </w:t>
      </w:r>
      <w:r w:rsidR="005E2A20">
        <w:rPr>
          <w:rFonts w:ascii="Times New Roman" w:eastAsiaTheme="minorEastAsia" w:hAnsi="Times New Roman" w:cs="Times New Roman"/>
        </w:rPr>
        <w:t>we</w:t>
      </w:r>
      <w:r w:rsidR="008773FB">
        <w:rPr>
          <w:rFonts w:ascii="Times New Roman" w:eastAsiaTheme="minorEastAsia" w:hAnsi="Times New Roman" w:cs="Times New Roman"/>
        </w:rPr>
        <w:t xml:space="preserve"> have</w:t>
      </w:r>
      <w:r w:rsidR="005E2A20">
        <w:rPr>
          <w:rFonts w:ascii="Times New Roman" w:eastAsiaTheme="minorEastAsia" w:hAnsi="Times New Roman" w:cs="Times New Roman"/>
        </w:rPr>
        <w:t xml:space="preserve"> used J=3</w:t>
      </w:r>
      <w:r w:rsidR="008773FB">
        <w:rPr>
          <w:rFonts w:ascii="Times New Roman" w:eastAsiaTheme="minorEastAsia" w:hAnsi="Times New Roman" w:cs="Times New Roman"/>
        </w:rPr>
        <w:t xml:space="preserve">. </w:t>
      </w:r>
      <w:r w:rsidR="005E2A20">
        <w:rPr>
          <w:rFonts w:ascii="Times New Roman" w:eastAsiaTheme="minorEastAsia" w:hAnsi="Times New Roman" w:cs="Times New Roman"/>
        </w:rPr>
        <w:t>However, as data resolution dec</w:t>
      </w:r>
      <w:r w:rsidR="00FD7E40">
        <w:rPr>
          <w:rFonts w:ascii="Times New Roman" w:eastAsiaTheme="minorEastAsia" w:hAnsi="Times New Roman" w:cs="Times New Roman"/>
        </w:rPr>
        <w:t>rease</w:t>
      </w:r>
      <w:r w:rsidR="005E2A20">
        <w:rPr>
          <w:rFonts w:ascii="Times New Roman" w:eastAsiaTheme="minorEastAsia" w:hAnsi="Times New Roman" w:cs="Times New Roman"/>
        </w:rPr>
        <w:t>s</w:t>
      </w:r>
      <w:r w:rsidR="00FD7E40">
        <w:rPr>
          <w:rFonts w:ascii="Times New Roman" w:eastAsiaTheme="minorEastAsia" w:hAnsi="Times New Roman" w:cs="Times New Roman"/>
        </w:rPr>
        <w:t>,</w:t>
      </w:r>
      <w:r w:rsidR="005E2A20">
        <w:rPr>
          <w:rFonts w:ascii="Times New Roman" w:eastAsiaTheme="minorEastAsia" w:hAnsi="Times New Roman" w:cs="Times New Roman"/>
        </w:rPr>
        <w:t xml:space="preserve"> a bigger K is </w:t>
      </w:r>
      <w:r w:rsidR="00FD7E40">
        <w:rPr>
          <w:rFonts w:ascii="Times New Roman" w:eastAsiaTheme="minorEastAsia" w:hAnsi="Times New Roman" w:cs="Times New Roman"/>
        </w:rPr>
        <w:t>necessary</w:t>
      </w:r>
      <w:r w:rsidR="003E0D67">
        <w:rPr>
          <w:rFonts w:ascii="Times New Roman" w:eastAsiaTheme="minorEastAsia" w:hAnsi="Times New Roman" w:cs="Times New Roman"/>
        </w:rPr>
        <w:t xml:space="preserve"> to </w:t>
      </w:r>
      <w:r w:rsidR="00FD7E40">
        <w:rPr>
          <w:rFonts w:ascii="Times New Roman" w:eastAsiaTheme="minorEastAsia" w:hAnsi="Times New Roman" w:cs="Times New Roman"/>
        </w:rPr>
        <w:t>enhance</w:t>
      </w:r>
      <w:r w:rsidR="003E0D67">
        <w:rPr>
          <w:rFonts w:ascii="Times New Roman" w:eastAsiaTheme="minorEastAsia" w:hAnsi="Times New Roman" w:cs="Times New Roman"/>
        </w:rPr>
        <w:t xml:space="preserve"> estimation accuracy</w:t>
      </w:r>
      <w:r w:rsidR="00416814">
        <w:rPr>
          <w:rFonts w:ascii="Times New Roman" w:eastAsiaTheme="minorEastAsia" w:hAnsi="Times New Roman" w:cs="Times New Roman"/>
        </w:rPr>
        <w:t xml:space="preserve">. Based on our experience, for data with </w:t>
      </w:r>
      <w:r w:rsidR="00061229">
        <w:rPr>
          <w:rFonts w:ascii="Times New Roman" w:eastAsiaTheme="minorEastAsia" w:hAnsi="Times New Roman" w:cs="Times New Roman"/>
        </w:rPr>
        <w:t>low-to-</w:t>
      </w:r>
      <w:r w:rsidR="00416814">
        <w:rPr>
          <w:rFonts w:ascii="Times New Roman" w:eastAsiaTheme="minorEastAsia" w:hAnsi="Times New Roman" w:cs="Times New Roman"/>
        </w:rPr>
        <w:t xml:space="preserve">medium resolution a value of </w:t>
      </w:r>
      <m:oMath>
        <m:r>
          <w:rPr>
            <w:rFonts w:ascii="Cambria Math" w:eastAsiaTheme="minorEastAsia" w:hAnsi="Cambria Math" w:cs="Times New Roman"/>
          </w:rPr>
          <m:t>K≤6</m:t>
        </m:r>
      </m:oMath>
      <w:r w:rsidR="00416814">
        <w:rPr>
          <w:rFonts w:ascii="Times New Roman" w:eastAsiaTheme="minorEastAsia" w:hAnsi="Times New Roman" w:cs="Times New Roman"/>
        </w:rPr>
        <w:t xml:space="preserve"> suffices</w:t>
      </w:r>
      <w:r w:rsidR="00D51845">
        <w:rPr>
          <w:rFonts w:ascii="Times New Roman" w:eastAsiaTheme="minorEastAsia" w:hAnsi="Times New Roman" w:cs="Times New Roman"/>
        </w:rPr>
        <w:t xml:space="preserve"> while</w:t>
      </w:r>
      <w:r w:rsidR="00416814">
        <w:rPr>
          <w:rFonts w:ascii="Times New Roman" w:eastAsiaTheme="minorEastAsia" w:hAnsi="Times New Roman" w:cs="Times New Roman"/>
        </w:rPr>
        <w:t xml:space="preserve"> for extremely low-resolution data values of </w:t>
      </w:r>
      <m:oMath>
        <m:r>
          <w:rPr>
            <w:rFonts w:ascii="Cambria Math" w:eastAsiaTheme="minorEastAsia" w:hAnsi="Cambria Math" w:cs="Times New Roman"/>
          </w:rPr>
          <m:t>6&lt;K≤12</m:t>
        </m:r>
      </m:oMath>
      <w:r w:rsidR="00416814">
        <w:rPr>
          <w:rFonts w:ascii="Times New Roman" w:eastAsiaTheme="minorEastAsia" w:hAnsi="Times New Roman" w:cs="Times New Roman"/>
        </w:rPr>
        <w:t xml:space="preserve"> </w:t>
      </w:r>
      <w:r w:rsidR="00D51845">
        <w:rPr>
          <w:rFonts w:ascii="Times New Roman" w:eastAsiaTheme="minorEastAsia" w:hAnsi="Times New Roman" w:cs="Times New Roman"/>
        </w:rPr>
        <w:t>are</w:t>
      </w:r>
      <w:r w:rsidR="00416814">
        <w:rPr>
          <w:rFonts w:ascii="Times New Roman" w:eastAsiaTheme="minorEastAsia" w:hAnsi="Times New Roman" w:cs="Times New Roman"/>
        </w:rPr>
        <w:t xml:space="preserve"> needed</w:t>
      </w:r>
      <w:r w:rsidR="005E2A20">
        <w:rPr>
          <w:rFonts w:ascii="Times New Roman" w:eastAsiaTheme="minorEastAsia" w:hAnsi="Times New Roman" w:cs="Times New Roman"/>
        </w:rPr>
        <w:t xml:space="preserve">. </w:t>
      </w:r>
      <w:r w:rsidR="00B430B4">
        <w:rPr>
          <w:rFonts w:ascii="Times New Roman" w:eastAsiaTheme="minorEastAsia" w:hAnsi="Times New Roman" w:cs="Times New Roman"/>
        </w:rPr>
        <w:t xml:space="preserve">Consequently, reconstructing datasets with lower resolution becomes </w:t>
      </w:r>
      <w:r w:rsidR="005E2A20">
        <w:rPr>
          <w:rFonts w:ascii="Times New Roman" w:eastAsiaTheme="minorEastAsia" w:hAnsi="Times New Roman" w:cs="Times New Roman"/>
        </w:rPr>
        <w:t>computationally more intensive.</w:t>
      </w:r>
      <w:r w:rsidR="00B430B4">
        <w:rPr>
          <w:rFonts w:ascii="Times New Roman" w:eastAsiaTheme="minorEastAsia" w:hAnsi="Times New Roman" w:cs="Times New Roman"/>
        </w:rPr>
        <w:t xml:space="preserve"> The primary challenge lies in dealing with an optimization problem with a partially-defined objective function in the second phase. As data resolution diminishes, the algorithm should search within smaller regions in the parameter space. </w:t>
      </w:r>
      <w:r w:rsidR="00832BCD">
        <w:rPr>
          <w:rFonts w:ascii="Times New Roman" w:eastAsiaTheme="minorEastAsia" w:hAnsi="Times New Roman" w:cs="Times New Roman"/>
        </w:rPr>
        <w:t xml:space="preserve">To address this challenge, the algorithm first identifies a set of parameters, </w:t>
      </w:r>
      <w:r w:rsidR="00832BCD">
        <w:rPr>
          <w:rFonts w:ascii="Times New Roman" w:hAnsi="Times New Roman" w:cs="Times New Roman"/>
        </w:rPr>
        <w:t>we call ‘legitimate points’ (LP), where the Hermite objective</w:t>
      </w:r>
      <w:r w:rsidR="00B91ECC">
        <w:rPr>
          <w:rFonts w:ascii="Times New Roman" w:hAnsi="Times New Roman" w:cs="Times New Roman"/>
        </w:rPr>
        <w:t xml:space="preserve"> function</w:t>
      </w:r>
      <w:r w:rsidR="00832BCD">
        <w:rPr>
          <w:rFonts w:ascii="Times New Roman" w:hAnsi="Times New Roman" w:cs="Times New Roman"/>
        </w:rPr>
        <w:t xml:space="preserve"> </w:t>
      </w:r>
      <w:r w:rsidR="007D14B9">
        <w:rPr>
          <w:rFonts w:ascii="Times New Roman" w:hAnsi="Times New Roman" w:cs="Times New Roman"/>
        </w:rPr>
        <w:t xml:space="preserve">has </w:t>
      </w:r>
      <w:r w:rsidR="00832BCD">
        <w:rPr>
          <w:rFonts w:ascii="Times New Roman" w:hAnsi="Times New Roman" w:cs="Times New Roman"/>
        </w:rPr>
        <w:t>defined</w:t>
      </w:r>
      <w:r w:rsidR="007D14B9">
        <w:rPr>
          <w:rFonts w:ascii="Times New Roman" w:hAnsi="Times New Roman" w:cs="Times New Roman"/>
        </w:rPr>
        <w:t xml:space="preserve"> values</w:t>
      </w:r>
      <w:r w:rsidR="00832BCD">
        <w:rPr>
          <w:rFonts w:ascii="Times New Roman" w:hAnsi="Times New Roman" w:cs="Times New Roman"/>
        </w:rPr>
        <w:t xml:space="preserve">. Subsequently, the algorithm utilizes these LPs and searches in the vicinity </w:t>
      </w:r>
      <w:r w:rsidR="00AE2E00">
        <w:rPr>
          <w:rFonts w:ascii="Times New Roman" w:hAnsi="Times New Roman" w:cs="Times New Roman"/>
        </w:rPr>
        <w:t xml:space="preserve">of the Euler estimation </w:t>
      </w:r>
      <m:oMath>
        <m:sSub>
          <m:sSubPr>
            <m:ctrlPr>
              <w:ins w:id="35" w:author="M. Shojaei Arani" w:date="2024-05-30T10:51:00Z">
                <w:rPr>
                  <w:rFonts w:ascii="Cambria Math" w:hAnsi="Cambria Math" w:cs="Times New Roman"/>
                  <w:i/>
                </w:rPr>
              </w:ins>
            </m:ctrlPr>
          </m:sSubPr>
          <m:e>
            <m:acc>
              <m:accPr>
                <m:ctrlPr>
                  <w:ins w:id="36" w:author="M. Shojaei Arani" w:date="2024-05-30T10:51:00Z">
                    <w:rPr>
                      <w:rFonts w:ascii="Cambria Math" w:hAnsi="Cambria Math" w:cs="Times New Roman"/>
                      <w:i/>
                    </w:rPr>
                  </w:ins>
                </m:ctrlPr>
              </m:accPr>
              <m:e>
                <m:r>
                  <w:rPr>
                    <w:rFonts w:ascii="Cambria Math" w:hAnsi="Cambria Math" w:cs="Times New Roman"/>
                  </w:rPr>
                  <m:t>θ</m:t>
                </m:r>
              </m:e>
            </m:acc>
          </m:e>
          <m:sub>
            <m:r>
              <w:rPr>
                <w:rFonts w:ascii="Cambria Math" w:hAnsi="Cambria Math" w:cs="Times New Roman"/>
              </w:rPr>
              <m:t>Euler</m:t>
            </m:r>
          </m:sub>
        </m:sSub>
      </m:oMath>
      <w:r w:rsidR="00AE2E00">
        <w:rPr>
          <w:rFonts w:ascii="Times New Roman" w:eastAsiaTheme="minorEastAsia" w:hAnsi="Times New Roman" w:cs="Times New Roman"/>
        </w:rPr>
        <w:t xml:space="preserve"> to get an improved vector of parameters </w:t>
      </w:r>
      <m:oMath>
        <m:sSub>
          <m:sSubPr>
            <m:ctrlPr>
              <w:ins w:id="37" w:author="M. Shojaei Arani" w:date="2024-05-30T10:51:00Z">
                <w:rPr>
                  <w:rFonts w:ascii="Cambria Math" w:hAnsi="Cambria Math" w:cs="Times New Roman"/>
                  <w:i/>
                </w:rPr>
              </w:ins>
            </m:ctrlPr>
          </m:sSubPr>
          <m:e>
            <m:acc>
              <m:accPr>
                <m:ctrlPr>
                  <w:ins w:id="38" w:author="M. Shojaei Arani" w:date="2024-05-30T10:51:00Z">
                    <w:rPr>
                      <w:rFonts w:ascii="Cambria Math" w:hAnsi="Cambria Math" w:cs="Times New Roman"/>
                      <w:i/>
                    </w:rPr>
                  </w:ins>
                </m:ctrlPr>
              </m:accPr>
              <m:e>
                <m:r>
                  <w:rPr>
                    <w:rFonts w:ascii="Cambria Math" w:hAnsi="Cambria Math" w:cs="Times New Roman"/>
                  </w:rPr>
                  <m:t>θ</m:t>
                </m:r>
              </m:e>
            </m:acc>
          </m:e>
          <m:sub>
            <m:r>
              <w:rPr>
                <w:rFonts w:ascii="Cambria Math" w:hAnsi="Cambria Math" w:cs="Times New Roman"/>
              </w:rPr>
              <m:t>Hermite</m:t>
            </m:r>
          </m:sub>
        </m:sSub>
      </m:oMath>
      <w:r w:rsidR="00AE2E00">
        <w:rPr>
          <w:rFonts w:ascii="Times New Roman" w:eastAsiaTheme="minorEastAsia" w:hAnsi="Times New Roman" w:cs="Times New Roman"/>
        </w:rPr>
        <w:t xml:space="preserve">. </w:t>
      </w:r>
      <w:r w:rsidR="00A25F55">
        <w:rPr>
          <w:rFonts w:ascii="Times New Roman" w:eastAsiaTheme="minorEastAsia" w:hAnsi="Times New Roman" w:cs="Times New Roman"/>
        </w:rPr>
        <w:t xml:space="preserve">Refer to Appendix G For details of the optimization process.  </w:t>
      </w:r>
    </w:p>
    <w:p w14:paraId="285861BF" w14:textId="0D0B76E7" w:rsidR="00B430B4" w:rsidRDefault="0036178F" w:rsidP="00F623A8">
      <w:pPr>
        <w:spacing w:after="360"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Our package not only supports commonly used cubic splines but also offers a range of other spline types. The use of </w:t>
      </w:r>
      <w:r w:rsidR="00C6128D">
        <w:rPr>
          <w:rFonts w:ascii="Times New Roman" w:eastAsiaTheme="minorEastAsia" w:hAnsi="Times New Roman" w:cs="Times New Roman"/>
        </w:rPr>
        <w:t>‘</w:t>
      </w:r>
      <w:r>
        <w:rPr>
          <w:rFonts w:ascii="Times New Roman" w:eastAsiaTheme="minorEastAsia" w:hAnsi="Times New Roman" w:cs="Times New Roman"/>
        </w:rPr>
        <w:t>quadratic</w:t>
      </w:r>
      <w:r w:rsidR="00C6128D">
        <w:rPr>
          <w:rFonts w:ascii="Times New Roman" w:eastAsiaTheme="minorEastAsia" w:hAnsi="Times New Roman" w:cs="Times New Roman"/>
        </w:rPr>
        <w:t>’</w:t>
      </w:r>
      <w:r>
        <w:rPr>
          <w:rFonts w:ascii="Times New Roman" w:eastAsiaTheme="minorEastAsia" w:hAnsi="Times New Roman" w:cs="Times New Roman"/>
        </w:rPr>
        <w:t xml:space="preserve"> splines is particularly significant for achieving considerably faster speeds compared to cubic splines in Hermite reconstruction. Finally, while both parametric and spline models can be used, spline modeling is generally more convenient, faster, and leads to greater accuracies. </w:t>
      </w:r>
      <w:r w:rsidR="007D0063">
        <w:rPr>
          <w:rFonts w:ascii="Times New Roman" w:eastAsiaTheme="minorEastAsia" w:hAnsi="Times New Roman" w:cs="Times New Roman"/>
        </w:rPr>
        <w:t xml:space="preserve"> </w:t>
      </w:r>
    </w:p>
    <w:p w14:paraId="10001EAC" w14:textId="0E4BFECB" w:rsidR="008458C0" w:rsidRPr="00E506D4" w:rsidRDefault="007D0063" w:rsidP="00F623A8">
      <w:pPr>
        <w:spacing w:line="360" w:lineRule="auto"/>
        <w:jc w:val="both"/>
        <w:rPr>
          <w:rFonts w:ascii="Times New Roman" w:hAnsi="Times New Roman" w:cs="Times New Roman"/>
          <w:sz w:val="24"/>
          <w:szCs w:val="24"/>
        </w:rPr>
      </w:pPr>
      <w:r w:rsidRPr="00E506D4">
        <w:rPr>
          <w:rFonts w:ascii="Times New Roman" w:hAnsi="Times New Roman" w:cs="Times New Roman"/>
          <w:b/>
          <w:bCs/>
          <w:sz w:val="24"/>
          <w:szCs w:val="24"/>
        </w:rPr>
        <w:t xml:space="preserve">Examples with </w:t>
      </w:r>
      <w:r w:rsidR="00017B97">
        <w:rPr>
          <w:rFonts w:ascii="Times New Roman" w:hAnsi="Times New Roman" w:cs="Times New Roman"/>
          <w:b/>
          <w:bCs/>
          <w:sz w:val="24"/>
          <w:szCs w:val="24"/>
        </w:rPr>
        <w:t>high-resolution</w:t>
      </w:r>
      <w:r w:rsidR="00020074">
        <w:rPr>
          <w:rFonts w:ascii="Times New Roman" w:hAnsi="Times New Roman" w:cs="Times New Roman"/>
          <w:b/>
          <w:bCs/>
          <w:sz w:val="24"/>
          <w:szCs w:val="24"/>
        </w:rPr>
        <w:t xml:space="preserve"> data</w:t>
      </w:r>
    </w:p>
    <w:p w14:paraId="21078C29" w14:textId="6BB07A52" w:rsidR="00F11002" w:rsidRDefault="00E506D4" w:rsidP="00F623A8">
      <w:pPr>
        <w:spacing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lastRenderedPageBreak/>
        <w:t>Example 1</w:t>
      </w:r>
      <w:r w:rsidR="001172F3">
        <w:rPr>
          <w:rFonts w:ascii="Times New Roman" w:eastAsiaTheme="minorEastAsia" w:hAnsi="Times New Roman" w:cs="Times New Roman"/>
        </w:rPr>
        <w:t>. Here, we reconstruct a high-resolution but rather small dataset</w:t>
      </w:r>
      <w:r w:rsidR="00A638E1">
        <w:rPr>
          <w:rFonts w:ascii="Times New Roman" w:eastAsiaTheme="minorEastAsia" w:hAnsi="Times New Roman" w:cs="Times New Roman"/>
        </w:rPr>
        <w:t xml:space="preserve"> with 2000 data points</w:t>
      </w:r>
      <w:r w:rsidR="005D2151">
        <w:rPr>
          <w:rFonts w:ascii="Times New Roman" w:eastAsiaTheme="minorEastAsia" w:hAnsi="Times New Roman" w:cs="Times New Roman"/>
        </w:rPr>
        <w:t xml:space="preserve"> (see Figure 1, left panel)</w:t>
      </w:r>
      <w:r w:rsidR="001172F3">
        <w:rPr>
          <w:rFonts w:ascii="Times New Roman" w:eastAsiaTheme="minorEastAsia" w:hAnsi="Times New Roman" w:cs="Times New Roman"/>
        </w:rPr>
        <w:t xml:space="preserve"> generated from the </w:t>
      </w:r>
      <w:r w:rsidR="00DB396C">
        <w:rPr>
          <w:rFonts w:ascii="Times New Roman" w:eastAsiaTheme="minorEastAsia" w:hAnsi="Times New Roman" w:cs="Times New Roman"/>
        </w:rPr>
        <w:t>OU</w:t>
      </w:r>
      <w:r w:rsidR="001172F3">
        <w:rPr>
          <w:rFonts w:ascii="Times New Roman" w:eastAsiaTheme="minorEastAsia" w:hAnsi="Times New Roman" w:cs="Times New Roman"/>
        </w:rPr>
        <w:t xml:space="preserve"> model with drift function </w:t>
      </w:r>
      <m:oMath>
        <m:r>
          <w:rPr>
            <w:rFonts w:ascii="Cambria Math" w:hAnsi="Cambria Math" w:cs="Times New Roman"/>
          </w:rPr>
          <m:t>μ</m:t>
        </m:r>
        <m:d>
          <m:dPr>
            <m:ctrlPr>
              <w:ins w:id="39" w:author="M. Shojaei Arani" w:date="2024-05-30T10:51:00Z">
                <w:rPr>
                  <w:rFonts w:ascii="Cambria Math" w:hAnsi="Cambria Math" w:cs="Times New Roman"/>
                  <w:i/>
                </w:rPr>
              </w:ins>
            </m:ctrlPr>
          </m:dPr>
          <m:e>
            <m:r>
              <w:rPr>
                <w:rFonts w:ascii="Cambria Math" w:hAnsi="Cambria Math" w:cs="Times New Roman"/>
              </w:rPr>
              <m:t>x</m:t>
            </m:r>
          </m:e>
        </m:d>
        <m:r>
          <w:rPr>
            <w:rFonts w:ascii="Cambria Math" w:eastAsiaTheme="minorEastAsia" w:hAnsi="Cambria Math" w:cs="Times New Roman"/>
          </w:rPr>
          <m:t>=-μx</m:t>
        </m:r>
      </m:oMath>
      <w:r w:rsidR="00E56CCA">
        <w:rPr>
          <w:rFonts w:ascii="Times New Roman" w:eastAsiaTheme="minorEastAsia" w:hAnsi="Times New Roman" w:cs="Times New Roman"/>
        </w:rPr>
        <w:t>,</w:t>
      </w:r>
      <w:r w:rsidR="001172F3">
        <w:rPr>
          <w:rFonts w:ascii="Times New Roman" w:eastAsiaTheme="minorEastAsia" w:hAnsi="Times New Roman" w:cs="Times New Roman"/>
        </w:rPr>
        <w:t xml:space="preserve"> diffusion function </w:t>
      </w:r>
      <m:oMath>
        <m:r>
          <w:rPr>
            <w:rFonts w:ascii="Cambria Math" w:hAnsi="Cambria Math" w:cs="Times New Roman"/>
          </w:rPr>
          <m:t>σ</m:t>
        </m:r>
        <m:d>
          <m:dPr>
            <m:ctrlPr>
              <w:ins w:id="40" w:author="M. Shojaei Arani" w:date="2024-05-30T10:51:00Z">
                <w:rPr>
                  <w:rFonts w:ascii="Cambria Math" w:hAnsi="Cambria Math" w:cs="Times New Roman"/>
                  <w:i/>
                </w:rPr>
              </w:ins>
            </m:ctrlPr>
          </m:dPr>
          <m:e>
            <m:r>
              <w:rPr>
                <w:rFonts w:ascii="Cambria Math" w:hAnsi="Cambria Math" w:cs="Times New Roman"/>
              </w:rPr>
              <m:t>x</m:t>
            </m:r>
          </m:e>
        </m:d>
        <m:r>
          <w:rPr>
            <w:rFonts w:ascii="Cambria Math" w:hAnsi="Cambria Math" w:cs="Times New Roman"/>
          </w:rPr>
          <m:t>=σ</m:t>
        </m:r>
      </m:oMath>
      <w:r w:rsidR="00E56CCA">
        <w:rPr>
          <w:rFonts w:ascii="Times New Roman" w:eastAsiaTheme="minorEastAsia" w:hAnsi="Times New Roman" w:cs="Times New Roman"/>
        </w:rPr>
        <w:t>,</w:t>
      </w:r>
      <w:r w:rsidR="00680AF7">
        <w:rPr>
          <w:rFonts w:ascii="Times New Roman" w:eastAsiaTheme="minorEastAsia" w:hAnsi="Times New Roman" w:cs="Times New Roman"/>
        </w:rPr>
        <w:t xml:space="preserve"> parameter values </w:t>
      </w:r>
      <m:oMath>
        <m:r>
          <w:rPr>
            <w:rFonts w:ascii="Cambria Math" w:eastAsiaTheme="minorEastAsia" w:hAnsi="Cambria Math" w:cs="Times New Roman"/>
          </w:rPr>
          <m:t>μ=</m:t>
        </m:r>
        <m:r>
          <w:rPr>
            <w:rFonts w:ascii="Cambria Math" w:hAnsi="Cambria Math" w:cs="Times New Roman"/>
          </w:rPr>
          <m:t>σ=1</m:t>
        </m:r>
      </m:oMath>
      <w:r w:rsidR="00E56CCA">
        <w:rPr>
          <w:rFonts w:ascii="Times New Roman" w:eastAsiaTheme="minorEastAsia" w:hAnsi="Times New Roman" w:cs="Times New Roman"/>
        </w:rPr>
        <w:t xml:space="preserve">, and sampling time </w:t>
      </w:r>
      <m:oMath>
        <m:r>
          <m:rPr>
            <m:sty m:val="bi"/>
          </m:rPr>
          <w:rPr>
            <w:rFonts w:ascii="Cambria Math" w:hAnsi="Cambria Math" w:cs="Times New Roman"/>
          </w:rPr>
          <m:t>∆=</m:t>
        </m:r>
        <m:r>
          <w:rPr>
            <w:rFonts w:ascii="Cambria Math" w:hAnsi="Cambria Math" w:cs="Times New Roman"/>
          </w:rPr>
          <m:t>0.01</m:t>
        </m:r>
      </m:oMath>
      <w:r w:rsidR="001172F3">
        <w:rPr>
          <w:rFonts w:ascii="Times New Roman" w:eastAsiaTheme="minorEastAsia" w:hAnsi="Times New Roman" w:cs="Times New Roman"/>
        </w:rPr>
        <w:t>.</w:t>
      </w:r>
      <w:r w:rsidR="00680AF7">
        <w:rPr>
          <w:rFonts w:ascii="Times New Roman" w:eastAsiaTheme="minorEastAsia" w:hAnsi="Times New Roman" w:cs="Times New Roman"/>
        </w:rPr>
        <w:t xml:space="preserve"> </w:t>
      </w:r>
      <w:r w:rsidR="005D2151">
        <w:rPr>
          <w:rFonts w:ascii="Times New Roman" w:eastAsiaTheme="minorEastAsia" w:hAnsi="Times New Roman" w:cs="Times New Roman"/>
        </w:rPr>
        <w:t xml:space="preserve">We obtain the parameter estimation </w:t>
      </w:r>
      <m:oMath>
        <m:acc>
          <m:accPr>
            <m:ctrlPr>
              <w:ins w:id="41"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μ</m:t>
            </m:r>
          </m:e>
        </m:acc>
        <m:r>
          <w:rPr>
            <w:rFonts w:ascii="Cambria Math" w:eastAsiaTheme="minorEastAsia" w:hAnsi="Cambria Math" w:cs="Times New Roman"/>
          </w:rPr>
          <m:t>=-1.0586</m:t>
        </m:r>
      </m:oMath>
      <w:r w:rsidR="005D2151">
        <w:rPr>
          <w:rFonts w:ascii="Times New Roman" w:eastAsiaTheme="minorEastAsia" w:hAnsi="Times New Roman" w:cs="Times New Roman"/>
        </w:rPr>
        <w:t xml:space="preserve"> and </w:t>
      </w:r>
      <m:oMath>
        <m:acc>
          <m:accPr>
            <m:ctrlPr>
              <w:ins w:id="42" w:author="M. Shojaei Arani" w:date="2024-05-30T10:51:00Z">
                <w:rPr>
                  <w:rFonts w:ascii="Cambria Math" w:eastAsiaTheme="minorEastAsia" w:hAnsi="Cambria Math" w:cs="Times New Roman"/>
                  <w:i/>
                </w:rPr>
              </w:ins>
            </m:ctrlPr>
          </m:accPr>
          <m:e>
            <m:r>
              <w:rPr>
                <w:rFonts w:ascii="Cambria Math" w:hAnsi="Cambria Math" w:cs="Times New Roman"/>
              </w:rPr>
              <m:t>σ</m:t>
            </m:r>
          </m:e>
        </m:acc>
        <m:r>
          <w:rPr>
            <w:rFonts w:ascii="Cambria Math" w:eastAsiaTheme="minorEastAsia" w:hAnsi="Cambria Math" w:cs="Times New Roman"/>
          </w:rPr>
          <m:t>= 0.9953</m:t>
        </m:r>
      </m:oMath>
      <w:r w:rsidR="005D2151">
        <w:rPr>
          <w:rFonts w:ascii="Times New Roman" w:eastAsiaTheme="minorEastAsia" w:hAnsi="Times New Roman" w:cs="Times New Roman"/>
        </w:rPr>
        <w:t xml:space="preserve"> for this</w:t>
      </w:r>
      <w:r w:rsidR="000D1F06">
        <w:rPr>
          <w:rFonts w:ascii="Times New Roman" w:eastAsiaTheme="minorEastAsia" w:hAnsi="Times New Roman" w:cs="Times New Roman"/>
        </w:rPr>
        <w:t xml:space="preserve"> linear</w:t>
      </w:r>
      <w:r w:rsidR="005D2151">
        <w:rPr>
          <w:rFonts w:ascii="Times New Roman" w:eastAsiaTheme="minorEastAsia" w:hAnsi="Times New Roman" w:cs="Times New Roman"/>
        </w:rPr>
        <w:t xml:space="preserve"> parametric model. We also perform a spline reconstruction to this dataset using 8 equidistance knots (see Figure 1, right panel). </w:t>
      </w:r>
    </w:p>
    <w:p w14:paraId="3EBD6BFE" w14:textId="03E4CA77" w:rsidR="00F11002" w:rsidRDefault="00F11002" w:rsidP="00F623A8">
      <w:pPr>
        <w:spacing w:line="360" w:lineRule="auto"/>
        <w:jc w:val="both"/>
        <w:rPr>
          <w:rFonts w:ascii="Times New Roman" w:eastAsiaTheme="minorEastAsia" w:hAnsi="Times New Roman" w:cs="Times New Roman"/>
        </w:rPr>
      </w:pPr>
    </w:p>
    <w:p w14:paraId="73EF2A8A" w14:textId="39E364BC" w:rsidR="00410245" w:rsidRDefault="00DB396C" w:rsidP="00F623A8">
      <w:pPr>
        <w:spacing w:line="360" w:lineRule="auto"/>
        <w:jc w:val="center"/>
        <w:rPr>
          <w:rFonts w:ascii="Times New Roman" w:hAnsi="Times New Roman" w:cs="Times New Roman"/>
        </w:rPr>
      </w:pPr>
      <w:r w:rsidRPr="00DB396C">
        <w:rPr>
          <w:rFonts w:ascii="Times New Roman" w:eastAsiaTheme="minorEastAsia" w:hAnsi="Times New Roman" w:cs="Times New Roman"/>
          <w:noProof/>
        </w:rPr>
        <w:drawing>
          <wp:inline distT="0" distB="0" distL="0" distR="0" wp14:anchorId="4F4CF165" wp14:editId="0FC8377B">
            <wp:extent cx="2628322" cy="1969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5705" cy="1989561"/>
                    </a:xfrm>
                    <a:prstGeom prst="rect">
                      <a:avLst/>
                    </a:prstGeom>
                    <a:noFill/>
                    <a:ln>
                      <a:noFill/>
                    </a:ln>
                  </pic:spPr>
                </pic:pic>
              </a:graphicData>
            </a:graphic>
          </wp:inline>
        </w:drawing>
      </w:r>
      <w:r w:rsidRPr="00DB396C">
        <w:rPr>
          <w:rFonts w:ascii="Times New Roman" w:hAnsi="Times New Roman" w:cs="Times New Roman"/>
          <w:noProof/>
        </w:rPr>
        <w:drawing>
          <wp:inline distT="0" distB="0" distL="0" distR="0" wp14:anchorId="3DA6C213" wp14:editId="018DD9A6">
            <wp:extent cx="2650784" cy="198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864" cy="1998669"/>
                    </a:xfrm>
                    <a:prstGeom prst="rect">
                      <a:avLst/>
                    </a:prstGeom>
                    <a:noFill/>
                    <a:ln>
                      <a:noFill/>
                    </a:ln>
                  </pic:spPr>
                </pic:pic>
              </a:graphicData>
            </a:graphic>
          </wp:inline>
        </w:drawing>
      </w:r>
    </w:p>
    <w:p w14:paraId="650B5D0B" w14:textId="0B91D642" w:rsidR="00DB396C" w:rsidRDefault="00DB396C" w:rsidP="00F623A8">
      <w:pPr>
        <w:spacing w:line="360" w:lineRule="auto"/>
        <w:jc w:val="both"/>
        <w:rPr>
          <w:rFonts w:ascii="Times New Roman" w:hAnsi="Times New Roman" w:cs="Times New Roman"/>
        </w:rPr>
      </w:pPr>
      <w:r w:rsidRPr="002512A4">
        <w:rPr>
          <w:rFonts w:ascii="Times New Roman" w:hAnsi="Times New Roman" w:cs="Times New Roman"/>
          <w:b/>
          <w:bCs/>
        </w:rPr>
        <w:t>Figure 1.</w:t>
      </w:r>
      <w:r w:rsidRPr="00DB396C">
        <w:rPr>
          <w:rFonts w:ascii="Times New Roman" w:hAnsi="Times New Roman" w:cs="Times New Roman"/>
        </w:rPr>
        <w:t xml:space="preserve"> </w:t>
      </w:r>
      <w:r w:rsidRPr="002512A4">
        <w:rPr>
          <w:rFonts w:ascii="Times New Roman" w:hAnsi="Times New Roman" w:cs="Times New Roman"/>
          <w:b/>
          <w:bCs/>
          <w:sz w:val="20"/>
          <w:szCs w:val="20"/>
        </w:rPr>
        <w:t>Illustration of spline reconstruction for a high-resolution dataset</w:t>
      </w:r>
      <w:r w:rsidR="002512A4" w:rsidRPr="002512A4">
        <w:rPr>
          <w:rFonts w:ascii="Times New Roman" w:hAnsi="Times New Roman" w:cs="Times New Roman"/>
          <w:b/>
          <w:bCs/>
          <w:sz w:val="20"/>
          <w:szCs w:val="20"/>
        </w:rPr>
        <w:t xml:space="preserve"> generated from a linear model</w:t>
      </w:r>
      <w:r w:rsidRPr="002512A4">
        <w:rPr>
          <w:rFonts w:ascii="Times New Roman" w:hAnsi="Times New Roman" w:cs="Times New Roman"/>
          <w:sz w:val="20"/>
          <w:szCs w:val="20"/>
        </w:rPr>
        <w:t xml:space="preserve">. Data are illustrated in the left panel where 20000 data points, with </w:t>
      </w:r>
      <w:r w:rsidR="00E56CCA" w:rsidRPr="002512A4">
        <w:rPr>
          <w:rFonts w:ascii="Times New Roman" w:eastAsiaTheme="minorEastAsia" w:hAnsi="Times New Roman" w:cs="Times New Roman"/>
          <w:sz w:val="20"/>
          <w:szCs w:val="20"/>
        </w:rPr>
        <w:t xml:space="preserve">sampling time </w:t>
      </w:r>
      <m:oMath>
        <m:r>
          <m:rPr>
            <m:sty m:val="bi"/>
          </m:rPr>
          <w:rPr>
            <w:rFonts w:ascii="Cambria Math" w:hAnsi="Cambria Math" w:cs="Times New Roman"/>
            <w:sz w:val="20"/>
            <w:szCs w:val="20"/>
          </w:rPr>
          <m:t>∆ =</m:t>
        </m:r>
        <m:r>
          <w:rPr>
            <w:rFonts w:ascii="Cambria Math" w:hAnsi="Cambria Math" w:cs="Times New Roman"/>
            <w:sz w:val="20"/>
            <w:szCs w:val="20"/>
          </w:rPr>
          <m:t>0.01</m:t>
        </m:r>
      </m:oMath>
      <w:r w:rsidRPr="002512A4">
        <w:rPr>
          <w:rFonts w:ascii="Times New Roman" w:hAnsi="Times New Roman" w:cs="Times New Roman"/>
          <w:sz w:val="20"/>
          <w:szCs w:val="20"/>
        </w:rPr>
        <w:t>, are generated from the OU model. The right panel illustrates estimated cubic spline models</w:t>
      </w:r>
      <w:r w:rsidR="002703C5" w:rsidRPr="002512A4">
        <w:rPr>
          <w:rFonts w:ascii="Times New Roman" w:hAnsi="Times New Roman" w:cs="Times New Roman"/>
          <w:sz w:val="20"/>
          <w:szCs w:val="20"/>
        </w:rPr>
        <w:t xml:space="preserve"> (dot-dashed blue curves)</w:t>
      </w:r>
      <w:r w:rsidRPr="002512A4">
        <w:rPr>
          <w:rFonts w:ascii="Times New Roman" w:hAnsi="Times New Roman" w:cs="Times New Roman"/>
          <w:sz w:val="20"/>
          <w:szCs w:val="20"/>
        </w:rPr>
        <w:t xml:space="preserve"> for both the drift and diffusion functions</w:t>
      </w:r>
      <w:r w:rsidR="002703C5" w:rsidRPr="002512A4">
        <w:rPr>
          <w:rFonts w:ascii="Times New Roman" w:hAnsi="Times New Roman" w:cs="Times New Roman"/>
          <w:sz w:val="20"/>
          <w:szCs w:val="20"/>
        </w:rPr>
        <w:t xml:space="preserve"> using 8 regularly spaced knots over the state space</w:t>
      </w:r>
      <w:r w:rsidRPr="002512A4">
        <w:rPr>
          <w:rFonts w:ascii="Times New Roman" w:hAnsi="Times New Roman" w:cs="Times New Roman"/>
          <w:sz w:val="20"/>
          <w:szCs w:val="20"/>
        </w:rPr>
        <w:t xml:space="preserve"> alongside the true drift and diffusion functions</w:t>
      </w:r>
      <w:r w:rsidR="002703C5" w:rsidRPr="002512A4">
        <w:rPr>
          <w:rFonts w:ascii="Times New Roman" w:hAnsi="Times New Roman" w:cs="Times New Roman"/>
          <w:sz w:val="20"/>
          <w:szCs w:val="20"/>
        </w:rPr>
        <w:t xml:space="preserve"> (black curves)</w:t>
      </w:r>
      <w:r w:rsidRPr="002512A4">
        <w:rPr>
          <w:rFonts w:ascii="Times New Roman" w:hAnsi="Times New Roman" w:cs="Times New Roman"/>
          <w:sz w:val="20"/>
          <w:szCs w:val="20"/>
        </w:rPr>
        <w:t xml:space="preserve">. </w:t>
      </w:r>
      <w:r w:rsidR="00F82033" w:rsidRPr="002512A4">
        <w:rPr>
          <w:rFonts w:ascii="Times New Roman" w:hAnsi="Times New Roman" w:cs="Times New Roman"/>
          <w:sz w:val="20"/>
          <w:szCs w:val="20"/>
        </w:rPr>
        <w:t>a.u means arbitrary unit.</w:t>
      </w:r>
      <w:r>
        <w:rPr>
          <w:rFonts w:ascii="Times New Roman" w:hAnsi="Times New Roman" w:cs="Times New Roman"/>
        </w:rPr>
        <w:t xml:space="preserve"> </w:t>
      </w:r>
    </w:p>
    <w:p w14:paraId="37A89452" w14:textId="5176BDE9" w:rsidR="00DB396C" w:rsidRDefault="000D1F06" w:rsidP="00F623A8">
      <w:pPr>
        <w:spacing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t xml:space="preserve">Example </w:t>
      </w:r>
      <w:r>
        <w:rPr>
          <w:rFonts w:ascii="Times New Roman" w:eastAsiaTheme="minorEastAsia" w:hAnsi="Times New Roman" w:cs="Times New Roman"/>
          <w:b/>
          <w:bCs/>
        </w:rPr>
        <w:t>2</w:t>
      </w:r>
      <w:r>
        <w:rPr>
          <w:rFonts w:ascii="Times New Roman" w:eastAsiaTheme="minorEastAsia" w:hAnsi="Times New Roman" w:cs="Times New Roman"/>
        </w:rPr>
        <w:t>. In this example we consider reconstructing a dataset</w:t>
      </w:r>
      <w:r w:rsidR="007E76C6">
        <w:rPr>
          <w:rFonts w:ascii="Times New Roman" w:eastAsiaTheme="minorEastAsia" w:hAnsi="Times New Roman" w:cs="Times New Roman"/>
        </w:rPr>
        <w:t xml:space="preserve"> (refer to Figure 2, left panel)</w:t>
      </w:r>
      <w:r>
        <w:rPr>
          <w:rFonts w:ascii="Times New Roman" w:eastAsiaTheme="minorEastAsia" w:hAnsi="Times New Roman" w:cs="Times New Roman"/>
        </w:rPr>
        <w:t xml:space="preserve"> simulated from the overgrazed model of May with drift function </w:t>
      </w:r>
      <m:oMath>
        <m:r>
          <w:rPr>
            <w:rFonts w:ascii="Cambria Math" w:hAnsi="Cambria Math" w:cs="Times New Roman"/>
          </w:rPr>
          <m:t>μ</m:t>
        </m:r>
        <m:d>
          <m:dPr>
            <m:ctrlPr>
              <w:ins w:id="43" w:author="M. Shojaei Arani" w:date="2024-05-30T10:51:00Z">
                <w:rPr>
                  <w:rFonts w:ascii="Cambria Math" w:hAnsi="Cambria Math" w:cs="Times New Roman"/>
                  <w:i/>
                </w:rPr>
              </w:ins>
            </m:ctrlPr>
          </m:dPr>
          <m:e>
            <m:r>
              <w:rPr>
                <w:rFonts w:ascii="Cambria Math" w:hAnsi="Cambria Math" w:cs="Times New Roman"/>
              </w:rPr>
              <m:t>x</m:t>
            </m:r>
          </m:e>
        </m:d>
        <m:r>
          <w:rPr>
            <w:rFonts w:ascii="Cambria Math" w:eastAsiaTheme="minorEastAsia" w:hAnsi="Cambria Math" w:cs="Times New Roman"/>
          </w:rPr>
          <m:t>=rx</m:t>
        </m:r>
        <m:d>
          <m:dPr>
            <m:ctrlPr>
              <w:ins w:id="44" w:author="M. Shojaei Arani" w:date="2024-05-30T10:51:00Z">
                <w:rPr>
                  <w:rFonts w:ascii="Cambria Math" w:eastAsiaTheme="minorEastAsia" w:hAnsi="Cambria Math" w:cs="Times New Roman"/>
                  <w:i/>
                </w:rPr>
              </w:ins>
            </m:ctrlPr>
          </m:dPr>
          <m:e>
            <m:r>
              <w:rPr>
                <w:rFonts w:ascii="Cambria Math" w:eastAsiaTheme="minorEastAsia" w:hAnsi="Cambria Math" w:cs="Times New Roman"/>
              </w:rPr>
              <m:t>1-</m:t>
            </m:r>
            <m:f>
              <m:fPr>
                <m:ctrlPr>
                  <w:ins w:id="45" w:author="M. Shojaei Arani" w:date="2024-05-30T10:51:00Z">
                    <w:rPr>
                      <w:rFonts w:ascii="Cambria Math" w:eastAsiaTheme="minorEastAsia" w:hAnsi="Cambria Math" w:cs="Times New Roman"/>
                      <w:i/>
                    </w:rPr>
                  </w:ins>
                </m:ctrlPr>
              </m:fPr>
              <m:num>
                <m:r>
                  <w:rPr>
                    <w:rFonts w:ascii="Cambria Math" w:eastAsiaTheme="minorEastAsia" w:hAnsi="Cambria Math" w:cs="Times New Roman"/>
                  </w:rPr>
                  <m:t>x</m:t>
                </m:r>
              </m:num>
              <m:den>
                <m:r>
                  <w:rPr>
                    <w:rFonts w:ascii="Cambria Math" w:eastAsiaTheme="minorEastAsia" w:hAnsi="Cambria Math" w:cs="Times New Roman"/>
                  </w:rPr>
                  <m:t>K</m:t>
                </m:r>
              </m:den>
            </m:f>
          </m:e>
        </m:d>
        <m:r>
          <w:rPr>
            <w:rFonts w:ascii="Cambria Math" w:eastAsiaTheme="minorEastAsia" w:hAnsi="Cambria Math" w:cs="Times New Roman"/>
          </w:rPr>
          <m:t>-</m:t>
        </m:r>
        <m:f>
          <m:fPr>
            <m:ctrlPr>
              <w:ins w:id="46" w:author="M. Shojaei Arani" w:date="2024-05-30T10:51:00Z">
                <w:rPr>
                  <w:rFonts w:ascii="Cambria Math" w:eastAsiaTheme="minorEastAsia" w:hAnsi="Cambria Math" w:cs="Times New Roman"/>
                  <w:i/>
                </w:rPr>
              </w:ins>
            </m:ctrlPr>
          </m:fPr>
          <m:num>
            <m:r>
              <w:rPr>
                <w:rFonts w:ascii="Cambria Math" w:eastAsiaTheme="minorEastAsia" w:hAnsi="Cambria Math" w:cs="Times New Roman"/>
              </w:rPr>
              <m:t>γ</m:t>
            </m:r>
            <m:sSup>
              <m:sSupPr>
                <m:ctrlPr>
                  <w:ins w:id="47"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x</m:t>
                </m:r>
              </m:e>
              <m:sup>
                <m:r>
                  <w:rPr>
                    <w:rFonts w:ascii="Cambria Math" w:eastAsiaTheme="minorEastAsia" w:hAnsi="Cambria Math" w:cs="Times New Roman"/>
                  </w:rPr>
                  <m:t>2</m:t>
                </m:r>
              </m:sup>
            </m:sSup>
          </m:num>
          <m:den>
            <m:sSup>
              <m:sSupPr>
                <m:ctrlPr>
                  <w:ins w:id="48"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ins w:id="49"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a</m:t>
                </m:r>
              </m:e>
              <m:sup>
                <m:r>
                  <w:rPr>
                    <w:rFonts w:ascii="Cambria Math" w:eastAsiaTheme="minorEastAsia" w:hAnsi="Cambria Math" w:cs="Times New Roman"/>
                  </w:rPr>
                  <m:t>2</m:t>
                </m:r>
              </m:sup>
            </m:sSup>
          </m:den>
        </m:f>
      </m:oMath>
      <w:r>
        <w:rPr>
          <w:rFonts w:ascii="Times New Roman" w:eastAsiaTheme="minorEastAsia" w:hAnsi="Times New Roman" w:cs="Times New Roman"/>
        </w:rPr>
        <w:t xml:space="preserve"> and diffusion function </w:t>
      </w:r>
      <m:oMath>
        <m:r>
          <w:rPr>
            <w:rFonts w:ascii="Cambria Math" w:hAnsi="Cambria Math" w:cs="Times New Roman"/>
          </w:rPr>
          <m:t>σ</m:t>
        </m:r>
        <m:d>
          <m:dPr>
            <m:ctrlPr>
              <w:ins w:id="50" w:author="M. Shojaei Arani" w:date="2024-05-30T10:51:00Z">
                <w:rPr>
                  <w:rFonts w:ascii="Cambria Math" w:hAnsi="Cambria Math" w:cs="Times New Roman"/>
                  <w:i/>
                </w:rPr>
              </w:ins>
            </m:ctrlPr>
          </m:dPr>
          <m:e>
            <m:r>
              <w:rPr>
                <w:rFonts w:ascii="Cambria Math" w:hAnsi="Cambria Math" w:cs="Times New Roman"/>
              </w:rPr>
              <m:t>x</m:t>
            </m:r>
          </m:e>
        </m:d>
        <m:r>
          <w:rPr>
            <w:rFonts w:ascii="Cambria Math" w:hAnsi="Cambria Math" w:cs="Times New Roman"/>
          </w:rPr>
          <m:t>=σ</m:t>
        </m:r>
      </m:oMath>
      <w:r w:rsidR="008702D2">
        <w:rPr>
          <w:rFonts w:ascii="Times New Roman" w:eastAsiaTheme="minorEastAsia" w:hAnsi="Times New Roman" w:cs="Times New Roman"/>
        </w:rPr>
        <w:t xml:space="preserve"> (in section ‘Step4’ the meaning of the parameters of May </w:t>
      </w:r>
      <w:r w:rsidR="008702D2" w:rsidRPr="00ED4E35">
        <w:rPr>
          <w:rFonts w:ascii="Times New Roman" w:eastAsiaTheme="minorEastAsia" w:hAnsi="Times New Roman" w:cs="Times New Roman"/>
        </w:rPr>
        <w:t>model were described)</w:t>
      </w:r>
      <w:r w:rsidRPr="00ED4E35">
        <w:rPr>
          <w:rFonts w:ascii="Times New Roman" w:eastAsiaTheme="minorEastAsia" w:hAnsi="Times New Roman" w:cs="Times New Roman"/>
        </w:rPr>
        <w:t>.</w:t>
      </w:r>
      <w:r w:rsidR="008702D2" w:rsidRPr="00ED4E35">
        <w:rPr>
          <w:rFonts w:ascii="Times New Roman" w:eastAsiaTheme="minorEastAsia" w:hAnsi="Times New Roman" w:cs="Times New Roman"/>
        </w:rPr>
        <w:t xml:space="preserve"> </w:t>
      </w:r>
      <w:r w:rsidR="00E56CCA" w:rsidRPr="00ED4E35">
        <w:rPr>
          <w:rFonts w:ascii="Times New Roman" w:eastAsiaTheme="minorEastAsia" w:hAnsi="Times New Roman" w:cs="Times New Roman"/>
        </w:rPr>
        <w:t>This dataset contains 10</w:t>
      </w:r>
      <w:r w:rsidR="00E56CCA" w:rsidRPr="00ED4E35">
        <w:rPr>
          <w:rFonts w:ascii="Times New Roman" w:eastAsiaTheme="minorEastAsia" w:hAnsi="Times New Roman" w:cs="Times New Roman"/>
          <w:vertAlign w:val="superscript"/>
        </w:rPr>
        <w:t>5</w:t>
      </w:r>
      <w:r w:rsidRPr="00ED4E35">
        <w:rPr>
          <w:rFonts w:ascii="Times New Roman" w:eastAsiaTheme="minorEastAsia" w:hAnsi="Times New Roman" w:cs="Times New Roman"/>
        </w:rPr>
        <w:t xml:space="preserve"> </w:t>
      </w:r>
      <w:r w:rsidR="00E56CCA" w:rsidRPr="00ED4E35">
        <w:rPr>
          <w:rFonts w:ascii="Times New Roman" w:eastAsiaTheme="minorEastAsia" w:hAnsi="Times New Roman" w:cs="Times New Roman"/>
        </w:rPr>
        <w:t xml:space="preserve">data points with sampling time </w:t>
      </w:r>
      <m:oMath>
        <m:r>
          <w:rPr>
            <w:rFonts w:ascii="Cambria Math" w:hAnsi="Cambria Math" w:cs="Times New Roman"/>
          </w:rPr>
          <m:t>∆=0.01</m:t>
        </m:r>
      </m:oMath>
      <w:r w:rsidR="000D35AB" w:rsidRPr="00ED4E35">
        <w:rPr>
          <w:rFonts w:ascii="Times New Roman" w:eastAsiaTheme="minorEastAsia" w:hAnsi="Times New Roman" w:cs="Times New Roman"/>
        </w:rPr>
        <w:t xml:space="preserve">. </w:t>
      </w:r>
      <w:r w:rsidR="00ED4E35" w:rsidRPr="00ED4E35">
        <w:rPr>
          <w:rFonts w:ascii="Times New Roman" w:eastAsiaTheme="minorEastAsia" w:hAnsi="Times New Roman" w:cs="Times New Roman"/>
        </w:rPr>
        <w:t xml:space="preserve">The parameter values are </w:t>
      </w:r>
      <m:oMath>
        <m:r>
          <w:rPr>
            <w:rFonts w:ascii="Cambria Math" w:hAnsi="Cambria Math" w:cs="Times New Roman"/>
            <w:sz w:val="20"/>
            <w:szCs w:val="20"/>
          </w:rPr>
          <m:t>r=1.01,K=10,</m:t>
        </m:r>
        <m:r>
          <w:rPr>
            <w:rFonts w:ascii="Cambria Math" w:eastAsiaTheme="minorEastAsia" w:hAnsi="Cambria Math" w:cs="Times New Roman"/>
            <w:sz w:val="20"/>
            <w:szCs w:val="20"/>
          </w:rPr>
          <m:t>γ=2.75, a=1.6</m:t>
        </m:r>
      </m:oMath>
      <w:r w:rsidR="00ED4E35"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σ=0.4</m:t>
        </m:r>
      </m:oMath>
      <w:r w:rsidR="00ED4E35">
        <w:rPr>
          <w:rFonts w:ascii="Times New Roman" w:eastAsiaTheme="minorEastAsia" w:hAnsi="Times New Roman" w:cs="Times New Roman"/>
        </w:rPr>
        <w:t>. Under these parameters the deterministic (i.e., without noise) model of May exhibits over-grazed and under-grazed alternative vegetation states</w:t>
      </w:r>
      <w:r w:rsidR="00EF46D2">
        <w:rPr>
          <w:rFonts w:ascii="Times New Roman" w:eastAsiaTheme="minorEastAsia" w:hAnsi="Times New Roman" w:cs="Times New Roman"/>
        </w:rPr>
        <w:t xml:space="preserve"> (Figure 2, </w:t>
      </w:r>
      <w:r w:rsidR="00F933A7">
        <w:rPr>
          <w:rFonts w:ascii="Times New Roman" w:eastAsiaTheme="minorEastAsia" w:hAnsi="Times New Roman" w:cs="Times New Roman"/>
        </w:rPr>
        <w:t xml:space="preserve">top </w:t>
      </w:r>
      <w:r w:rsidR="00EF46D2">
        <w:rPr>
          <w:rFonts w:ascii="Times New Roman" w:eastAsiaTheme="minorEastAsia" w:hAnsi="Times New Roman" w:cs="Times New Roman"/>
        </w:rPr>
        <w:t>right panel)</w:t>
      </w:r>
      <w:r w:rsidR="00E17732">
        <w:rPr>
          <w:rFonts w:ascii="Times New Roman" w:eastAsiaTheme="minorEastAsia" w:hAnsi="Times New Roman" w:cs="Times New Roman"/>
        </w:rPr>
        <w:t>.</w:t>
      </w:r>
      <w:r w:rsidR="0021711D">
        <w:rPr>
          <w:rFonts w:ascii="Times New Roman" w:eastAsiaTheme="minorEastAsia" w:hAnsi="Times New Roman" w:cs="Times New Roman"/>
        </w:rPr>
        <w:t xml:space="preserve"> Furthermore, the May model is nonlinear in terms of parameters </w:t>
      </w:r>
      <m:oMath>
        <m:r>
          <w:rPr>
            <w:rFonts w:ascii="Cambria Math" w:eastAsiaTheme="minorEastAsia" w:hAnsi="Cambria Math" w:cs="Times New Roman"/>
          </w:rPr>
          <m:t>K</m:t>
        </m:r>
      </m:oMath>
      <w:r w:rsidR="0021711D">
        <w:rPr>
          <w:rFonts w:ascii="Times New Roman" w:eastAsiaTheme="minorEastAsia" w:hAnsi="Times New Roman" w:cs="Times New Roman"/>
        </w:rPr>
        <w:t xml:space="preserve"> and </w:t>
      </w:r>
      <m:oMath>
        <m:r>
          <w:rPr>
            <w:rFonts w:ascii="Cambria Math" w:eastAsiaTheme="minorEastAsia" w:hAnsi="Cambria Math" w:cs="Times New Roman"/>
          </w:rPr>
          <m:t>a</m:t>
        </m:r>
      </m:oMath>
      <w:r w:rsidR="0021711D">
        <w:rPr>
          <w:rFonts w:ascii="Times New Roman" w:eastAsiaTheme="minorEastAsia" w:hAnsi="Times New Roman" w:cs="Times New Roman"/>
        </w:rPr>
        <w:t xml:space="preserve"> as well as the state variable </w:t>
      </w:r>
      <m:oMath>
        <m:r>
          <w:rPr>
            <w:rFonts w:ascii="Cambria Math" w:eastAsiaTheme="minorEastAsia" w:hAnsi="Cambria Math" w:cs="Times New Roman"/>
          </w:rPr>
          <m:t>x</m:t>
        </m:r>
      </m:oMath>
      <w:r w:rsidR="0021711D">
        <w:rPr>
          <w:rFonts w:ascii="Times New Roman" w:eastAsiaTheme="minorEastAsia" w:hAnsi="Times New Roman" w:cs="Times New Roman"/>
        </w:rPr>
        <w:t xml:space="preserve">. </w:t>
      </w:r>
      <w:r w:rsidR="00E17732">
        <w:rPr>
          <w:rFonts w:ascii="Times New Roman" w:eastAsiaTheme="minorEastAsia" w:hAnsi="Times New Roman" w:cs="Times New Roman"/>
        </w:rPr>
        <w:t xml:space="preserve">Therefore, unlike the dataset in Example1, a longer dataset is needed here in order to be able to reconstruct transitions and time scales of shifts between alternative basins of attraction. </w:t>
      </w:r>
      <w:r w:rsidR="009C55F0">
        <w:rPr>
          <w:rFonts w:ascii="Times New Roman" w:eastAsiaTheme="minorEastAsia" w:hAnsi="Times New Roman" w:cs="Times New Roman"/>
        </w:rPr>
        <w:t xml:space="preserve">Nonetheless, we could estimate parameters with a rather good accuracy as </w:t>
      </w:r>
      <m:oMath>
        <m:acc>
          <m:accPr>
            <m:ctrlPr>
              <w:ins w:id="51"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r</m:t>
            </m:r>
          </m:e>
        </m:acc>
        <m:r>
          <w:rPr>
            <w:rFonts w:ascii="Cambria Math" w:eastAsiaTheme="minorEastAsia" w:hAnsi="Cambria Math" w:cs="Times New Roman"/>
          </w:rPr>
          <m:t>=1.1805,</m:t>
        </m:r>
        <m:acc>
          <m:accPr>
            <m:ctrlPr>
              <w:ins w:id="52"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K</m:t>
            </m:r>
          </m:e>
        </m:acc>
        <m:r>
          <w:rPr>
            <w:rFonts w:ascii="Cambria Math" w:eastAsiaTheme="minorEastAsia" w:hAnsi="Cambria Math" w:cs="Times New Roman"/>
          </w:rPr>
          <m:t>=9.8416,</m:t>
        </m:r>
        <m:acc>
          <m:accPr>
            <m:ctrlPr>
              <w:ins w:id="53"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γ</m:t>
            </m:r>
          </m:e>
        </m:acc>
        <m:r>
          <w:rPr>
            <w:rFonts w:ascii="Cambria Math" w:eastAsiaTheme="minorEastAsia" w:hAnsi="Cambria Math" w:cs="Times New Roman"/>
          </w:rPr>
          <m:t>=3.1242,</m:t>
        </m:r>
        <m:acc>
          <m:accPr>
            <m:ctrlPr>
              <w:ins w:id="54" w:author="M. Shojaei Arani" w:date="2024-05-30T10:51:00Z">
                <w:rPr>
                  <w:rFonts w:ascii="Cambria Math" w:eastAsiaTheme="minorEastAsia" w:hAnsi="Cambria Math" w:cs="Times New Roman"/>
                  <w:i/>
                </w:rPr>
              </w:ins>
            </m:ctrlPr>
          </m:accPr>
          <m:e>
            <m:r>
              <w:rPr>
                <w:rFonts w:ascii="Cambria Math" w:eastAsiaTheme="minorEastAsia" w:hAnsi="Cambria Math" w:cs="Times New Roman"/>
              </w:rPr>
              <m:t>a</m:t>
            </m:r>
          </m:e>
        </m:acc>
        <m:r>
          <w:rPr>
            <w:rFonts w:ascii="Cambria Math" w:eastAsiaTheme="minorEastAsia" w:hAnsi="Cambria Math" w:cs="Times New Roman"/>
          </w:rPr>
          <m:t>=1.5279,</m:t>
        </m:r>
        <m:acc>
          <m:accPr>
            <m:ctrlPr>
              <w:ins w:id="55" w:author="M. Shojaei Arani" w:date="2024-05-30T10:51:00Z">
                <w:rPr>
                  <w:rFonts w:ascii="Cambria Math" w:eastAsiaTheme="minorEastAsia" w:hAnsi="Cambria Math" w:cs="Times New Roman"/>
                  <w:i/>
                </w:rPr>
              </w:ins>
            </m:ctrlPr>
          </m:accPr>
          <m:e>
            <m:r>
              <w:rPr>
                <w:rFonts w:ascii="Cambria Math" w:hAnsi="Cambria Math" w:cs="Times New Roman"/>
              </w:rPr>
              <m:t>σ</m:t>
            </m:r>
          </m:e>
        </m:acc>
        <m:r>
          <w:rPr>
            <w:rFonts w:ascii="Cambria Math" w:eastAsiaTheme="minorEastAsia" w:hAnsi="Cambria Math" w:cs="Times New Roman"/>
          </w:rPr>
          <m:t>=0.3997</m:t>
        </m:r>
      </m:oMath>
      <w:r w:rsidR="004E0911">
        <w:rPr>
          <w:rFonts w:ascii="Times New Roman" w:eastAsiaTheme="minorEastAsia" w:hAnsi="Times New Roman" w:cs="Times New Roman"/>
        </w:rPr>
        <w:t xml:space="preserve">. </w:t>
      </w:r>
      <w:r w:rsidR="00FF4D94">
        <w:rPr>
          <w:rFonts w:ascii="Times New Roman" w:eastAsiaTheme="minorEastAsia" w:hAnsi="Times New Roman" w:cs="Times New Roman"/>
        </w:rPr>
        <w:t xml:space="preserve">Figure 2, right panel illustrates a cubic spline model fitted to this dataset. </w:t>
      </w:r>
      <w:r w:rsidR="009C55F0">
        <w:rPr>
          <w:rFonts w:ascii="Times New Roman" w:eastAsiaTheme="minorEastAsia" w:hAnsi="Times New Roman" w:cs="Times New Roman"/>
        </w:rPr>
        <w:t xml:space="preserve"> </w:t>
      </w:r>
    </w:p>
    <w:p w14:paraId="60C0D55B" w14:textId="403351DB" w:rsidR="00410245" w:rsidRPr="00ED4E35" w:rsidRDefault="00F56119" w:rsidP="00F623A8">
      <w:pPr>
        <w:spacing w:line="360" w:lineRule="auto"/>
        <w:jc w:val="center"/>
        <w:rPr>
          <w:rFonts w:ascii="Times New Roman" w:hAnsi="Times New Roman" w:cs="Times New Roman"/>
        </w:rPr>
      </w:pPr>
      <w:r w:rsidRPr="00F56119">
        <w:rPr>
          <w:rFonts w:ascii="Times New Roman" w:hAnsi="Times New Roman" w:cs="Times New Roman"/>
          <w:noProof/>
        </w:rPr>
        <w:lastRenderedPageBreak/>
        <w:drawing>
          <wp:inline distT="0" distB="0" distL="0" distR="0" wp14:anchorId="4751EEB9" wp14:editId="7456C793">
            <wp:extent cx="2501021" cy="18736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7579" cy="1886083"/>
                    </a:xfrm>
                    <a:prstGeom prst="rect">
                      <a:avLst/>
                    </a:prstGeom>
                    <a:noFill/>
                    <a:ln>
                      <a:noFill/>
                    </a:ln>
                  </pic:spPr>
                </pic:pic>
              </a:graphicData>
            </a:graphic>
          </wp:inline>
        </w:drawing>
      </w:r>
      <w:r w:rsidR="002512A4" w:rsidRPr="002512A4">
        <w:rPr>
          <w:rFonts w:ascii="Times New Roman" w:hAnsi="Times New Roman" w:cs="Times New Roman"/>
          <w:noProof/>
        </w:rPr>
        <w:drawing>
          <wp:inline distT="0" distB="0" distL="0" distR="0" wp14:anchorId="1DFD4288" wp14:editId="0EE5F6E6">
            <wp:extent cx="2558745" cy="1916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472" cy="1933949"/>
                    </a:xfrm>
                    <a:prstGeom prst="rect">
                      <a:avLst/>
                    </a:prstGeom>
                    <a:noFill/>
                    <a:ln>
                      <a:noFill/>
                    </a:ln>
                  </pic:spPr>
                </pic:pic>
              </a:graphicData>
            </a:graphic>
          </wp:inline>
        </w:drawing>
      </w:r>
    </w:p>
    <w:p w14:paraId="6E871D4C" w14:textId="293DF82F" w:rsidR="002512A4" w:rsidRDefault="002512A4" w:rsidP="00F623A8">
      <w:pPr>
        <w:spacing w:line="360" w:lineRule="auto"/>
        <w:jc w:val="both"/>
        <w:rPr>
          <w:rFonts w:ascii="Times New Roman" w:hAnsi="Times New Roman" w:cs="Times New Roman"/>
        </w:rPr>
      </w:pPr>
      <w:r w:rsidRPr="002512A4">
        <w:rPr>
          <w:rFonts w:ascii="Times New Roman" w:hAnsi="Times New Roman" w:cs="Times New Roman"/>
          <w:b/>
          <w:bCs/>
        </w:rPr>
        <w:t xml:space="preserve">Figure </w:t>
      </w:r>
      <w:r w:rsidR="00AD4F8A">
        <w:rPr>
          <w:rFonts w:ascii="Times New Roman" w:hAnsi="Times New Roman" w:cs="Times New Roman"/>
          <w:b/>
          <w:bCs/>
        </w:rPr>
        <w:t>2</w:t>
      </w:r>
      <w:r w:rsidRPr="002512A4">
        <w:rPr>
          <w:rFonts w:ascii="Times New Roman" w:hAnsi="Times New Roman" w:cs="Times New Roman"/>
          <w:b/>
          <w:bCs/>
        </w:rPr>
        <w:t>.</w:t>
      </w:r>
      <w:r w:rsidRPr="00DB396C">
        <w:rPr>
          <w:rFonts w:ascii="Times New Roman" w:hAnsi="Times New Roman" w:cs="Times New Roman"/>
        </w:rPr>
        <w:t xml:space="preserve"> </w:t>
      </w:r>
      <w:r w:rsidRPr="002512A4">
        <w:rPr>
          <w:rFonts w:ascii="Times New Roman" w:hAnsi="Times New Roman" w:cs="Times New Roman"/>
          <w:b/>
          <w:bCs/>
          <w:sz w:val="20"/>
          <w:szCs w:val="20"/>
        </w:rPr>
        <w:t xml:space="preserve">Illustration of spline </w:t>
      </w:r>
      <w:r w:rsidR="00C40912">
        <w:rPr>
          <w:rFonts w:ascii="Times New Roman" w:hAnsi="Times New Roman" w:cs="Times New Roman"/>
          <w:b/>
          <w:bCs/>
          <w:sz w:val="20"/>
          <w:szCs w:val="20"/>
        </w:rPr>
        <w:t>modeling</w:t>
      </w:r>
      <w:r w:rsidRPr="002512A4">
        <w:rPr>
          <w:rFonts w:ascii="Times New Roman" w:hAnsi="Times New Roman" w:cs="Times New Roman"/>
          <w:b/>
          <w:bCs/>
          <w:sz w:val="20"/>
          <w:szCs w:val="20"/>
        </w:rPr>
        <w:t xml:space="preserve"> for a high-resolution dataset generated from a </w:t>
      </w:r>
      <w:r w:rsidR="00124389">
        <w:rPr>
          <w:rFonts w:ascii="Times New Roman" w:hAnsi="Times New Roman" w:cs="Times New Roman"/>
          <w:b/>
          <w:bCs/>
          <w:sz w:val="20"/>
          <w:szCs w:val="20"/>
        </w:rPr>
        <w:t>no</w:t>
      </w:r>
      <w:r w:rsidR="00124389" w:rsidRPr="002512A4">
        <w:rPr>
          <w:rFonts w:ascii="Times New Roman" w:hAnsi="Times New Roman" w:cs="Times New Roman"/>
          <w:b/>
          <w:bCs/>
          <w:sz w:val="20"/>
          <w:szCs w:val="20"/>
        </w:rPr>
        <w:t>nlinear</w:t>
      </w:r>
      <w:r w:rsidRPr="002512A4">
        <w:rPr>
          <w:rFonts w:ascii="Times New Roman" w:hAnsi="Times New Roman" w:cs="Times New Roman"/>
          <w:b/>
          <w:bCs/>
          <w:sz w:val="20"/>
          <w:szCs w:val="20"/>
        </w:rPr>
        <w:t xml:space="preserve"> model</w:t>
      </w:r>
      <w:r w:rsidRPr="002512A4">
        <w:rPr>
          <w:rFonts w:ascii="Times New Roman" w:hAnsi="Times New Roman" w:cs="Times New Roman"/>
          <w:sz w:val="20"/>
          <w:szCs w:val="20"/>
        </w:rPr>
        <w:t xml:space="preserve">. Data are illustrated in the left panel where </w:t>
      </w:r>
      <w:r w:rsidR="006A7C25">
        <w:rPr>
          <w:rFonts w:ascii="Times New Roman" w:hAnsi="Times New Roman" w:cs="Times New Roman"/>
          <w:sz w:val="20"/>
          <w:szCs w:val="20"/>
        </w:rPr>
        <w:t>10</w:t>
      </w:r>
      <w:r w:rsidR="006A7C25">
        <w:rPr>
          <w:rFonts w:ascii="Times New Roman" w:hAnsi="Times New Roman" w:cs="Times New Roman"/>
          <w:sz w:val="20"/>
          <w:szCs w:val="20"/>
          <w:vertAlign w:val="superscript"/>
        </w:rPr>
        <w:t>5</w:t>
      </w:r>
      <w:r w:rsidRPr="002512A4">
        <w:rPr>
          <w:rFonts w:ascii="Times New Roman" w:hAnsi="Times New Roman" w:cs="Times New Roman"/>
          <w:sz w:val="20"/>
          <w:szCs w:val="20"/>
        </w:rPr>
        <w:t xml:space="preserve"> data points, with</w:t>
      </w:r>
      <w:r w:rsidRPr="002512A4">
        <w:rPr>
          <w:rFonts w:ascii="Times New Roman" w:eastAsiaTheme="minorEastAsia" w:hAnsi="Times New Roman" w:cs="Times New Roman"/>
          <w:sz w:val="20"/>
          <w:szCs w:val="20"/>
        </w:rPr>
        <w:t xml:space="preserve"> sampling time </w:t>
      </w:r>
      <m:oMath>
        <m:r>
          <m:rPr>
            <m:sty m:val="bi"/>
          </m:rPr>
          <w:rPr>
            <w:rFonts w:ascii="Cambria Math" w:hAnsi="Cambria Math" w:cs="Times New Roman"/>
            <w:sz w:val="20"/>
            <w:szCs w:val="20"/>
          </w:rPr>
          <m:t>∆ =</m:t>
        </m:r>
        <m:r>
          <w:rPr>
            <w:rFonts w:ascii="Cambria Math" w:hAnsi="Cambria Math" w:cs="Times New Roman"/>
            <w:sz w:val="20"/>
            <w:szCs w:val="20"/>
          </w:rPr>
          <m:t>0.01</m:t>
        </m:r>
      </m:oMath>
      <w:r w:rsidRPr="002512A4">
        <w:rPr>
          <w:rFonts w:ascii="Times New Roman" w:hAnsi="Times New Roman" w:cs="Times New Roman"/>
          <w:sz w:val="20"/>
          <w:szCs w:val="20"/>
        </w:rPr>
        <w:t xml:space="preserve">, are generated from the </w:t>
      </w:r>
      <w:r w:rsidR="006A7C25">
        <w:rPr>
          <w:rFonts w:ascii="Times New Roman" w:hAnsi="Times New Roman" w:cs="Times New Roman"/>
          <w:sz w:val="20"/>
          <w:szCs w:val="20"/>
        </w:rPr>
        <w:t>overgrazed model of May</w:t>
      </w:r>
      <w:r w:rsidRPr="002512A4">
        <w:rPr>
          <w:rFonts w:ascii="Times New Roman" w:hAnsi="Times New Roman" w:cs="Times New Roman"/>
          <w:sz w:val="20"/>
          <w:szCs w:val="20"/>
        </w:rPr>
        <w:t>. The right panel illustrates estimated cubic spline models (dot-dashed blue curves) for both the drift and diffusion functions using 8 regularly spaced knots over the state space alongside the true drift and diffusion functions (black curves). a.u means arbitrary unit.</w:t>
      </w:r>
      <w:r>
        <w:rPr>
          <w:rFonts w:ascii="Times New Roman" w:hAnsi="Times New Roman" w:cs="Times New Roman"/>
        </w:rPr>
        <w:t xml:space="preserve"> </w:t>
      </w:r>
    </w:p>
    <w:p w14:paraId="23DB5B57" w14:textId="404F0AF9" w:rsidR="00410245" w:rsidRDefault="006A5A40" w:rsidP="00F623A8">
      <w:pPr>
        <w:spacing w:line="360" w:lineRule="auto"/>
        <w:jc w:val="both"/>
        <w:rPr>
          <w:rFonts w:ascii="Times New Roman" w:hAnsi="Times New Roman" w:cs="Times New Roman"/>
          <w:noProof/>
        </w:rPr>
      </w:pPr>
      <w:r w:rsidRPr="000D1F06">
        <w:rPr>
          <w:rFonts w:ascii="Times New Roman" w:eastAsiaTheme="minorEastAsia" w:hAnsi="Times New Roman" w:cs="Times New Roman"/>
          <w:b/>
          <w:bCs/>
        </w:rPr>
        <w:t xml:space="preserve">Example </w:t>
      </w:r>
      <w:r>
        <w:rPr>
          <w:rFonts w:ascii="Times New Roman" w:eastAsiaTheme="minorEastAsia" w:hAnsi="Times New Roman" w:cs="Times New Roman"/>
          <w:b/>
          <w:bCs/>
        </w:rPr>
        <w:t>3</w:t>
      </w:r>
      <w:r>
        <w:rPr>
          <w:rFonts w:ascii="Times New Roman" w:eastAsiaTheme="minorEastAsia" w:hAnsi="Times New Roman" w:cs="Times New Roman"/>
        </w:rPr>
        <w:t xml:space="preserve">. In this example we reconstruct a high-resolution ecological dataset. </w:t>
      </w:r>
      <w:r w:rsidR="006555F6">
        <w:rPr>
          <w:rFonts w:ascii="Times New Roman" w:eastAsiaTheme="minorEastAsia" w:hAnsi="Times New Roman" w:cs="Times New Roman"/>
        </w:rPr>
        <w:t xml:space="preserve">Data is </w:t>
      </w:r>
      <w:r w:rsidR="006555F6" w:rsidRPr="00AA024D">
        <w:rPr>
          <w:rFonts w:ascii="Times New Roman" w:hAnsi="Times New Roman" w:cs="Times New Roman"/>
        </w:rPr>
        <w:t xml:space="preserve">a univariate Cyanobacterial biome measured as phycocyanin concentrations in the Lake Mendota </w:t>
      </w:r>
      <w:r w:rsidR="006555F6" w:rsidRPr="00AA024D">
        <w:rPr>
          <w:rFonts w:ascii="Times New Roman" w:hAnsi="Times New Roman" w:cs="Times New Roman"/>
        </w:rPr>
        <w:fldChar w:fldCharType="begin"/>
      </w:r>
      <w:r w:rsidR="006555F6" w:rsidRPr="00AA024D">
        <w:rPr>
          <w:rFonts w:ascii="Times New Roman" w:hAnsi="Times New Roman" w:cs="Times New Roman"/>
        </w:rPr>
        <w:instrText xml:space="preserve"> ADDIN EN.CITE &lt;EndNote&gt;&lt;Cite&gt;&lt;Author&gt;Carpenter&lt;/Author&gt;&lt;Year&gt;2020&lt;/Year&gt;&lt;RecNum&gt;69&lt;/RecNum&gt;&lt;DisplayText&gt;(Carpenter&lt;style face="italic"&gt; et al.&lt;/style&gt; 2020)&lt;/DisplayText&gt;&lt;record&gt;&lt;rec-number&gt;69&lt;/rec-number&gt;&lt;foreign-keys&gt;&lt;key app="EN" db-id="sadv2x5z6w0asfefwau5e0ah92xsaz9p5fz9" timestamp="1709483049"&gt;69&lt;/key&gt;&lt;/foreign-keys&gt;&lt;ref-type name="Journal Article"&gt;17&lt;/ref-type&gt;&lt;contributors&gt;&lt;authors&gt;&lt;author&gt;Carpenter, Stephen R&lt;/author&gt;&lt;author&gt;Arani, Babak MS&lt;/author&gt;&lt;author&gt;Hanson, Paul C&lt;/author&gt;&lt;author&gt;Scheffer, Marten&lt;/author&gt;&lt;author&gt;Stanley, Emily H&lt;/author&gt;&lt;author&gt;Van Nes, Egbert&lt;/author&gt;&lt;/authors&gt;&lt;/contributors&gt;&lt;titles&gt;&lt;title&gt;Stochastic dynamics of Cyanobacteria in long‐term high‐frequency observations of a eutrophic lake&lt;/title&gt;&lt;secondary-title&gt;Limnology and Oceanography Letters&lt;/secondary-title&gt;&lt;/titles&gt;&lt;periodical&gt;&lt;full-title&gt;Limnology and Oceanography Letters&lt;/full-title&gt;&lt;/periodical&gt;&lt;pages&gt;331-336&lt;/pages&gt;&lt;volume&gt;5&lt;/volume&gt;&lt;number&gt;5&lt;/number&gt;&lt;dates&gt;&lt;year&gt;2020&lt;/year&gt;&lt;/dates&gt;&lt;isbn&gt;2378-2242&lt;/isbn&gt;&lt;urls&gt;&lt;/urls&gt;&lt;/record&gt;&lt;/Cite&gt;&lt;/EndNote&gt;</w:instrText>
      </w:r>
      <w:r w:rsidR="006555F6" w:rsidRPr="00AA024D">
        <w:rPr>
          <w:rFonts w:ascii="Times New Roman" w:hAnsi="Times New Roman" w:cs="Times New Roman"/>
        </w:rPr>
        <w:fldChar w:fldCharType="separate"/>
      </w:r>
      <w:r w:rsidR="006555F6" w:rsidRPr="00AA024D">
        <w:rPr>
          <w:rFonts w:ascii="Times New Roman" w:hAnsi="Times New Roman" w:cs="Times New Roman"/>
          <w:noProof/>
        </w:rPr>
        <w:t>(Carpenter</w:t>
      </w:r>
      <w:r w:rsidR="006555F6" w:rsidRPr="00AA024D">
        <w:rPr>
          <w:rFonts w:ascii="Times New Roman" w:hAnsi="Times New Roman" w:cs="Times New Roman"/>
          <w:i/>
          <w:noProof/>
        </w:rPr>
        <w:t xml:space="preserve"> et al.</w:t>
      </w:r>
      <w:r w:rsidR="006555F6" w:rsidRPr="00AA024D">
        <w:rPr>
          <w:rFonts w:ascii="Times New Roman" w:hAnsi="Times New Roman" w:cs="Times New Roman"/>
          <w:noProof/>
        </w:rPr>
        <w:t xml:space="preserve"> 2020)</w:t>
      </w:r>
      <w:r w:rsidR="006555F6" w:rsidRPr="00AA024D">
        <w:rPr>
          <w:rFonts w:ascii="Times New Roman" w:hAnsi="Times New Roman" w:cs="Times New Roman"/>
        </w:rPr>
        <w:fldChar w:fldCharType="end"/>
      </w:r>
      <w:r w:rsidR="006555F6">
        <w:rPr>
          <w:rFonts w:ascii="Times New Roman" w:hAnsi="Times New Roman" w:cs="Times New Roman"/>
        </w:rPr>
        <w:t xml:space="preserve">. </w:t>
      </w:r>
      <w:r w:rsidR="0078522E" w:rsidRPr="0078522E">
        <w:rPr>
          <w:rFonts w:ascii="Times New Roman" w:hAnsi="Times New Roman" w:cs="Times New Roman"/>
        </w:rPr>
        <w:t>The measurements were taken at minute intervals during the summer thermal stratification of 2011, a period known for common Cyanobacterial blooms</w:t>
      </w:r>
      <w:r w:rsidR="006555F6" w:rsidRPr="00AA024D">
        <w:rPr>
          <w:rFonts w:ascii="Times New Roman" w:hAnsi="Times New Roman" w:cs="Times New Roman"/>
        </w:rPr>
        <w:t xml:space="preserve"> (see</w:t>
      </w:r>
      <w:r w:rsidR="006555F6">
        <w:rPr>
          <w:rFonts w:ascii="Times New Roman" w:hAnsi="Times New Roman" w:cs="Times New Roman"/>
        </w:rPr>
        <w:t xml:space="preserve"> </w:t>
      </w:r>
      <w:r w:rsidR="00AD4F8A">
        <w:rPr>
          <w:rFonts w:ascii="Times New Roman" w:hAnsi="Times New Roman" w:cs="Times New Roman"/>
        </w:rPr>
        <w:t>Figure 3</w:t>
      </w:r>
      <w:r w:rsidR="006555F6" w:rsidRPr="00AA024D">
        <w:rPr>
          <w:rFonts w:ascii="Times New Roman" w:hAnsi="Times New Roman" w:cs="Times New Roman"/>
        </w:rPr>
        <w:t>, left panel)</w:t>
      </w:r>
      <w:r w:rsidR="006555F6">
        <w:rPr>
          <w:rFonts w:ascii="Times New Roman" w:hAnsi="Times New Roman" w:cs="Times New Roman"/>
        </w:rPr>
        <w:t xml:space="preserve">. </w:t>
      </w:r>
      <w:r w:rsidR="000A7FA0">
        <w:rPr>
          <w:rFonts w:ascii="Times New Roman" w:hAnsi="Times New Roman" w:cs="Times New Roman"/>
        </w:rPr>
        <w:t>For further details on this dataset</w:t>
      </w:r>
      <w:r w:rsidR="0078522E">
        <w:rPr>
          <w:rFonts w:ascii="Times New Roman" w:hAnsi="Times New Roman" w:cs="Times New Roman"/>
        </w:rPr>
        <w:t>,</w:t>
      </w:r>
      <w:r w:rsidR="000A7FA0">
        <w:rPr>
          <w:rFonts w:ascii="Times New Roman" w:hAnsi="Times New Roman" w:cs="Times New Roman"/>
        </w:rPr>
        <w:t xml:space="preserve"> refer to references</w:t>
      </w:r>
      <w:r w:rsidR="00E30C33">
        <w:rPr>
          <w:rFonts w:ascii="Times New Roman" w:hAnsi="Times New Roman" w:cs="Times New Roman"/>
          <w:noProof/>
        </w:rPr>
        <w:t xml:space="preserve"> </w:t>
      </w:r>
      <w:r w:rsidR="00E30C33">
        <w:rPr>
          <w:rFonts w:ascii="Times New Roman" w:hAnsi="Times New Roman" w:cs="Times New Roman"/>
          <w:noProof/>
        </w:rPr>
        <w:fldChar w:fldCharType="begin">
          <w:fldData xml:space="preserve">PEVuZE5vdGU+PENpdGU+PEF1dGhvcj5NYWdudXNvbjwvQXV0aG9yPjxZZWFyPjIwMjM8L1llYXI+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</w:fldData>
        </w:fldChar>
      </w:r>
      <w:r w:rsidR="005C226F">
        <w:rPr>
          <w:rFonts w:ascii="Times New Roman" w:hAnsi="Times New Roman" w:cs="Times New Roman"/>
          <w:noProof/>
        </w:rPr>
        <w:instrText xml:space="preserve"> ADDIN EN.CITE </w:instrText>
      </w:r>
      <w:r w:rsidR="005C226F">
        <w:rPr>
          <w:rFonts w:ascii="Times New Roman" w:hAnsi="Times New Roman" w:cs="Times New Roman"/>
          <w:noProof/>
        </w:rPr>
        <w:fldChar w:fldCharType="begin">
          <w:fldData xml:space="preserve">PEVuZE5vdGU+PENpdGU+PEF1dGhvcj5NYWdudXNvbjwvQXV0aG9yPjxZZWFyPjIwMjM8L1llYXI+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</w:fldData>
        </w:fldChar>
      </w:r>
      <w:r w:rsidR="005C226F">
        <w:rPr>
          <w:rFonts w:ascii="Times New Roman" w:hAnsi="Times New Roman" w:cs="Times New Roman"/>
          <w:noProof/>
        </w:rPr>
        <w:instrText xml:space="preserve"> ADDIN EN.CITE.DATA </w:instrText>
      </w:r>
      <w:r w:rsidR="005C226F">
        <w:rPr>
          <w:rFonts w:ascii="Times New Roman" w:hAnsi="Times New Roman" w:cs="Times New Roman"/>
          <w:noProof/>
        </w:rPr>
      </w:r>
      <w:r w:rsidR="005C226F">
        <w:rPr>
          <w:rFonts w:ascii="Times New Roman" w:hAnsi="Times New Roman" w:cs="Times New Roman"/>
          <w:noProof/>
        </w:rPr>
        <w:fldChar w:fldCharType="end"/>
      </w:r>
      <w:r w:rsidR="00E30C33">
        <w:rPr>
          <w:rFonts w:ascii="Times New Roman" w:hAnsi="Times New Roman" w:cs="Times New Roman"/>
          <w:noProof/>
        </w:rPr>
      </w:r>
      <w:r w:rsidR="00E30C33">
        <w:rPr>
          <w:rFonts w:ascii="Times New Roman" w:hAnsi="Times New Roman" w:cs="Times New Roman"/>
          <w:noProof/>
        </w:rPr>
        <w:fldChar w:fldCharType="separate"/>
      </w:r>
      <w:r w:rsidR="00E30C33">
        <w:rPr>
          <w:rFonts w:ascii="Times New Roman" w:hAnsi="Times New Roman" w:cs="Times New Roman"/>
          <w:noProof/>
        </w:rPr>
        <w:t>(Arani</w:t>
      </w:r>
      <w:r w:rsidR="00E30C33" w:rsidRPr="00E30C33">
        <w:rPr>
          <w:rFonts w:ascii="Times New Roman" w:hAnsi="Times New Roman" w:cs="Times New Roman"/>
          <w:i/>
          <w:noProof/>
        </w:rPr>
        <w:t xml:space="preserve"> et al.</w:t>
      </w:r>
      <w:r w:rsidR="00E30C33">
        <w:rPr>
          <w:rFonts w:ascii="Times New Roman" w:hAnsi="Times New Roman" w:cs="Times New Roman"/>
          <w:noProof/>
        </w:rPr>
        <w:t xml:space="preserve"> 2021; Magnuson, Carpenter &amp; Stanley 2023)</w:t>
      </w:r>
      <w:r w:rsidR="00E30C33">
        <w:rPr>
          <w:rFonts w:ascii="Times New Roman" w:hAnsi="Times New Roman" w:cs="Times New Roman"/>
          <w:noProof/>
        </w:rPr>
        <w:fldChar w:fldCharType="end"/>
      </w:r>
      <w:r w:rsidR="000A7FA0">
        <w:rPr>
          <w:rFonts w:ascii="Times New Roman" w:hAnsi="Times New Roman" w:cs="Times New Roman"/>
          <w:noProof/>
        </w:rPr>
        <w:t>.</w:t>
      </w:r>
      <w:r w:rsidR="0078522E">
        <w:rPr>
          <w:rFonts w:ascii="Times New Roman" w:hAnsi="Times New Roman" w:cs="Times New Roman"/>
          <w:noProof/>
        </w:rPr>
        <w:t xml:space="preserve"> </w:t>
      </w:r>
    </w:p>
    <w:p w14:paraId="143671BA" w14:textId="0BA5CBFD" w:rsidR="0078522E" w:rsidRPr="0078522E" w:rsidRDefault="000A7FA0" w:rsidP="00F623A8">
      <w:pPr>
        <w:spacing w:line="360" w:lineRule="auto"/>
        <w:jc w:val="both"/>
        <w:rPr>
          <w:rFonts w:ascii="Times New Roman" w:hAnsi="Times New Roman" w:cs="Times New Roman"/>
        </w:rPr>
      </w:pPr>
      <w:r>
        <w:rPr>
          <w:rFonts w:ascii="Times New Roman" w:hAnsi="Times New Roman" w:cs="Times New Roman"/>
          <w:noProof/>
        </w:rPr>
        <w:t xml:space="preserve">This dataset does not </w:t>
      </w:r>
      <w:r w:rsidR="0078522E">
        <w:rPr>
          <w:rFonts w:ascii="Times New Roman" w:hAnsi="Times New Roman" w:cs="Times New Roman"/>
          <w:noProof/>
        </w:rPr>
        <w:t>meet</w:t>
      </w:r>
      <w:r>
        <w:rPr>
          <w:rFonts w:ascii="Times New Roman" w:hAnsi="Times New Roman" w:cs="Times New Roman"/>
          <w:noProof/>
        </w:rPr>
        <w:t xml:space="preserve"> one of the data requirements as it</w:t>
      </w:r>
      <w:r w:rsidR="0078522E">
        <w:rPr>
          <w:rFonts w:ascii="Times New Roman" w:hAnsi="Times New Roman" w:cs="Times New Roman"/>
          <w:noProof/>
        </w:rPr>
        <w:t xml:space="preserve"> lacks </w:t>
      </w:r>
      <w:r>
        <w:rPr>
          <w:rFonts w:ascii="Times New Roman" w:hAnsi="Times New Roman" w:cs="Times New Roman"/>
          <w:noProof/>
        </w:rPr>
        <w:t xml:space="preserve">Markov </w:t>
      </w:r>
      <w:r w:rsidR="0078522E">
        <w:rPr>
          <w:rFonts w:ascii="Times New Roman" w:hAnsi="Times New Roman" w:cs="Times New Roman"/>
          <w:noProof/>
        </w:rPr>
        <w:t>property</w:t>
      </w:r>
      <w:r>
        <w:rPr>
          <w:rFonts w:ascii="Times New Roman" w:hAnsi="Times New Roman" w:cs="Times New Roman"/>
          <w:noProof/>
        </w:rPr>
        <w:t xml:space="preserve"> (</w:t>
      </w:r>
      <w:r w:rsidR="0078522E" w:rsidRPr="0078522E">
        <w:rPr>
          <w:rFonts w:ascii="Times New Roman" w:hAnsi="Times New Roman" w:cs="Times New Roman"/>
        </w:rPr>
        <w:t>indicating high correlations at the measured time scale</w:t>
      </w:r>
      <w:r>
        <w:rPr>
          <w:rFonts w:ascii="Times New Roman" w:hAnsi="Times New Roman" w:cs="Times New Roman"/>
          <w:noProof/>
        </w:rPr>
        <w:t xml:space="preserve">). </w:t>
      </w:r>
      <w:r w:rsidR="0088706E" w:rsidRPr="0078522E">
        <w:rPr>
          <w:rFonts w:ascii="Times New Roman" w:hAnsi="Times New Roman" w:cs="Times New Roman"/>
        </w:rPr>
        <w:t>However, a rarified sample of this dataset, consisting of every third data point (still maintaining high resolution), does exhibit Markovian behavior</w:t>
      </w:r>
      <w:r>
        <w:rPr>
          <w:rFonts w:ascii="Times New Roman" w:hAnsi="Times New Roman" w:cs="Times New Roman"/>
        </w:rPr>
        <w:t xml:space="preserve">. </w:t>
      </w:r>
      <w:r w:rsidR="0088706E" w:rsidRPr="0078522E">
        <w:rPr>
          <w:rFonts w:ascii="Times New Roman" w:hAnsi="Times New Roman" w:cs="Times New Roman"/>
        </w:rPr>
        <w:t>Therefore, we applied Euler reconstruction using cubic splines to the rarified sample</w:t>
      </w:r>
      <w:r w:rsidR="00AD4F8A">
        <w:rPr>
          <w:rFonts w:ascii="Times New Roman" w:hAnsi="Times New Roman" w:cs="Times New Roman"/>
        </w:rPr>
        <w:t xml:space="preserve"> (see Figure 3, right panel). </w:t>
      </w:r>
      <w:r w:rsidR="0088706E" w:rsidRPr="0078522E">
        <w:rPr>
          <w:rFonts w:ascii="Times New Roman" w:hAnsi="Times New Roman" w:cs="Times New Roman"/>
        </w:rPr>
        <w:t xml:space="preserve">The </w:t>
      </w:r>
      <w:r w:rsidR="00C6337B">
        <w:rPr>
          <w:rFonts w:ascii="Times New Roman" w:hAnsi="Times New Roman" w:cs="Times New Roman"/>
        </w:rPr>
        <w:t>usefulness</w:t>
      </w:r>
      <w:r w:rsidR="00C6337B" w:rsidRPr="0078522E">
        <w:rPr>
          <w:rFonts w:ascii="Times New Roman" w:hAnsi="Times New Roman" w:cs="Times New Roman"/>
        </w:rPr>
        <w:t xml:space="preserve"> </w:t>
      </w:r>
      <w:r w:rsidR="0088706E" w:rsidRPr="0078522E">
        <w:rPr>
          <w:rFonts w:ascii="Times New Roman" w:hAnsi="Times New Roman" w:cs="Times New Roman"/>
        </w:rPr>
        <w:t>of spline reconstruction becomes evident</w:t>
      </w:r>
      <w:r w:rsidR="0010318E">
        <w:rPr>
          <w:rFonts w:ascii="Times New Roman" w:hAnsi="Times New Roman" w:cs="Times New Roman"/>
        </w:rPr>
        <w:t xml:space="preserve"> here</w:t>
      </w:r>
      <w:r w:rsidR="0088706E" w:rsidRPr="0078522E">
        <w:rPr>
          <w:rFonts w:ascii="Times New Roman" w:hAnsi="Times New Roman" w:cs="Times New Roman"/>
        </w:rPr>
        <w:t>: in real datasets where choosing an appropriate model may be challenging, spline reconstruction proves to be a convenient solution.</w:t>
      </w:r>
      <w:r w:rsidR="0088706E">
        <w:rPr>
          <w:rFonts w:ascii="Times New Roman" w:hAnsi="Times New Roman" w:cs="Times New Roman"/>
        </w:rPr>
        <w:t xml:space="preserve"> </w:t>
      </w:r>
    </w:p>
    <w:p w14:paraId="458BA9EE" w14:textId="3410ED96" w:rsidR="008233E5" w:rsidRDefault="00AD4F8A" w:rsidP="00F623A8">
      <w:pPr>
        <w:spacing w:line="360" w:lineRule="auto"/>
        <w:jc w:val="center"/>
        <w:rPr>
          <w:rFonts w:ascii="Times New Roman" w:hAnsi="Times New Roman" w:cs="Times New Roman"/>
        </w:rPr>
      </w:pPr>
      <w:r w:rsidRPr="00653D48">
        <w:rPr>
          <w:rFonts w:ascii="Consolas" w:eastAsia="Times New Roman" w:hAnsi="Consolas" w:cs="Times New Roman"/>
          <w:noProof/>
          <w:sz w:val="20"/>
          <w:szCs w:val="20"/>
        </w:rPr>
        <w:drawing>
          <wp:inline distT="0" distB="0" distL="0" distR="0" wp14:anchorId="2479C27F" wp14:editId="423361B1">
            <wp:extent cx="2763104" cy="2070022"/>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3223" cy="2077603"/>
                    </a:xfrm>
                    <a:prstGeom prst="rect">
                      <a:avLst/>
                    </a:prstGeom>
                    <a:noFill/>
                    <a:ln>
                      <a:noFill/>
                    </a:ln>
                  </pic:spPr>
                </pic:pic>
              </a:graphicData>
            </a:graphic>
          </wp:inline>
        </w:drawing>
      </w:r>
      <w:r w:rsidRPr="00884FA5">
        <w:rPr>
          <w:rFonts w:ascii="Consolas" w:eastAsia="Times New Roman" w:hAnsi="Consolas" w:cs="Times New Roman"/>
          <w:noProof/>
          <w:sz w:val="20"/>
          <w:szCs w:val="20"/>
        </w:rPr>
        <w:drawing>
          <wp:inline distT="0" distB="0" distL="0" distR="0" wp14:anchorId="08775223" wp14:editId="6BF0A6E1">
            <wp:extent cx="2695355" cy="201926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7313" cy="2035717"/>
                    </a:xfrm>
                    <a:prstGeom prst="rect">
                      <a:avLst/>
                    </a:prstGeom>
                    <a:noFill/>
                    <a:ln>
                      <a:noFill/>
                    </a:ln>
                  </pic:spPr>
                </pic:pic>
              </a:graphicData>
            </a:graphic>
          </wp:inline>
        </w:drawing>
      </w:r>
    </w:p>
    <w:p w14:paraId="59EF251F" w14:textId="08C512EF" w:rsidR="00F325A5" w:rsidRDefault="00AD4F8A" w:rsidP="00F623A8">
      <w:pPr>
        <w:spacing w:after="360" w:line="360" w:lineRule="auto"/>
        <w:jc w:val="both"/>
        <w:rPr>
          <w:rFonts w:ascii="Times New Roman" w:hAnsi="Times New Roman" w:cs="Times New Roman"/>
          <w:sz w:val="20"/>
          <w:szCs w:val="20"/>
        </w:rPr>
      </w:pPr>
      <w:bookmarkStart w:id="56" w:name="Figure4"/>
      <w:r w:rsidRPr="00AD4F8A">
        <w:rPr>
          <w:rFonts w:ascii="Times New Roman" w:hAnsi="Times New Roman" w:cs="Times New Roman"/>
          <w:b/>
          <w:sz w:val="20"/>
          <w:szCs w:val="20"/>
        </w:rPr>
        <w:lastRenderedPageBreak/>
        <w:t xml:space="preserve">Figure </w:t>
      </w:r>
      <w:bookmarkEnd w:id="56"/>
      <w:r>
        <w:rPr>
          <w:rFonts w:ascii="Times New Roman" w:hAnsi="Times New Roman" w:cs="Times New Roman"/>
          <w:b/>
          <w:sz w:val="20"/>
          <w:szCs w:val="20"/>
        </w:rPr>
        <w:t>3</w:t>
      </w:r>
      <w:r w:rsidRPr="00AD4F8A">
        <w:rPr>
          <w:rFonts w:ascii="Times New Roman" w:hAnsi="Times New Roman" w:cs="Times New Roman"/>
          <w:b/>
          <w:sz w:val="20"/>
          <w:szCs w:val="20"/>
        </w:rPr>
        <w:t xml:space="preserve">. </w:t>
      </w:r>
      <w:r w:rsidR="00F1214C" w:rsidRPr="002512A4">
        <w:rPr>
          <w:rFonts w:ascii="Times New Roman" w:hAnsi="Times New Roman" w:cs="Times New Roman"/>
          <w:b/>
          <w:bCs/>
          <w:sz w:val="20"/>
          <w:szCs w:val="20"/>
        </w:rPr>
        <w:t xml:space="preserve">Illustration of spline </w:t>
      </w:r>
      <w:r w:rsidR="00C40912">
        <w:rPr>
          <w:rFonts w:ascii="Times New Roman" w:hAnsi="Times New Roman" w:cs="Times New Roman"/>
          <w:b/>
          <w:bCs/>
          <w:sz w:val="20"/>
          <w:szCs w:val="20"/>
        </w:rPr>
        <w:t>modeling</w:t>
      </w:r>
      <w:r w:rsidR="00F1214C" w:rsidRPr="002512A4">
        <w:rPr>
          <w:rFonts w:ascii="Times New Roman" w:hAnsi="Times New Roman" w:cs="Times New Roman"/>
          <w:b/>
          <w:bCs/>
          <w:sz w:val="20"/>
          <w:szCs w:val="20"/>
        </w:rPr>
        <w:t xml:space="preserve"> for a high-resolution</w:t>
      </w:r>
      <w:r w:rsidR="00F1214C">
        <w:rPr>
          <w:rFonts w:ascii="Times New Roman" w:hAnsi="Times New Roman" w:cs="Times New Roman"/>
          <w:b/>
          <w:bCs/>
          <w:sz w:val="20"/>
          <w:szCs w:val="20"/>
        </w:rPr>
        <w:t xml:space="preserve"> ecological dataset</w:t>
      </w:r>
      <w:r w:rsidRPr="00AD4F8A">
        <w:rPr>
          <w:rFonts w:ascii="Times New Roman" w:hAnsi="Times New Roman" w:cs="Times New Roman"/>
          <w:bCs/>
          <w:sz w:val="20"/>
          <w:szCs w:val="20"/>
        </w:rPr>
        <w:t xml:space="preserve">. The left panel illustrates a high-resolution cyanobacterial </w:t>
      </w:r>
      <w:r w:rsidR="00D7324F">
        <w:rPr>
          <w:rFonts w:ascii="Times New Roman" w:hAnsi="Times New Roman" w:cs="Times New Roman"/>
          <w:bCs/>
          <w:sz w:val="20"/>
          <w:szCs w:val="20"/>
        </w:rPr>
        <w:t>measurement</w:t>
      </w:r>
      <w:r w:rsidR="00694D5E">
        <w:rPr>
          <w:rFonts w:ascii="Times New Roman" w:hAnsi="Times New Roman" w:cs="Times New Roman"/>
          <w:bCs/>
          <w:sz w:val="20"/>
          <w:szCs w:val="20"/>
        </w:rPr>
        <w:t>, taken at minute intervals,</w:t>
      </w:r>
      <w:r w:rsidRPr="00AD4F8A">
        <w:rPr>
          <w:rFonts w:ascii="Times New Roman" w:hAnsi="Times New Roman" w:cs="Times New Roman"/>
          <w:bCs/>
          <w:sz w:val="20"/>
          <w:szCs w:val="20"/>
        </w:rPr>
        <w:t xml:space="preserve"> </w:t>
      </w:r>
      <w:r w:rsidR="00D7324F">
        <w:rPr>
          <w:rFonts w:ascii="Times New Roman" w:hAnsi="Times New Roman" w:cs="Times New Roman"/>
          <w:bCs/>
          <w:sz w:val="20"/>
          <w:szCs w:val="20"/>
        </w:rPr>
        <w:t>from</w:t>
      </w:r>
      <w:r w:rsidRPr="00AD4F8A">
        <w:rPr>
          <w:rFonts w:ascii="Times New Roman" w:hAnsi="Times New Roman" w:cs="Times New Roman"/>
          <w:bCs/>
          <w:sz w:val="20"/>
          <w:szCs w:val="20"/>
        </w:rPr>
        <w:t xml:space="preserve"> lake Mendota. </w:t>
      </w:r>
      <w:r w:rsidRPr="00AD4F8A">
        <w:rPr>
          <w:rFonts w:ascii="Times New Roman" w:hAnsi="Times New Roman" w:cs="Times New Roman"/>
          <w:sz w:val="20"/>
          <w:szCs w:val="20"/>
        </w:rPr>
        <w:t>While this dataset does not meet</w:t>
      </w:r>
      <w:r w:rsidR="0029763C">
        <w:rPr>
          <w:rFonts w:ascii="Times New Roman" w:hAnsi="Times New Roman" w:cs="Times New Roman"/>
          <w:sz w:val="20"/>
          <w:szCs w:val="20"/>
        </w:rPr>
        <w:t xml:space="preserve"> one</w:t>
      </w:r>
      <w:r w:rsidRPr="00AD4F8A">
        <w:rPr>
          <w:rFonts w:ascii="Times New Roman" w:hAnsi="Times New Roman" w:cs="Times New Roman"/>
          <w:sz w:val="20"/>
          <w:szCs w:val="20"/>
        </w:rPr>
        <w:t xml:space="preserve"> the data requirements</w:t>
      </w:r>
      <w:r w:rsidR="00D73FD8">
        <w:rPr>
          <w:rFonts w:ascii="Times New Roman" w:hAnsi="Times New Roman" w:cs="Times New Roman"/>
          <w:sz w:val="20"/>
          <w:szCs w:val="20"/>
        </w:rPr>
        <w:t xml:space="preserve"> (i.e., Markov property),</w:t>
      </w:r>
      <w:r w:rsidRPr="00AD4F8A">
        <w:rPr>
          <w:rFonts w:ascii="Times New Roman" w:hAnsi="Times New Roman" w:cs="Times New Roman"/>
          <w:sz w:val="20"/>
          <w:szCs w:val="20"/>
        </w:rPr>
        <w:t xml:space="preserve"> a rarified sample of this dataset, including every third data point, satisfies th</w:t>
      </w:r>
      <w:r w:rsidR="00D73FD8">
        <w:rPr>
          <w:rFonts w:ascii="Times New Roman" w:hAnsi="Times New Roman" w:cs="Times New Roman"/>
          <w:sz w:val="20"/>
          <w:szCs w:val="20"/>
        </w:rPr>
        <w:t>is</w:t>
      </w:r>
      <w:r w:rsidRPr="00AD4F8A">
        <w:rPr>
          <w:rFonts w:ascii="Times New Roman" w:hAnsi="Times New Roman" w:cs="Times New Roman"/>
          <w:sz w:val="20"/>
          <w:szCs w:val="20"/>
        </w:rPr>
        <w:t xml:space="preserve"> requirement.</w:t>
      </w:r>
      <w:r w:rsidR="00D7324F">
        <w:rPr>
          <w:rFonts w:ascii="Times New Roman" w:hAnsi="Times New Roman" w:cs="Times New Roman"/>
          <w:sz w:val="20"/>
          <w:szCs w:val="20"/>
        </w:rPr>
        <w:t xml:space="preserve"> </w:t>
      </w:r>
      <w:r w:rsidR="00D7324F" w:rsidRPr="00694D5E">
        <w:rPr>
          <w:rFonts w:ascii="Times New Roman" w:hAnsi="Times New Roman" w:cs="Times New Roman"/>
          <w:sz w:val="20"/>
          <w:szCs w:val="20"/>
        </w:rPr>
        <w:t xml:space="preserve">In the right panel, </w:t>
      </w:r>
      <w:r w:rsidR="00D7324F">
        <w:rPr>
          <w:rFonts w:ascii="Times New Roman" w:hAnsi="Times New Roman" w:cs="Times New Roman"/>
          <w:sz w:val="20"/>
          <w:szCs w:val="20"/>
        </w:rPr>
        <w:t xml:space="preserve">cubic </w:t>
      </w:r>
      <w:r w:rsidR="00D7324F" w:rsidRPr="00694D5E">
        <w:rPr>
          <w:rFonts w:ascii="Times New Roman" w:hAnsi="Times New Roman" w:cs="Times New Roman"/>
          <w:sz w:val="20"/>
          <w:szCs w:val="20"/>
        </w:rPr>
        <w:t xml:space="preserve">spline modeling was applied to this </w:t>
      </w:r>
      <w:r w:rsidR="00D7324F">
        <w:rPr>
          <w:rFonts w:ascii="Times New Roman" w:hAnsi="Times New Roman" w:cs="Times New Roman"/>
          <w:sz w:val="20"/>
          <w:szCs w:val="20"/>
        </w:rPr>
        <w:t>rarified sample</w:t>
      </w:r>
      <w:r w:rsidR="00D7324F" w:rsidRPr="00694D5E">
        <w:rPr>
          <w:rFonts w:ascii="Times New Roman" w:hAnsi="Times New Roman" w:cs="Times New Roman"/>
          <w:sz w:val="20"/>
          <w:szCs w:val="20"/>
        </w:rPr>
        <w:t xml:space="preserve"> to estimate the drift and diffusion functions</w:t>
      </w:r>
      <w:r w:rsidRPr="00AD4F8A">
        <w:rPr>
          <w:rFonts w:ascii="Times New Roman" w:hAnsi="Times New Roman" w:cs="Times New Roman"/>
          <w:sz w:val="20"/>
          <w:szCs w:val="20"/>
        </w:rPr>
        <w:t>.</w:t>
      </w:r>
      <w:r w:rsidR="009B47BD">
        <w:rPr>
          <w:rFonts w:ascii="Times New Roman" w:hAnsi="Times New Roman" w:cs="Times New Roman"/>
          <w:sz w:val="20"/>
          <w:szCs w:val="20"/>
        </w:rPr>
        <w:t xml:space="preserve"> Data can be found in the reference </w:t>
      </w:r>
      <w:r w:rsidR="009B47BD">
        <w:rPr>
          <w:rFonts w:ascii="Times New Roman" w:hAnsi="Times New Roman" w:cs="Times New Roman"/>
          <w:sz w:val="20"/>
          <w:szCs w:val="20"/>
        </w:rPr>
        <w:fldChar w:fldCharType="begin"/>
      </w:r>
      <w:r w:rsidR="009B47BD">
        <w:rPr>
          <w:rFonts w:ascii="Times New Roman" w:hAnsi="Times New Roman" w:cs="Times New Roman"/>
          <w:sz w:val="20"/>
          <w:szCs w:val="20"/>
        </w:rPr>
        <w:instrText xml:space="preserve"> ADDIN EN.CITE &lt;EndNote&gt;&lt;Cite&gt;&lt;Author&gt;Magnuson&lt;/Author&gt;&lt;Year&gt;2023&lt;/Year&gt;&lt;RecNum&gt;87&lt;/RecNum&gt;&lt;DisplayText&gt;(Magnuson, Carpenter &amp;amp; Stanley 2023)&lt;/DisplayText&gt;&lt;record&gt;&lt;rec-number&gt;87&lt;/rec-number&gt;&lt;foreign-keys&gt;&lt;key app="EN" db-id="pee2tdf92v0wwqeztzi5zrxo2fvtxvt0zsad" timestamp="1713799615"&gt;87&lt;/key&gt;&lt;/foreign-keys&gt;&lt;ref-type name="Journal Article"&gt;17&lt;/ref-type&gt;&lt;contributors&gt;&lt;authors&gt;&lt;author&gt;Magnuson, John J&lt;/author&gt;&lt;author&gt;Carpenter, Stephen R&lt;/author&gt;&lt;author&gt;Stanley, Emily H&lt;/author&gt;&lt;/authors&gt;&lt;/contributors&gt;&lt;titles&gt;&lt;title&gt;North Temperate Lakes LTER: High Frequency Data: Meteorological, Dissolved Oxygen, Chlorophyll, Phycocyanin-Lake Mendota Buoy 2006-current&lt;/title&gt;&lt;/titles&gt;&lt;dates&gt;&lt;year&gt;2023&lt;/year&gt;&lt;/dates&gt;&lt;urls&gt;&lt;/urls&gt;&lt;/record&gt;&lt;/Cite&gt;&lt;/EndNote&gt;</w:instrText>
      </w:r>
      <w:r w:rsidR="009B47BD">
        <w:rPr>
          <w:rFonts w:ascii="Times New Roman" w:hAnsi="Times New Roman" w:cs="Times New Roman"/>
          <w:sz w:val="20"/>
          <w:szCs w:val="20"/>
        </w:rPr>
        <w:fldChar w:fldCharType="separate"/>
      </w:r>
      <w:r w:rsidR="009B47BD">
        <w:rPr>
          <w:rFonts w:ascii="Times New Roman" w:hAnsi="Times New Roman" w:cs="Times New Roman"/>
          <w:noProof/>
          <w:sz w:val="20"/>
          <w:szCs w:val="20"/>
        </w:rPr>
        <w:t>(Magnuson, Carpenter &amp; Stanley 2023)</w:t>
      </w:r>
      <w:r w:rsidR="009B47BD">
        <w:rPr>
          <w:rFonts w:ascii="Times New Roman" w:hAnsi="Times New Roman" w:cs="Times New Roman"/>
          <w:sz w:val="20"/>
          <w:szCs w:val="20"/>
        </w:rPr>
        <w:fldChar w:fldCharType="end"/>
      </w:r>
      <w:r w:rsidR="00993FBB">
        <w:rPr>
          <w:rFonts w:ascii="Times New Roman" w:hAnsi="Times New Roman" w:cs="Times New Roman"/>
          <w:sz w:val="20"/>
          <w:szCs w:val="20"/>
        </w:rPr>
        <w:t xml:space="preserve"> with the URL </w:t>
      </w:r>
      <w:r w:rsidR="00993FBB" w:rsidRPr="00106B72">
        <w:rPr>
          <w:rFonts w:ascii="Times New Roman" w:hAnsi="Times New Roman" w:cs="Times New Roman"/>
        </w:rPr>
        <w:t>https://doi.org/10.6073/pasta/fc8bd96677405945024ad708003be1fc</w:t>
      </w:r>
    </w:p>
    <w:p w14:paraId="5C38F7C4" w14:textId="466FFE1D" w:rsidR="00510109" w:rsidRPr="00F325A5" w:rsidRDefault="00510109" w:rsidP="00F623A8">
      <w:pPr>
        <w:spacing w:after="120" w:line="360" w:lineRule="auto"/>
        <w:jc w:val="both"/>
        <w:rPr>
          <w:rFonts w:ascii="Times New Roman" w:hAnsi="Times New Roman" w:cs="Times New Roman"/>
          <w:sz w:val="20"/>
          <w:szCs w:val="20"/>
        </w:rPr>
      </w:pPr>
      <w:r w:rsidRPr="00E506D4">
        <w:rPr>
          <w:rFonts w:ascii="Times New Roman" w:hAnsi="Times New Roman" w:cs="Times New Roman"/>
          <w:b/>
          <w:bCs/>
          <w:sz w:val="24"/>
          <w:szCs w:val="24"/>
        </w:rPr>
        <w:t xml:space="preserve">Examples with </w:t>
      </w:r>
      <w:r>
        <w:rPr>
          <w:rFonts w:ascii="Times New Roman" w:hAnsi="Times New Roman" w:cs="Times New Roman"/>
          <w:b/>
          <w:bCs/>
          <w:sz w:val="24"/>
          <w:szCs w:val="24"/>
        </w:rPr>
        <w:t>low-resolution data</w:t>
      </w:r>
    </w:p>
    <w:p w14:paraId="2C02C03A" w14:textId="08035181" w:rsidR="00710C39" w:rsidRDefault="00510109" w:rsidP="00F623A8">
      <w:pPr>
        <w:spacing w:line="360" w:lineRule="auto"/>
        <w:jc w:val="both"/>
        <w:rPr>
          <w:rFonts w:ascii="Times New Roman" w:hAnsi="Times New Roman" w:cs="Times New Roman"/>
        </w:rPr>
      </w:pPr>
      <w:r w:rsidRPr="000D1F06">
        <w:rPr>
          <w:rFonts w:ascii="Times New Roman" w:eastAsiaTheme="minorEastAsia" w:hAnsi="Times New Roman" w:cs="Times New Roman"/>
          <w:b/>
          <w:bCs/>
        </w:rPr>
        <w:t xml:space="preserve">Example </w:t>
      </w:r>
      <w:r w:rsidR="00E902B0">
        <w:rPr>
          <w:rFonts w:ascii="Times New Roman" w:eastAsiaTheme="minorEastAsia" w:hAnsi="Times New Roman" w:cs="Times New Roman"/>
          <w:b/>
          <w:bCs/>
        </w:rPr>
        <w:t>4</w:t>
      </w:r>
      <w:r>
        <w:rPr>
          <w:rFonts w:ascii="Times New Roman" w:eastAsiaTheme="minorEastAsia" w:hAnsi="Times New Roman" w:cs="Times New Roman"/>
        </w:rPr>
        <w:t>. Here</w:t>
      </w:r>
      <w:r w:rsidR="00D86494">
        <w:rPr>
          <w:rFonts w:ascii="Times New Roman" w:eastAsiaTheme="minorEastAsia" w:hAnsi="Times New Roman" w:cs="Times New Roman"/>
        </w:rPr>
        <w:t xml:space="preserve">, we reconstruct the same dataset </w:t>
      </w:r>
      <w:proofErr w:type="spellStart"/>
      <w:r w:rsidR="00D86494">
        <w:rPr>
          <w:rFonts w:ascii="Times New Roman" w:eastAsiaTheme="minorEastAsia" w:hAnsi="Times New Roman" w:cs="Times New Roman"/>
        </w:rPr>
        <w:t>in</w:t>
      </w:r>
      <w:proofErr w:type="spellEnd"/>
      <w:r w:rsidR="00D86494">
        <w:rPr>
          <w:rFonts w:ascii="Times New Roman" w:eastAsiaTheme="minorEastAsia" w:hAnsi="Times New Roman" w:cs="Times New Roman"/>
        </w:rPr>
        <w:t xml:space="preserve"> Example 2 but with a resolution being 300 times less. This leads us to a low-resolution dataset. To reconstruct it we follow Hermite reconstruction which has a higher accuracy than Euler reconstruction.</w:t>
      </w:r>
      <w:r w:rsidR="00CA32A3">
        <w:rPr>
          <w:rFonts w:ascii="Times New Roman" w:eastAsiaTheme="minorEastAsia" w:hAnsi="Times New Roman" w:cs="Times New Roman"/>
        </w:rPr>
        <w:t xml:space="preserve"> Here, we implement spline modeling technique. </w:t>
      </w:r>
      <w:r w:rsidR="003E0B78" w:rsidRPr="003E0B78">
        <w:rPr>
          <w:rFonts w:ascii="Times New Roman" w:hAnsi="Times New Roman" w:cs="Times New Roman"/>
        </w:rPr>
        <w:t xml:space="preserve">Notably, we utilize </w:t>
      </w:r>
      <w:r w:rsidR="003E0B78">
        <w:rPr>
          <w:rFonts w:ascii="Times New Roman" w:hAnsi="Times New Roman" w:cs="Times New Roman"/>
        </w:rPr>
        <w:t>‘</w:t>
      </w:r>
      <w:r w:rsidR="003E0B78" w:rsidRPr="003E0B78">
        <w:rPr>
          <w:rFonts w:ascii="Times New Roman" w:hAnsi="Times New Roman" w:cs="Times New Roman"/>
        </w:rPr>
        <w:t>quadratic</w:t>
      </w:r>
      <w:r w:rsidR="003E0B78">
        <w:rPr>
          <w:rFonts w:ascii="Times New Roman" w:hAnsi="Times New Roman" w:cs="Times New Roman"/>
        </w:rPr>
        <w:t>’</w:t>
      </w:r>
      <w:r w:rsidR="003E0B78" w:rsidRPr="003E0B78">
        <w:rPr>
          <w:rFonts w:ascii="Times New Roman" w:hAnsi="Times New Roman" w:cs="Times New Roman"/>
        </w:rPr>
        <w:t xml:space="preserve"> splines instead of the more common cubic splines for Hermite reconstruction, significantly reducing computational time and enhancing the likelihood of successful parameter estimation</w:t>
      </w:r>
      <w:r w:rsidR="00CA32A3">
        <w:rPr>
          <w:rFonts w:ascii="Times New Roman" w:eastAsiaTheme="minorEastAsia" w:hAnsi="Times New Roman" w:cs="Times New Roman"/>
        </w:rPr>
        <w:t>. The reason has to do with the nature of Hermite reconstruction algorithm (</w:t>
      </w:r>
      <w:r w:rsidR="00710C39" w:rsidRPr="003E0B78">
        <w:rPr>
          <w:rFonts w:ascii="Times New Roman" w:hAnsi="Times New Roman" w:cs="Times New Roman"/>
        </w:rPr>
        <w:t>detailed in Appendices F, G, and particularly H</w:t>
      </w:r>
      <w:r w:rsidR="00CA32A3">
        <w:rPr>
          <w:rFonts w:ascii="Times New Roman" w:eastAsiaTheme="minorEastAsia" w:hAnsi="Times New Roman" w:cs="Times New Roman"/>
        </w:rPr>
        <w:t>).</w:t>
      </w:r>
      <w:r w:rsidR="00B75DAE">
        <w:rPr>
          <w:rFonts w:ascii="Times New Roman" w:eastAsiaTheme="minorEastAsia" w:hAnsi="Times New Roman" w:cs="Times New Roman"/>
        </w:rPr>
        <w:t xml:space="preserve"> </w:t>
      </w:r>
      <w:r w:rsidR="00710C39" w:rsidRPr="003E0B78">
        <w:rPr>
          <w:rFonts w:ascii="Times New Roman" w:hAnsi="Times New Roman" w:cs="Times New Roman"/>
        </w:rPr>
        <w:t xml:space="preserve">Despite </w:t>
      </w:r>
      <w:r w:rsidR="00A35AB6">
        <w:rPr>
          <w:rFonts w:ascii="Times New Roman" w:hAnsi="Times New Roman" w:cs="Times New Roman"/>
        </w:rPr>
        <w:t>dataset being low-resolution</w:t>
      </w:r>
      <w:r w:rsidR="00710C39" w:rsidRPr="003E0B78">
        <w:rPr>
          <w:rFonts w:ascii="Times New Roman" w:hAnsi="Times New Roman" w:cs="Times New Roman"/>
        </w:rPr>
        <w:t xml:space="preserve">, Hermite reconstruction yields remarkably accurate results in capturing the underlying data-generating system (Figure </w:t>
      </w:r>
      <w:r w:rsidR="00E902B0">
        <w:rPr>
          <w:rFonts w:ascii="Times New Roman" w:hAnsi="Times New Roman" w:cs="Times New Roman"/>
        </w:rPr>
        <w:t>4</w:t>
      </w:r>
      <w:r w:rsidR="00710C39" w:rsidRPr="003E0B78">
        <w:rPr>
          <w:rFonts w:ascii="Times New Roman" w:hAnsi="Times New Roman" w:cs="Times New Roman"/>
        </w:rPr>
        <w:t xml:space="preserve">, right panel), outperforming Euler reconstruction (Figure </w:t>
      </w:r>
      <w:r w:rsidR="00E902B0">
        <w:rPr>
          <w:rFonts w:ascii="Times New Roman" w:hAnsi="Times New Roman" w:cs="Times New Roman"/>
        </w:rPr>
        <w:t>4</w:t>
      </w:r>
      <w:r w:rsidR="00710C39" w:rsidRPr="003E0B78">
        <w:rPr>
          <w:rFonts w:ascii="Times New Roman" w:hAnsi="Times New Roman" w:cs="Times New Roman"/>
        </w:rPr>
        <w:t>, left panel).</w:t>
      </w:r>
      <w:r w:rsidR="00710C39">
        <w:rPr>
          <w:rFonts w:ascii="Times New Roman" w:hAnsi="Times New Roman" w:cs="Times New Roman"/>
        </w:rPr>
        <w:t xml:space="preserve"> </w:t>
      </w:r>
    </w:p>
    <w:p w14:paraId="42155B40" w14:textId="0A61E200" w:rsidR="00124389" w:rsidRDefault="00CA32A3" w:rsidP="00F623A8">
      <w:pPr>
        <w:spacing w:line="360" w:lineRule="auto"/>
        <w:jc w:val="both"/>
        <w:rPr>
          <w:rFonts w:ascii="Times New Roman" w:hAnsi="Times New Roman" w:cs="Times New Roman"/>
        </w:rPr>
      </w:pPr>
      <w:r w:rsidRPr="00CA32A3">
        <w:rPr>
          <w:rFonts w:ascii="Times New Roman" w:hAnsi="Times New Roman" w:cs="Times New Roman"/>
          <w:noProof/>
        </w:rPr>
        <w:drawing>
          <wp:inline distT="0" distB="0" distL="0" distR="0" wp14:anchorId="5FCB7262" wp14:editId="3CAB03C4">
            <wp:extent cx="2854968" cy="2138842"/>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1186" cy="2150992"/>
                    </a:xfrm>
                    <a:prstGeom prst="rect">
                      <a:avLst/>
                    </a:prstGeom>
                    <a:noFill/>
                    <a:ln>
                      <a:noFill/>
                    </a:ln>
                  </pic:spPr>
                </pic:pic>
              </a:graphicData>
            </a:graphic>
          </wp:inline>
        </w:drawing>
      </w:r>
      <w:r w:rsidRPr="00CA32A3">
        <w:rPr>
          <w:rFonts w:ascii="Times New Roman" w:hAnsi="Times New Roman" w:cs="Times New Roman"/>
        </w:rPr>
        <w:t xml:space="preserve"> </w:t>
      </w:r>
      <w:r w:rsidRPr="00CA32A3">
        <w:rPr>
          <w:rFonts w:ascii="Times New Roman" w:hAnsi="Times New Roman" w:cs="Times New Roman"/>
          <w:noProof/>
        </w:rPr>
        <w:drawing>
          <wp:inline distT="0" distB="0" distL="0" distR="0" wp14:anchorId="12B95A84" wp14:editId="58971BC0">
            <wp:extent cx="2927735" cy="2193357"/>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7614" cy="2208249"/>
                    </a:xfrm>
                    <a:prstGeom prst="rect">
                      <a:avLst/>
                    </a:prstGeom>
                    <a:noFill/>
                    <a:ln>
                      <a:noFill/>
                    </a:ln>
                  </pic:spPr>
                </pic:pic>
              </a:graphicData>
            </a:graphic>
          </wp:inline>
        </w:drawing>
      </w:r>
    </w:p>
    <w:p w14:paraId="3B89584B" w14:textId="16624054" w:rsidR="00CA32A3" w:rsidRDefault="00CA32A3" w:rsidP="00F623A8">
      <w:pPr>
        <w:spacing w:after="240" w:line="360" w:lineRule="auto"/>
        <w:jc w:val="both"/>
        <w:rPr>
          <w:rFonts w:ascii="Times New Roman" w:hAnsi="Times New Roman" w:cs="Times New Roman"/>
          <w:sz w:val="20"/>
          <w:szCs w:val="20"/>
        </w:rPr>
      </w:pPr>
      <w:r w:rsidRPr="00AD4F8A">
        <w:rPr>
          <w:rFonts w:ascii="Times New Roman" w:hAnsi="Times New Roman" w:cs="Times New Roman"/>
          <w:b/>
          <w:sz w:val="20"/>
          <w:szCs w:val="20"/>
        </w:rPr>
        <w:t xml:space="preserve">Figure </w:t>
      </w:r>
      <w:r w:rsidR="00E902B0">
        <w:rPr>
          <w:rFonts w:ascii="Times New Roman" w:hAnsi="Times New Roman" w:cs="Times New Roman"/>
          <w:b/>
          <w:sz w:val="20"/>
          <w:szCs w:val="20"/>
        </w:rPr>
        <w:t>4</w:t>
      </w:r>
      <w:r w:rsidRPr="00AD4F8A">
        <w:rPr>
          <w:rFonts w:ascii="Times New Roman" w:hAnsi="Times New Roman" w:cs="Times New Roman"/>
          <w:b/>
          <w:sz w:val="20"/>
          <w:szCs w:val="20"/>
        </w:rPr>
        <w:t xml:space="preserve">. </w:t>
      </w:r>
      <w:r w:rsidRPr="002512A4">
        <w:rPr>
          <w:rFonts w:ascii="Times New Roman" w:hAnsi="Times New Roman" w:cs="Times New Roman"/>
          <w:b/>
          <w:bCs/>
          <w:sz w:val="20"/>
          <w:szCs w:val="20"/>
        </w:rPr>
        <w:t>Illustration</w:t>
      </w:r>
      <w:r w:rsidR="00AF4372">
        <w:rPr>
          <w:rFonts w:ascii="Times New Roman" w:hAnsi="Times New Roman" w:cs="Times New Roman"/>
          <w:b/>
          <w:bCs/>
          <w:sz w:val="20"/>
          <w:szCs w:val="20"/>
        </w:rPr>
        <w:t xml:space="preserve"> of</w:t>
      </w:r>
      <w:r w:rsidRPr="002512A4">
        <w:rPr>
          <w:rFonts w:ascii="Times New Roman" w:hAnsi="Times New Roman" w:cs="Times New Roman"/>
          <w:b/>
          <w:bCs/>
          <w:sz w:val="20"/>
          <w:szCs w:val="20"/>
        </w:rPr>
        <w:t xml:space="preserve"> </w:t>
      </w:r>
      <w:r w:rsidR="00AF4372">
        <w:rPr>
          <w:rFonts w:ascii="Times New Roman" w:hAnsi="Times New Roman" w:cs="Times New Roman"/>
          <w:b/>
          <w:bCs/>
          <w:sz w:val="20"/>
          <w:szCs w:val="20"/>
        </w:rPr>
        <w:t>Hermite and Euler reconstructions</w:t>
      </w:r>
      <w:r w:rsidRPr="002512A4">
        <w:rPr>
          <w:rFonts w:ascii="Times New Roman" w:hAnsi="Times New Roman" w:cs="Times New Roman"/>
          <w:b/>
          <w:bCs/>
          <w:sz w:val="20"/>
          <w:szCs w:val="20"/>
        </w:rPr>
        <w:t xml:space="preserve"> for a </w:t>
      </w:r>
      <w:r w:rsidR="00052ED4">
        <w:rPr>
          <w:rFonts w:ascii="Times New Roman" w:hAnsi="Times New Roman" w:cs="Times New Roman"/>
          <w:b/>
          <w:bCs/>
          <w:sz w:val="20"/>
          <w:szCs w:val="20"/>
        </w:rPr>
        <w:t>low</w:t>
      </w:r>
      <w:r w:rsidRPr="002512A4">
        <w:rPr>
          <w:rFonts w:ascii="Times New Roman" w:hAnsi="Times New Roman" w:cs="Times New Roman"/>
          <w:b/>
          <w:bCs/>
          <w:sz w:val="20"/>
          <w:szCs w:val="20"/>
        </w:rPr>
        <w:t>-resolution</w:t>
      </w:r>
      <w:r>
        <w:rPr>
          <w:rFonts w:ascii="Times New Roman" w:hAnsi="Times New Roman" w:cs="Times New Roman"/>
          <w:b/>
          <w:bCs/>
          <w:sz w:val="20"/>
          <w:szCs w:val="20"/>
        </w:rPr>
        <w:t xml:space="preserve"> dataset</w:t>
      </w:r>
      <w:r w:rsidR="00052ED4">
        <w:rPr>
          <w:rFonts w:ascii="Times New Roman" w:hAnsi="Times New Roman" w:cs="Times New Roman"/>
          <w:b/>
          <w:bCs/>
          <w:sz w:val="20"/>
          <w:szCs w:val="20"/>
        </w:rPr>
        <w:t xml:space="preserve"> </w:t>
      </w:r>
      <w:r w:rsidR="00052ED4" w:rsidRPr="002512A4">
        <w:rPr>
          <w:rFonts w:ascii="Times New Roman" w:hAnsi="Times New Roman" w:cs="Times New Roman"/>
          <w:b/>
          <w:bCs/>
          <w:sz w:val="20"/>
          <w:szCs w:val="20"/>
        </w:rPr>
        <w:t xml:space="preserve">generated from a </w:t>
      </w:r>
      <w:r w:rsidR="00052ED4">
        <w:rPr>
          <w:rFonts w:ascii="Times New Roman" w:hAnsi="Times New Roman" w:cs="Times New Roman"/>
          <w:b/>
          <w:bCs/>
          <w:sz w:val="20"/>
          <w:szCs w:val="20"/>
        </w:rPr>
        <w:t>no</w:t>
      </w:r>
      <w:r w:rsidR="00052ED4" w:rsidRPr="002512A4">
        <w:rPr>
          <w:rFonts w:ascii="Times New Roman" w:hAnsi="Times New Roman" w:cs="Times New Roman"/>
          <w:b/>
          <w:bCs/>
          <w:sz w:val="20"/>
          <w:szCs w:val="20"/>
        </w:rPr>
        <w:t>nlinear model</w:t>
      </w:r>
      <w:r w:rsidRPr="00AD4F8A">
        <w:rPr>
          <w:rFonts w:ascii="Times New Roman" w:hAnsi="Times New Roman" w:cs="Times New Roman"/>
          <w:bCs/>
          <w:sz w:val="20"/>
          <w:szCs w:val="20"/>
        </w:rPr>
        <w:t xml:space="preserve">. The left panel </w:t>
      </w:r>
      <w:r w:rsidR="00373F8A">
        <w:rPr>
          <w:rFonts w:ascii="Times New Roman" w:hAnsi="Times New Roman" w:cs="Times New Roman"/>
          <w:bCs/>
          <w:sz w:val="20"/>
          <w:szCs w:val="20"/>
        </w:rPr>
        <w:t xml:space="preserve">illustrates Euler estimated quadratic spline models </w:t>
      </w:r>
      <w:r w:rsidR="00373F8A" w:rsidRPr="002512A4">
        <w:rPr>
          <w:rFonts w:ascii="Times New Roman" w:hAnsi="Times New Roman" w:cs="Times New Roman"/>
          <w:sz w:val="20"/>
          <w:szCs w:val="20"/>
        </w:rPr>
        <w:t>(dot-dashed blue curves) for both the drift and diffusion functions using 8 regularly spaced knots over the state space alongside the true drift and diffusion functions (black curves)</w:t>
      </w:r>
      <w:r w:rsidR="00373F8A">
        <w:rPr>
          <w:rFonts w:ascii="Times New Roman" w:hAnsi="Times New Roman" w:cs="Times New Roman"/>
          <w:sz w:val="20"/>
          <w:szCs w:val="20"/>
        </w:rPr>
        <w:t xml:space="preserve">. The right panel </w:t>
      </w:r>
      <w:r w:rsidR="00373F8A">
        <w:rPr>
          <w:rFonts w:ascii="Times New Roman" w:hAnsi="Times New Roman" w:cs="Times New Roman"/>
          <w:bCs/>
          <w:sz w:val="20"/>
          <w:szCs w:val="20"/>
        </w:rPr>
        <w:t xml:space="preserve">illustrates Hermite estimated quadratic spline models </w:t>
      </w:r>
      <w:r w:rsidR="00373F8A" w:rsidRPr="002512A4">
        <w:rPr>
          <w:rFonts w:ascii="Times New Roman" w:hAnsi="Times New Roman" w:cs="Times New Roman"/>
          <w:sz w:val="20"/>
          <w:szCs w:val="20"/>
        </w:rPr>
        <w:t>(dot-dashed blue curves) for both the drift and diffusion functions using 8 regularly spaced knots over the state space alongside the true drift and diffusion functions (black curves)</w:t>
      </w:r>
      <w:r w:rsidR="00373F8A">
        <w:rPr>
          <w:rFonts w:ascii="Times New Roman" w:hAnsi="Times New Roman" w:cs="Times New Roman"/>
          <w:sz w:val="20"/>
          <w:szCs w:val="20"/>
        </w:rPr>
        <w:t>.</w:t>
      </w:r>
    </w:p>
    <w:p w14:paraId="4F85702E" w14:textId="3E03E2A9" w:rsidR="00710C39" w:rsidRDefault="006756E2" w:rsidP="00F623A8">
      <w:pPr>
        <w:spacing w:after="360" w:line="360" w:lineRule="auto"/>
        <w:jc w:val="both"/>
        <w:rPr>
          <w:rFonts w:ascii="Times New Roman" w:eastAsiaTheme="minorEastAsia" w:hAnsi="Times New Roman" w:cs="Times New Roman"/>
        </w:rPr>
      </w:pPr>
      <w:r w:rsidRPr="000D1F06">
        <w:rPr>
          <w:rFonts w:ascii="Times New Roman" w:eastAsiaTheme="minorEastAsia" w:hAnsi="Times New Roman" w:cs="Times New Roman"/>
          <w:b/>
          <w:bCs/>
        </w:rPr>
        <w:lastRenderedPageBreak/>
        <w:t xml:space="preserve">Example </w:t>
      </w:r>
      <w:r w:rsidR="00E902B0">
        <w:rPr>
          <w:rFonts w:ascii="Times New Roman" w:eastAsiaTheme="minorEastAsia" w:hAnsi="Times New Roman" w:cs="Times New Roman"/>
          <w:b/>
          <w:bCs/>
        </w:rPr>
        <w:t>5</w:t>
      </w:r>
      <w:r>
        <w:rPr>
          <w:rFonts w:ascii="Times New Roman" w:eastAsiaTheme="minorEastAsia" w:hAnsi="Times New Roman" w:cs="Times New Roman"/>
        </w:rPr>
        <w:t>. In this example, a low-resolution</w:t>
      </w:r>
      <w:r w:rsidR="00B86C87">
        <w:rPr>
          <w:rFonts w:ascii="Times New Roman" w:eastAsiaTheme="minorEastAsia" w:hAnsi="Times New Roman" w:cs="Times New Roman"/>
        </w:rPr>
        <w:t xml:space="preserve"> univariate</w:t>
      </w:r>
      <w:r>
        <w:rPr>
          <w:rFonts w:ascii="Times New Roman" w:eastAsiaTheme="minorEastAsia" w:hAnsi="Times New Roman" w:cs="Times New Roman"/>
        </w:rPr>
        <w:t xml:space="preserve"> climate dataset is reconstructed.</w:t>
      </w:r>
      <w:r w:rsidR="00710C39">
        <w:rPr>
          <w:rFonts w:ascii="Times New Roman" w:eastAsiaTheme="minorEastAsia" w:hAnsi="Times New Roman" w:cs="Times New Roman"/>
        </w:rPr>
        <w:t xml:space="preserve"> </w:t>
      </w:r>
      <w:r w:rsidR="00710C39" w:rsidRPr="00710C39">
        <w:rPr>
          <w:rFonts w:ascii="Times New Roman" w:eastAsiaTheme="minorEastAsia" w:hAnsi="Times New Roman" w:cs="Times New Roman"/>
        </w:rPr>
        <w:t xml:space="preserve">The dataset, a </w:t>
      </w:r>
      <m:oMath>
        <m:sSup>
          <m:sSupPr>
            <m:ctrlPr>
              <w:ins w:id="57" w:author="M. Shojaei Arani" w:date="2024-05-30T10:51:00Z">
                <w:rPr>
                  <w:rFonts w:ascii="Cambria Math" w:eastAsiaTheme="minorEastAsia" w:hAnsi="Cambria Math" w:cs="Times New Roman"/>
                  <w:i/>
                </w:rPr>
              </w:ins>
            </m:ctrlPr>
          </m:sSupPr>
          <m:e>
            <m:r>
              <w:rPr>
                <w:rFonts w:ascii="Cambria Math" w:eastAsiaTheme="minorEastAsia" w:hAnsi="Cambria Math" w:cs="Times New Roman"/>
              </w:rPr>
              <m:t>δ</m:t>
            </m:r>
          </m:e>
          <m:sup>
            <m:r>
              <w:rPr>
                <w:rFonts w:ascii="Cambria Math" w:eastAsiaTheme="minorEastAsia" w:hAnsi="Cambria Math" w:cs="Times New Roman"/>
              </w:rPr>
              <m:t>18</m:t>
            </m:r>
          </m:sup>
        </m:sSup>
        <m:r>
          <m:rPr>
            <m:sty m:val="p"/>
          </m:rPr>
          <w:rPr>
            <w:rFonts w:ascii="Cambria Math" w:eastAsiaTheme="minorEastAsia" w:hAnsi="Cambria Math" w:cs="Times New Roman"/>
          </w:rPr>
          <m:t>Ο</m:t>
        </m:r>
      </m:oMath>
      <w:r w:rsidR="00710C39" w:rsidRPr="00FA5F2D">
        <w:rPr>
          <w:rFonts w:ascii="Times New Roman" w:eastAsiaTheme="minorEastAsia" w:hAnsi="Times New Roman" w:cs="Times New Roman"/>
        </w:rPr>
        <w:t xml:space="preserve"> record</w:t>
      </w:r>
      <w:r w:rsidR="00710C39" w:rsidRPr="00FA5F2D">
        <w:rPr>
          <w:rFonts w:ascii="Times New Roman" w:hAnsi="Times New Roman" w:cs="Times New Roman"/>
        </w:rPr>
        <w:t xml:space="preserve"> from </w:t>
      </w:r>
      <w:r w:rsidR="00710C39" w:rsidRPr="00FA5F2D">
        <w:rPr>
          <w:rFonts w:ascii="Times New Roman" w:eastAsiaTheme="minorEastAsia" w:hAnsi="Times New Roman" w:cs="Times New Roman"/>
        </w:rPr>
        <w:t xml:space="preserve">the North Greenland Ice Core Project (NGRIP) </w:t>
      </w:r>
      <w:r w:rsidR="00710C39" w:rsidRPr="00FA5F2D">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&lt;EndNote&gt;&lt;Cite&gt;&lt;Year&gt;2004&lt;/Year&gt;&lt;RecNum&gt;72&lt;/RecNum&gt;&lt;DisplayText&gt;(2004)&lt;/DisplayText&gt;&lt;record&gt;&lt;rec-number&gt;72&lt;/rec-number&gt;&lt;foreign-keys&gt;&lt;key app="EN" db-id="pee2tdf92v0wwqeztzi5zrxo2fvtxvt0zsad" timestamp="1711552043"&gt;72&lt;/key&gt;&lt;/foreign-keys&gt;&lt;ref-type name="Journal Article"&gt;17&lt;/ref-type&gt;&lt;contributors&gt;&lt;/contributors&gt;&lt;titles&gt;&lt;title&gt;High-resolution record of Northern Hemisphere climate extending into the last interglacial period&lt;/title&gt;&lt;secondary-title&gt;Nature&lt;/secondary-title&gt;&lt;/titles&gt;&lt;periodical&gt;&lt;full-title&gt;Nature&lt;/full-title&gt;&lt;/periodical&gt;&lt;pages&gt;147-151&lt;/pages&gt;&lt;volume&gt;431&lt;/volume&gt;&lt;number&gt;7005&lt;/number&gt;&lt;dates&gt;&lt;year&gt;2004&lt;/year&gt;&lt;/dates&gt;&lt;isbn&gt;0028-0836&lt;/isbn&gt;&lt;urls&gt;&lt;/urls&gt;&lt;/record&gt;&lt;/Cite&gt;&lt;/EndNote&gt;</w:instrText>
      </w:r>
      <w:r w:rsidR="00710C39" w:rsidRPr="00FA5F2D">
        <w:rPr>
          <w:rFonts w:ascii="Times New Roman" w:eastAsiaTheme="minorEastAsia" w:hAnsi="Times New Roman" w:cs="Times New Roman"/>
        </w:rPr>
        <w:fldChar w:fldCharType="separate"/>
      </w:r>
      <w:r w:rsidR="00710C39" w:rsidRPr="00FA5F2D">
        <w:rPr>
          <w:rFonts w:ascii="Times New Roman" w:eastAsiaTheme="minorEastAsia" w:hAnsi="Times New Roman" w:cs="Times New Roman"/>
          <w:noProof/>
        </w:rPr>
        <w:t>(2004)</w:t>
      </w:r>
      <w:r w:rsidR="00710C39" w:rsidRPr="00FA5F2D">
        <w:rPr>
          <w:rFonts w:ascii="Times New Roman" w:eastAsiaTheme="minorEastAsia" w:hAnsi="Times New Roman" w:cs="Times New Roman"/>
        </w:rPr>
        <w:fldChar w:fldCharType="end"/>
      </w:r>
      <w:r w:rsidR="00710C39" w:rsidRPr="00710C39">
        <w:rPr>
          <w:rFonts w:ascii="Times New Roman" w:eastAsiaTheme="minorEastAsia" w:hAnsi="Times New Roman" w:cs="Times New Roman"/>
        </w:rPr>
        <w:t>, serves as a proxy for the temperature of the northern hemisphere, spanning the last 120 thousand years with a resolution of 20 years</w:t>
      </w:r>
      <w:r w:rsidR="00710C39">
        <w:rPr>
          <w:rFonts w:ascii="Times New Roman" w:eastAsiaTheme="minorEastAsia" w:hAnsi="Times New Roman" w:cs="Times New Roman"/>
        </w:rPr>
        <w:t xml:space="preserve">. </w:t>
      </w:r>
      <w:r w:rsidR="00710C39" w:rsidRPr="00710C39">
        <w:rPr>
          <w:rFonts w:ascii="Times New Roman" w:eastAsiaTheme="minorEastAsia" w:hAnsi="Times New Roman" w:cs="Times New Roman"/>
        </w:rPr>
        <w:t xml:space="preserve">However, this dataset fails to meet two key data requirements outlined in Step2. Initially, the dataset exhibits non-stationarity, although it stabilizes within the period from 70 to 20 thousand years before the present (see Figure </w:t>
      </w:r>
      <w:r w:rsidR="00E902B0">
        <w:rPr>
          <w:rFonts w:ascii="Times New Roman" w:eastAsiaTheme="minorEastAsia" w:hAnsi="Times New Roman" w:cs="Times New Roman"/>
        </w:rPr>
        <w:t>5</w:t>
      </w:r>
      <w:r w:rsidR="00710C39" w:rsidRPr="00710C39">
        <w:rPr>
          <w:rFonts w:ascii="Times New Roman" w:eastAsiaTheme="minorEastAsia" w:hAnsi="Times New Roman" w:cs="Times New Roman"/>
        </w:rPr>
        <w:t xml:space="preserve">, top panel). During this epoch, the northern hemisphere climate witnessed alternating colder (stadial) and warmer (interstadial) states, attributed to </w:t>
      </w:r>
      <w:proofErr w:type="spellStart"/>
      <w:r w:rsidR="00710C39" w:rsidRPr="00710C39">
        <w:rPr>
          <w:rFonts w:ascii="Times New Roman" w:eastAsiaTheme="minorEastAsia" w:hAnsi="Times New Roman" w:cs="Times New Roman"/>
        </w:rPr>
        <w:t>Dansgaard</w:t>
      </w:r>
      <w:proofErr w:type="spellEnd"/>
      <w:r w:rsidR="00710C39" w:rsidRPr="00710C39">
        <w:rPr>
          <w:rFonts w:ascii="Times New Roman" w:eastAsiaTheme="minorEastAsia" w:hAnsi="Times New Roman" w:cs="Times New Roman"/>
        </w:rPr>
        <w:t>–</w:t>
      </w:r>
      <w:proofErr w:type="spellStart"/>
      <w:r w:rsidR="00710C39" w:rsidRPr="00710C39">
        <w:rPr>
          <w:rFonts w:ascii="Times New Roman" w:eastAsiaTheme="minorEastAsia" w:hAnsi="Times New Roman" w:cs="Times New Roman"/>
        </w:rPr>
        <w:t>Oeschger</w:t>
      </w:r>
      <w:proofErr w:type="spellEnd"/>
      <w:r w:rsidR="00710C39" w:rsidRPr="00710C39">
        <w:rPr>
          <w:rFonts w:ascii="Times New Roman" w:eastAsiaTheme="minorEastAsia" w:hAnsi="Times New Roman" w:cs="Times New Roman"/>
        </w:rPr>
        <w:t xml:space="preserve"> (DO) events </w:t>
      </w:r>
      <w:r w:rsidR="005564E5" w:rsidRPr="00FA5F2D">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&lt;EndNote&gt;&lt;Cite&gt;&lt;Author&gt;Dansgaard&lt;/Author&gt;&lt;Year&gt;1993&lt;/Year&gt;&lt;RecNum&gt;73&lt;/RecNum&gt;&lt;DisplayText&gt;(Dansgaard&lt;style face="italic"&gt; et al.&lt;/style&gt; 1993)&lt;/DisplayText&gt;&lt;record&gt;&lt;rec-number&gt;73&lt;/rec-number&gt;&lt;foreign-keys&gt;&lt;key app="EN" db-id="pee2tdf92v0wwqeztzi5zrxo2fvtxvt0zsad" timestamp="1711552121"&gt;73&lt;/key&gt;&lt;/foreign-keys&gt;&lt;ref-type name="Journal Article"&gt;17&lt;/ref-type&gt;&lt;contributors&gt;&lt;authors&gt;&lt;author&gt;Dansgaard, Willi&lt;/author&gt;&lt;author&gt;Johnsen, Sigfus J&lt;/author&gt;&lt;author&gt;Clausen, Henrik B&lt;/author&gt;&lt;author&gt;Dahl-Jensen, Dorte&lt;/author&gt;&lt;author&gt;Gundestrup, Nils S&lt;/author&gt;&lt;author&gt;Hammer, Claus U&lt;/author&gt;&lt;author&gt;Hvidberg, Christine S&lt;/author&gt;&lt;author&gt;Steffensen, Jørgen P&lt;/author&gt;&lt;author&gt;Sveinbjörnsdottir, AE&lt;/author&gt;&lt;author&gt;Jouzel, Jean&lt;/author&gt;&lt;/authors&gt;&lt;/contributors&gt;&lt;titles&gt;&lt;title&gt;Evidence for general instability of past climate from a 250-kyr ice-core record&lt;/title&gt;&lt;secondary-title&gt;nature&lt;/secondary-title&gt;&lt;/titles&gt;&lt;periodical&gt;&lt;full-title&gt;Nature&lt;/full-title&gt;&lt;/periodical&gt;&lt;pages&gt;218-220&lt;/pages&gt;&lt;volume&gt;364&lt;/volume&gt;&lt;number&gt;6434&lt;/number&gt;&lt;dates&gt;&lt;year&gt;1993&lt;/year&gt;&lt;/dates&gt;&lt;isbn&gt;0028-0836&lt;/isbn&gt;&lt;urls&gt;&lt;/urls&gt;&lt;/record&gt;&lt;/Cite&gt;&lt;/EndNote&gt;</w:instrText>
      </w:r>
      <w:r w:rsidR="005564E5" w:rsidRPr="00FA5F2D">
        <w:rPr>
          <w:rFonts w:ascii="Times New Roman" w:eastAsiaTheme="minorEastAsia" w:hAnsi="Times New Roman" w:cs="Times New Roman"/>
        </w:rPr>
        <w:fldChar w:fldCharType="separate"/>
      </w:r>
      <w:r w:rsidR="005564E5" w:rsidRPr="00FA5F2D">
        <w:rPr>
          <w:rFonts w:ascii="Times New Roman" w:eastAsiaTheme="minorEastAsia" w:hAnsi="Times New Roman" w:cs="Times New Roman"/>
          <w:noProof/>
        </w:rPr>
        <w:t>(Dansgaard</w:t>
      </w:r>
      <w:r w:rsidR="005564E5" w:rsidRPr="00FA5F2D">
        <w:rPr>
          <w:rFonts w:ascii="Times New Roman" w:eastAsiaTheme="minorEastAsia" w:hAnsi="Times New Roman" w:cs="Times New Roman"/>
          <w:i/>
          <w:noProof/>
        </w:rPr>
        <w:t xml:space="preserve"> et al.</w:t>
      </w:r>
      <w:r w:rsidR="005564E5" w:rsidRPr="00FA5F2D">
        <w:rPr>
          <w:rFonts w:ascii="Times New Roman" w:eastAsiaTheme="minorEastAsia" w:hAnsi="Times New Roman" w:cs="Times New Roman"/>
          <w:noProof/>
        </w:rPr>
        <w:t xml:space="preserve"> 1993)</w:t>
      </w:r>
      <w:r w:rsidR="005564E5" w:rsidRPr="00FA5F2D">
        <w:rPr>
          <w:rFonts w:ascii="Times New Roman" w:eastAsiaTheme="minorEastAsia" w:hAnsi="Times New Roman" w:cs="Times New Roman"/>
        </w:rPr>
        <w:fldChar w:fldCharType="end"/>
      </w:r>
      <w:r w:rsidR="00710C39" w:rsidRPr="00710C39">
        <w:rPr>
          <w:rFonts w:ascii="Times New Roman" w:eastAsiaTheme="minorEastAsia" w:hAnsi="Times New Roman" w:cs="Times New Roman"/>
        </w:rPr>
        <w:t>. Within the specified time frame, the majority of DO events, from DO2 to DO18 out of a total of 25 DO events, occurred (2004)</w:t>
      </w:r>
      <w:r w:rsidR="00710C39">
        <w:rPr>
          <w:rFonts w:ascii="Times New Roman" w:eastAsiaTheme="minorEastAsia" w:hAnsi="Times New Roman" w:cs="Times New Roman"/>
        </w:rPr>
        <w:t>.</w:t>
      </w:r>
      <w:r w:rsidR="005564E5">
        <w:rPr>
          <w:rFonts w:ascii="Times New Roman" w:eastAsiaTheme="minorEastAsia" w:hAnsi="Times New Roman" w:cs="Times New Roman"/>
        </w:rPr>
        <w:t xml:space="preserve"> </w:t>
      </w:r>
      <w:r w:rsidR="005564E5" w:rsidRPr="00710C39">
        <w:rPr>
          <w:rFonts w:ascii="Times New Roman" w:eastAsiaTheme="minorEastAsia" w:hAnsi="Times New Roman" w:cs="Times New Roman"/>
        </w:rPr>
        <w:t>Secondly, the dataset lacks the Markov property, yet a rarified sample, with every other point demonstrat</w:t>
      </w:r>
      <w:r w:rsidR="005564E5">
        <w:rPr>
          <w:rFonts w:ascii="Times New Roman" w:eastAsiaTheme="minorEastAsia" w:hAnsi="Times New Roman" w:cs="Times New Roman"/>
        </w:rPr>
        <w:t>es</w:t>
      </w:r>
      <w:r w:rsidR="005564E5" w:rsidRPr="00710C39">
        <w:rPr>
          <w:rFonts w:ascii="Times New Roman" w:eastAsiaTheme="minorEastAsia" w:hAnsi="Times New Roman" w:cs="Times New Roman"/>
        </w:rPr>
        <w:t xml:space="preserve"> Markovian behavior</w:t>
      </w:r>
      <w:r w:rsidR="005564E5">
        <w:rPr>
          <w:rFonts w:ascii="Times New Roman" w:eastAsiaTheme="minorEastAsia" w:hAnsi="Times New Roman" w:cs="Times New Roman"/>
        </w:rPr>
        <w:t xml:space="preserve"> approximately</w:t>
      </w:r>
      <w:r w:rsidR="005564E5" w:rsidRPr="00710C39">
        <w:rPr>
          <w:rFonts w:ascii="Times New Roman" w:eastAsiaTheme="minorEastAsia" w:hAnsi="Times New Roman" w:cs="Times New Roman"/>
        </w:rPr>
        <w:t xml:space="preserve"> (refer to Table 1 in section 6.3 of the tutorial for further details).</w:t>
      </w:r>
      <w:r w:rsidR="005564E5">
        <w:rPr>
          <w:rFonts w:ascii="Times New Roman" w:eastAsiaTheme="minorEastAsia" w:hAnsi="Times New Roman" w:cs="Times New Roman"/>
        </w:rPr>
        <w:t xml:space="preserve"> </w:t>
      </w:r>
      <w:r w:rsidR="0058355D" w:rsidRPr="00710C39">
        <w:rPr>
          <w:rFonts w:ascii="Times New Roman" w:eastAsiaTheme="minorEastAsia" w:hAnsi="Times New Roman" w:cs="Times New Roman"/>
        </w:rPr>
        <w:t xml:space="preserve">Given its low resolution, Hermite reconstruction is deemed suitable. Here, we employ quadratic spline modeling to reconstruct the dataset. Figure </w:t>
      </w:r>
      <w:r w:rsidR="00E902B0">
        <w:rPr>
          <w:rFonts w:ascii="Times New Roman" w:eastAsiaTheme="minorEastAsia" w:hAnsi="Times New Roman" w:cs="Times New Roman"/>
        </w:rPr>
        <w:t>5</w:t>
      </w:r>
      <w:r w:rsidR="0058355D" w:rsidRPr="00710C39">
        <w:rPr>
          <w:rFonts w:ascii="Times New Roman" w:eastAsiaTheme="minorEastAsia" w:hAnsi="Times New Roman" w:cs="Times New Roman"/>
        </w:rPr>
        <w:t xml:space="preserve"> illustrates the outcomes of Euler and Hermite reconstructions. Additionally, we introduce a significant and informative </w:t>
      </w:r>
      <w:r w:rsidR="00740433">
        <w:rPr>
          <w:rFonts w:ascii="Times New Roman" w:eastAsiaTheme="minorEastAsia" w:hAnsi="Times New Roman" w:cs="Times New Roman"/>
        </w:rPr>
        <w:t>quantity</w:t>
      </w:r>
      <w:r w:rsidR="0058355D" w:rsidRPr="00710C39">
        <w:rPr>
          <w:rFonts w:ascii="Times New Roman" w:eastAsiaTheme="minorEastAsia" w:hAnsi="Times New Roman" w:cs="Times New Roman"/>
        </w:rPr>
        <w:t xml:space="preserve"> known as </w:t>
      </w:r>
      <w:r w:rsidR="0058355D">
        <w:rPr>
          <w:rFonts w:ascii="Times New Roman" w:eastAsiaTheme="minorEastAsia" w:hAnsi="Times New Roman" w:cs="Times New Roman"/>
        </w:rPr>
        <w:t>‘</w:t>
      </w:r>
      <w:r w:rsidR="0058355D" w:rsidRPr="0058355D">
        <w:rPr>
          <w:rFonts w:ascii="Times New Roman" w:eastAsiaTheme="minorEastAsia" w:hAnsi="Times New Roman" w:cs="Times New Roman"/>
          <w:i/>
          <w:iCs/>
        </w:rPr>
        <w:t>effective potential</w:t>
      </w:r>
      <w:r w:rsidR="0058355D">
        <w:rPr>
          <w:rFonts w:ascii="Times New Roman" w:eastAsiaTheme="minorEastAsia" w:hAnsi="Times New Roman" w:cs="Times New Roman"/>
        </w:rPr>
        <w:t>’</w:t>
      </w:r>
      <w:r w:rsidR="0058355D" w:rsidRPr="00710C39">
        <w:rPr>
          <w:rFonts w:ascii="Times New Roman" w:eastAsiaTheme="minorEastAsia" w:hAnsi="Times New Roman" w:cs="Times New Roman"/>
        </w:rPr>
        <w:t xml:space="preserve"> </w:t>
      </w:r>
      <w:r w:rsidR="00740433">
        <w:rPr>
          <w:rFonts w:ascii="Times New Roman" w:eastAsiaTheme="minorEastAsia" w:hAnsi="Times New Roman" w:cs="Times New Roman"/>
        </w:rPr>
        <w:fldChar w:fldCharType="begin"/>
      </w:r>
      <w:r w:rsidR="00F325A5">
        <w:rPr>
          <w:rFonts w:ascii="Times New Roman" w:eastAsiaTheme="minorEastAsia" w:hAnsi="Times New Roman" w:cs="Times New Roman"/>
        </w:rPr>
        <w:instrText xml:space="preserve"> ADDIN EN.CITE &lt;EndNote&gt;&lt;Cite&gt;&lt;Author&gt;Arani&lt;/Author&gt;&lt;Year&gt;2021&lt;/Year&gt;&lt;RecNum&gt;63&lt;/RecNum&gt;&lt;DisplayText&gt;(Arani&lt;style face="italic"&gt; et al.&lt;/style&gt; 2021)&lt;/DisplayText&gt;&lt;record&gt;&lt;rec-number&gt;63&lt;/rec-number&gt;&lt;foreign-keys&gt;&lt;key app="EN" db-id="pee2tdf92v0wwqeztzi5zrxo2fvtxvt0zsad"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740433">
        <w:rPr>
          <w:rFonts w:ascii="Times New Roman" w:eastAsiaTheme="minorEastAsia" w:hAnsi="Times New Roman" w:cs="Times New Roman"/>
        </w:rPr>
        <w:fldChar w:fldCharType="separate"/>
      </w:r>
      <w:r w:rsidR="00740433">
        <w:rPr>
          <w:rFonts w:ascii="Times New Roman" w:eastAsiaTheme="minorEastAsia" w:hAnsi="Times New Roman" w:cs="Times New Roman"/>
          <w:noProof/>
        </w:rPr>
        <w:t>(Arani</w:t>
      </w:r>
      <w:r w:rsidR="00740433" w:rsidRPr="00E31418">
        <w:rPr>
          <w:rFonts w:ascii="Times New Roman" w:eastAsiaTheme="minorEastAsia" w:hAnsi="Times New Roman" w:cs="Times New Roman"/>
          <w:i/>
          <w:noProof/>
        </w:rPr>
        <w:t xml:space="preserve"> et al.</w:t>
      </w:r>
      <w:r w:rsidR="00740433">
        <w:rPr>
          <w:rFonts w:ascii="Times New Roman" w:eastAsiaTheme="minorEastAsia" w:hAnsi="Times New Roman" w:cs="Times New Roman"/>
          <w:noProof/>
        </w:rPr>
        <w:t xml:space="preserve"> 2021)</w:t>
      </w:r>
      <w:r w:rsidR="00740433">
        <w:rPr>
          <w:rFonts w:ascii="Times New Roman" w:eastAsiaTheme="minorEastAsia" w:hAnsi="Times New Roman" w:cs="Times New Roman"/>
        </w:rPr>
        <w:fldChar w:fldCharType="end"/>
      </w:r>
      <w:r w:rsidR="0058355D" w:rsidRPr="00710C39">
        <w:rPr>
          <w:rFonts w:ascii="Times New Roman" w:eastAsiaTheme="minorEastAsia" w:hAnsi="Times New Roman" w:cs="Times New Roman"/>
        </w:rPr>
        <w:t>.</w:t>
      </w:r>
      <w:r w:rsidR="00740433">
        <w:rPr>
          <w:rFonts w:ascii="Times New Roman" w:eastAsiaTheme="minorEastAsia" w:hAnsi="Times New Roman" w:cs="Times New Roman"/>
        </w:rPr>
        <w:t xml:space="preserve"> Unlike deterministic system</w:t>
      </w:r>
      <w:r w:rsidR="00B4297A">
        <w:rPr>
          <w:rFonts w:ascii="Times New Roman" w:eastAsiaTheme="minorEastAsia" w:hAnsi="Times New Roman" w:cs="Times New Roman"/>
        </w:rPr>
        <w:t>s</w:t>
      </w:r>
      <w:r w:rsidR="00740433">
        <w:rPr>
          <w:rFonts w:ascii="Times New Roman" w:eastAsiaTheme="minorEastAsia" w:hAnsi="Times New Roman" w:cs="Times New Roman"/>
        </w:rPr>
        <w:t xml:space="preserve"> where the location of equilibria can be identified using the drift function this is not the case with stochastic systems. For such systems effective potential should be used which is a quantity </w:t>
      </w:r>
      <w:r w:rsidR="00601326">
        <w:rPr>
          <w:rFonts w:ascii="Times New Roman" w:eastAsiaTheme="minorEastAsia" w:hAnsi="Times New Roman" w:cs="Times New Roman"/>
        </w:rPr>
        <w:t xml:space="preserve">that </w:t>
      </w:r>
      <w:r w:rsidR="00DF1D93">
        <w:rPr>
          <w:rFonts w:ascii="Times New Roman" w:eastAsiaTheme="minorEastAsia" w:hAnsi="Times New Roman" w:cs="Times New Roman"/>
        </w:rPr>
        <w:t>incorporates</w:t>
      </w:r>
      <w:r w:rsidR="00740433">
        <w:rPr>
          <w:rFonts w:ascii="Times New Roman" w:eastAsiaTheme="minorEastAsia" w:hAnsi="Times New Roman" w:cs="Times New Roman"/>
        </w:rPr>
        <w:t xml:space="preserve"> information from both drift and diffusion functions</w:t>
      </w:r>
      <w:r w:rsidR="00DF1D93">
        <w:rPr>
          <w:rFonts w:ascii="Times New Roman" w:eastAsiaTheme="minorEastAsia" w:hAnsi="Times New Roman" w:cs="Times New Roman"/>
        </w:rPr>
        <w:t xml:space="preserve">. </w:t>
      </w:r>
      <w:r w:rsidR="00DF1D93" w:rsidRPr="00710C39">
        <w:rPr>
          <w:rFonts w:ascii="Times New Roman" w:eastAsiaTheme="minorEastAsia" w:hAnsi="Times New Roman" w:cs="Times New Roman"/>
        </w:rPr>
        <w:t xml:space="preserve">It is particularly useful for identifying alternative stable states, as </w:t>
      </w:r>
      <w:r w:rsidR="00DF1D93">
        <w:rPr>
          <w:rFonts w:ascii="Times New Roman" w:eastAsiaTheme="minorEastAsia" w:hAnsi="Times New Roman" w:cs="Times New Roman"/>
        </w:rPr>
        <w:t xml:space="preserve">is </w:t>
      </w:r>
      <w:r w:rsidR="00DF1D93" w:rsidRPr="00710C39">
        <w:rPr>
          <w:rFonts w:ascii="Times New Roman" w:eastAsiaTheme="minorEastAsia" w:hAnsi="Times New Roman" w:cs="Times New Roman"/>
        </w:rPr>
        <w:t>evident in this climate dataset</w:t>
      </w:r>
      <w:r w:rsidR="00DF1D93">
        <w:rPr>
          <w:rFonts w:ascii="Times New Roman" w:eastAsiaTheme="minorEastAsia" w:hAnsi="Times New Roman" w:cs="Times New Roman"/>
        </w:rPr>
        <w:t xml:space="preserve">. The minima of effective potential indicate the location of alternative stable states of stadial and interstadial states (solid dots in Figure 6, bottom right panel) which are separated by a </w:t>
      </w:r>
      <w:proofErr w:type="spellStart"/>
      <w:r w:rsidR="00DF1D93">
        <w:rPr>
          <w:rFonts w:ascii="Times New Roman" w:eastAsiaTheme="minorEastAsia" w:hAnsi="Times New Roman" w:cs="Times New Roman"/>
        </w:rPr>
        <w:t>repel</w:t>
      </w:r>
      <w:r w:rsidR="0057113C">
        <w:rPr>
          <w:rFonts w:ascii="Times New Roman" w:eastAsiaTheme="minorEastAsia" w:hAnsi="Times New Roman" w:cs="Times New Roman"/>
        </w:rPr>
        <w:t>l</w:t>
      </w:r>
      <w:r w:rsidR="00DF1D93">
        <w:rPr>
          <w:rFonts w:ascii="Times New Roman" w:eastAsiaTheme="minorEastAsia" w:hAnsi="Times New Roman" w:cs="Times New Roman"/>
        </w:rPr>
        <w:t>or</w:t>
      </w:r>
      <w:proofErr w:type="spellEnd"/>
      <w:r w:rsidR="00DF1D93">
        <w:rPr>
          <w:rFonts w:ascii="Times New Roman" w:eastAsiaTheme="minorEastAsia" w:hAnsi="Times New Roman" w:cs="Times New Roman"/>
        </w:rPr>
        <w:t xml:space="preserve"> in between (open circle in Figure 6, bottom right panel).  </w:t>
      </w:r>
    </w:p>
    <w:p w14:paraId="6A1680F5" w14:textId="70C608A7" w:rsidR="00740B96" w:rsidRDefault="00740B96" w:rsidP="00F623A8">
      <w:pPr>
        <w:spacing w:line="360" w:lineRule="auto"/>
        <w:rPr>
          <w:rFonts w:ascii="Times New Roman" w:eastAsiaTheme="minorEastAsia" w:hAnsi="Times New Roman" w:cs="Times New Roman"/>
        </w:rPr>
      </w:pPr>
      <w:r w:rsidRPr="00740B96">
        <w:rPr>
          <w:rFonts w:ascii="Times New Roman" w:eastAsiaTheme="minorEastAsia" w:hAnsi="Times New Roman" w:cs="Times New Roman"/>
          <w:noProof/>
        </w:rPr>
        <w:drawing>
          <wp:inline distT="0" distB="0" distL="0" distR="0" wp14:anchorId="2F7601F6" wp14:editId="2BDAF6B4">
            <wp:extent cx="5972810" cy="139255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1392555"/>
                    </a:xfrm>
                    <a:prstGeom prst="rect">
                      <a:avLst/>
                    </a:prstGeom>
                    <a:noFill/>
                    <a:ln>
                      <a:noFill/>
                    </a:ln>
                  </pic:spPr>
                </pic:pic>
              </a:graphicData>
            </a:graphic>
          </wp:inline>
        </w:drawing>
      </w:r>
    </w:p>
    <w:p w14:paraId="0622740A" w14:textId="2C93099D" w:rsidR="008A027A" w:rsidRDefault="00546860" w:rsidP="00F623A8">
      <w:pPr>
        <w:spacing w:line="360" w:lineRule="auto"/>
        <w:jc w:val="center"/>
        <w:rPr>
          <w:rFonts w:ascii="Times New Roman" w:hAnsi="Times New Roman" w:cs="Times New Roman"/>
        </w:rPr>
      </w:pPr>
      <w:r w:rsidRPr="00591686">
        <w:rPr>
          <w:rFonts w:ascii="Times New Roman" w:eastAsiaTheme="minorEastAsia" w:hAnsi="Times New Roman" w:cs="Times New Roman"/>
          <w:noProof/>
          <w:sz w:val="20"/>
          <w:szCs w:val="20"/>
        </w:rPr>
        <w:lastRenderedPageBreak/>
        <w:drawing>
          <wp:inline distT="0" distB="0" distL="0" distR="0" wp14:anchorId="54CFCE74" wp14:editId="61C36D67">
            <wp:extent cx="2688758" cy="201392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2304" cy="2039050"/>
                    </a:xfrm>
                    <a:prstGeom prst="rect">
                      <a:avLst/>
                    </a:prstGeom>
                    <a:noFill/>
                    <a:ln>
                      <a:noFill/>
                    </a:ln>
                  </pic:spPr>
                </pic:pic>
              </a:graphicData>
            </a:graphic>
          </wp:inline>
        </w:drawing>
      </w:r>
      <w:r w:rsidR="00044DE9" w:rsidRPr="00044DE9">
        <w:rPr>
          <w:rFonts w:ascii="Times New Roman" w:hAnsi="Times New Roman" w:cs="Times New Roman"/>
        </w:rPr>
        <w:t xml:space="preserve"> </w:t>
      </w:r>
      <w:r w:rsidR="00044DE9" w:rsidRPr="00044DE9">
        <w:rPr>
          <w:rFonts w:ascii="Times New Roman" w:hAnsi="Times New Roman" w:cs="Times New Roman"/>
          <w:noProof/>
        </w:rPr>
        <w:drawing>
          <wp:inline distT="0" distB="0" distL="0" distR="0" wp14:anchorId="4582DA9F" wp14:editId="510F382A">
            <wp:extent cx="3062629" cy="229441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0556" cy="2307845"/>
                    </a:xfrm>
                    <a:prstGeom prst="rect">
                      <a:avLst/>
                    </a:prstGeom>
                    <a:noFill/>
                    <a:ln>
                      <a:noFill/>
                    </a:ln>
                  </pic:spPr>
                </pic:pic>
              </a:graphicData>
            </a:graphic>
          </wp:inline>
        </w:drawing>
      </w:r>
    </w:p>
    <w:p w14:paraId="5593803E" w14:textId="24A2D107" w:rsidR="00AC5BCB" w:rsidRDefault="00546860" w:rsidP="00F623A8">
      <w:pPr>
        <w:spacing w:after="360" w:line="360" w:lineRule="auto"/>
        <w:jc w:val="both"/>
        <w:rPr>
          <w:rFonts w:ascii="Times New Roman" w:hAnsi="Times New Roman" w:cs="Times New Roman"/>
          <w:bCs/>
          <w:sz w:val="20"/>
          <w:szCs w:val="20"/>
        </w:rPr>
      </w:pPr>
      <w:r w:rsidRPr="00AD4F8A">
        <w:rPr>
          <w:rFonts w:ascii="Times New Roman" w:hAnsi="Times New Roman" w:cs="Times New Roman"/>
          <w:b/>
          <w:sz w:val="20"/>
          <w:szCs w:val="20"/>
        </w:rPr>
        <w:t xml:space="preserve">Figure </w:t>
      </w:r>
      <w:r w:rsidR="00F76464">
        <w:rPr>
          <w:rFonts w:ascii="Times New Roman" w:hAnsi="Times New Roman" w:cs="Times New Roman"/>
          <w:b/>
          <w:sz w:val="20"/>
          <w:szCs w:val="20"/>
        </w:rPr>
        <w:t>5</w:t>
      </w:r>
      <w:r w:rsidRPr="00AD4F8A">
        <w:rPr>
          <w:rFonts w:ascii="Times New Roman" w:hAnsi="Times New Roman" w:cs="Times New Roman"/>
          <w:b/>
          <w:sz w:val="20"/>
          <w:szCs w:val="20"/>
        </w:rPr>
        <w:t xml:space="preserve">. </w:t>
      </w:r>
      <w:r w:rsidRPr="002512A4">
        <w:rPr>
          <w:rFonts w:ascii="Times New Roman" w:hAnsi="Times New Roman" w:cs="Times New Roman"/>
          <w:b/>
          <w:bCs/>
          <w:sz w:val="20"/>
          <w:szCs w:val="20"/>
        </w:rPr>
        <w:t>Illustration</w:t>
      </w:r>
      <w:r>
        <w:rPr>
          <w:rFonts w:ascii="Times New Roman" w:hAnsi="Times New Roman" w:cs="Times New Roman"/>
          <w:b/>
          <w:bCs/>
          <w:sz w:val="20"/>
          <w:szCs w:val="20"/>
        </w:rPr>
        <w:t xml:space="preserve"> of</w:t>
      </w:r>
      <w:r w:rsidRPr="002512A4">
        <w:rPr>
          <w:rFonts w:ascii="Times New Roman" w:hAnsi="Times New Roman" w:cs="Times New Roman"/>
          <w:b/>
          <w:bCs/>
          <w:sz w:val="20"/>
          <w:szCs w:val="20"/>
        </w:rPr>
        <w:t xml:space="preserve"> </w:t>
      </w:r>
      <w:r>
        <w:rPr>
          <w:rFonts w:ascii="Times New Roman" w:hAnsi="Times New Roman" w:cs="Times New Roman"/>
          <w:b/>
          <w:bCs/>
          <w:sz w:val="20"/>
          <w:szCs w:val="20"/>
        </w:rPr>
        <w:t>Hermite and Euler reconstructions</w:t>
      </w:r>
      <w:r w:rsidRPr="002512A4">
        <w:rPr>
          <w:rFonts w:ascii="Times New Roman" w:hAnsi="Times New Roman" w:cs="Times New Roman"/>
          <w:b/>
          <w:bCs/>
          <w:sz w:val="20"/>
          <w:szCs w:val="20"/>
        </w:rPr>
        <w:t xml:space="preserve"> for a </w:t>
      </w:r>
      <w:r>
        <w:rPr>
          <w:rFonts w:ascii="Times New Roman" w:hAnsi="Times New Roman" w:cs="Times New Roman"/>
          <w:b/>
          <w:bCs/>
          <w:sz w:val="20"/>
          <w:szCs w:val="20"/>
        </w:rPr>
        <w:t>low</w:t>
      </w:r>
      <w:r w:rsidRPr="002512A4">
        <w:rPr>
          <w:rFonts w:ascii="Times New Roman" w:hAnsi="Times New Roman" w:cs="Times New Roman"/>
          <w:b/>
          <w:bCs/>
          <w:sz w:val="20"/>
          <w:szCs w:val="20"/>
        </w:rPr>
        <w:t>-resolution</w:t>
      </w:r>
      <w:r>
        <w:rPr>
          <w:rFonts w:ascii="Times New Roman" w:hAnsi="Times New Roman" w:cs="Times New Roman"/>
          <w:b/>
          <w:bCs/>
          <w:sz w:val="20"/>
          <w:szCs w:val="20"/>
        </w:rPr>
        <w:t xml:space="preserve"> climate dataset</w:t>
      </w:r>
      <w:r w:rsidRPr="00AD4F8A">
        <w:rPr>
          <w:rFonts w:ascii="Times New Roman" w:hAnsi="Times New Roman" w:cs="Times New Roman"/>
          <w:bCs/>
          <w:sz w:val="20"/>
          <w:szCs w:val="20"/>
        </w:rPr>
        <w:t>.</w:t>
      </w:r>
      <w:r w:rsidR="0014759C">
        <w:rPr>
          <w:rFonts w:ascii="Times New Roman" w:hAnsi="Times New Roman" w:cs="Times New Roman"/>
          <w:bCs/>
          <w:sz w:val="20"/>
          <w:szCs w:val="20"/>
        </w:rPr>
        <w:t xml:space="preserve"> The top panel illustrates a</w:t>
      </w:r>
      <w:r w:rsidR="0014759C" w:rsidRPr="0014759C">
        <w:rPr>
          <w:rFonts w:ascii="Times New Roman" w:hAnsi="Times New Roman" w:cs="Times New Roman"/>
          <w:bCs/>
          <w:sz w:val="20"/>
          <w:szCs w:val="20"/>
        </w:rPr>
        <w:t xml:space="preserve"> </w:t>
      </w:r>
      <m:oMath>
        <m:sSup>
          <m:sSupPr>
            <m:ctrlPr>
              <w:ins w:id="58" w:author="M. Shojaei Arani" w:date="2024-05-30T10:51:00Z">
                <w:rPr>
                  <w:rFonts w:ascii="Cambria Math" w:eastAsiaTheme="minorEastAsia" w:hAnsi="Cambria Math" w:cs="Times New Roman"/>
                  <w:bCs/>
                  <w:i/>
                  <w:sz w:val="20"/>
                  <w:szCs w:val="20"/>
                </w:rPr>
              </w:ins>
            </m:ctrlPr>
          </m:sSupPr>
          <m:e>
            <m:r>
              <w:rPr>
                <w:rFonts w:ascii="Cambria Math" w:eastAsiaTheme="minorEastAsia" w:hAnsi="Cambria Math" w:cs="Times New Roman"/>
                <w:sz w:val="20"/>
                <w:szCs w:val="20"/>
              </w:rPr>
              <m:t>δ</m:t>
            </m:r>
          </m:e>
          <m:sup>
            <m:r>
              <w:rPr>
                <w:rFonts w:ascii="Cambria Math" w:eastAsiaTheme="minorEastAsia" w:hAnsi="Cambria Math" w:cs="Times New Roman"/>
                <w:sz w:val="20"/>
                <w:szCs w:val="20"/>
              </w:rPr>
              <m:t>18</m:t>
            </m:r>
          </m:sup>
        </m:sSup>
        <m:r>
          <m:rPr>
            <m:sty m:val="p"/>
          </m:rPr>
          <w:rPr>
            <w:rFonts w:ascii="Cambria Math" w:eastAsiaTheme="minorEastAsia" w:hAnsi="Cambria Math" w:cs="Times New Roman"/>
            <w:sz w:val="20"/>
            <w:szCs w:val="20"/>
          </w:rPr>
          <m:t>Ο</m:t>
        </m:r>
      </m:oMath>
      <w:r w:rsidR="0014759C" w:rsidRPr="0014759C">
        <w:rPr>
          <w:rFonts w:ascii="Times New Roman" w:eastAsiaTheme="minorEastAsia" w:hAnsi="Times New Roman" w:cs="Times New Roman"/>
          <w:bCs/>
          <w:sz w:val="20"/>
          <w:szCs w:val="20"/>
        </w:rPr>
        <w:t xml:space="preserve"> climate record extending from 70 to 20 thousand years before the present time from NGRIP. This is used as a proxy for the temperature of the northern hemisphere which shows that </w:t>
      </w:r>
      <w:r w:rsidR="0014759C" w:rsidRPr="0014759C">
        <w:rPr>
          <w:rFonts w:ascii="Times New Roman" w:eastAsiaTheme="minorEastAsia" w:hAnsi="Times New Roman" w:cs="Times New Roman"/>
          <w:noProof/>
          <w:sz w:val="20"/>
          <w:szCs w:val="20"/>
        </w:rPr>
        <w:t xml:space="preserve">the northern hemisohere climate alternated between cold stadial and warmer </w:t>
      </w:r>
      <w:r w:rsidR="0014759C" w:rsidRPr="0014759C">
        <w:rPr>
          <w:rFonts w:ascii="Times New Roman" w:eastAsiaTheme="minorEastAsia" w:hAnsi="Times New Roman" w:cs="Times New Roman"/>
          <w:sz w:val="20"/>
          <w:szCs w:val="20"/>
        </w:rPr>
        <w:t>interstadial</w:t>
      </w:r>
      <w:r w:rsidR="0014759C" w:rsidRPr="0014759C">
        <w:rPr>
          <w:rFonts w:ascii="Times New Roman" w:eastAsiaTheme="minorEastAsia" w:hAnsi="Times New Roman" w:cs="Times New Roman"/>
          <w:noProof/>
          <w:sz w:val="20"/>
          <w:szCs w:val="20"/>
        </w:rPr>
        <w:t xml:space="preserve"> </w:t>
      </w:r>
      <w:r w:rsidR="0014759C" w:rsidRPr="0014759C">
        <w:rPr>
          <w:rFonts w:ascii="Times New Roman" w:eastAsiaTheme="minorEastAsia" w:hAnsi="Times New Roman" w:cs="Times New Roman"/>
          <w:sz w:val="20"/>
          <w:szCs w:val="20"/>
        </w:rPr>
        <w:t>alternative</w:t>
      </w:r>
      <w:r w:rsidR="0014759C" w:rsidRPr="0014759C">
        <w:rPr>
          <w:rFonts w:ascii="Times New Roman" w:eastAsiaTheme="minorEastAsia" w:hAnsi="Times New Roman" w:cs="Times New Roman"/>
          <w:noProof/>
          <w:sz w:val="20"/>
          <w:szCs w:val="20"/>
        </w:rPr>
        <w:t xml:space="preserve"> climate states</w:t>
      </w:r>
      <w:r w:rsidR="0014759C" w:rsidRPr="0014759C">
        <w:rPr>
          <w:rFonts w:ascii="Times New Roman" w:eastAsiaTheme="minorEastAsia" w:hAnsi="Times New Roman" w:cs="Times New Roman"/>
          <w:bCs/>
          <w:sz w:val="20"/>
          <w:szCs w:val="20"/>
        </w:rPr>
        <w:t xml:space="preserve">. </w:t>
      </w:r>
      <w:r w:rsidR="0014759C" w:rsidRPr="0014759C">
        <w:rPr>
          <w:rFonts w:ascii="Times New Roman" w:eastAsiaTheme="minorEastAsia" w:hAnsi="Times New Roman" w:cs="Times New Roman"/>
          <w:noProof/>
          <w:sz w:val="20"/>
          <w:szCs w:val="20"/>
        </w:rPr>
        <w:t xml:space="preserve">In this time period </w:t>
      </w:r>
      <w:r w:rsidR="0014759C" w:rsidRPr="0014759C">
        <w:rPr>
          <w:rFonts w:ascii="Times New Roman" w:hAnsi="Times New Roman" w:cs="Times New Roman"/>
          <w:bCs/>
          <w:sz w:val="20"/>
          <w:szCs w:val="20"/>
        </w:rPr>
        <w:t xml:space="preserve">majority of </w:t>
      </w:r>
      <w:r w:rsidR="0014759C" w:rsidRPr="0014759C">
        <w:rPr>
          <w:rFonts w:ascii="Times New Roman" w:eastAsiaTheme="minorEastAsia" w:hAnsi="Times New Roman" w:cs="Times New Roman"/>
          <w:noProof/>
          <w:sz w:val="20"/>
          <w:szCs w:val="20"/>
        </w:rPr>
        <w:t>Dansgaard-Oescher events occurred (see the labels 2 to 18)</w:t>
      </w:r>
      <w:r w:rsidR="0014759C">
        <w:rPr>
          <w:rFonts w:ascii="Times New Roman" w:eastAsiaTheme="minorEastAsia" w:hAnsi="Times New Roman" w:cs="Times New Roman"/>
          <w:noProof/>
          <w:sz w:val="20"/>
          <w:szCs w:val="20"/>
        </w:rPr>
        <w:t xml:space="preserve">. </w:t>
      </w:r>
      <w:r w:rsidRPr="00AD4F8A">
        <w:rPr>
          <w:rFonts w:ascii="Times New Roman" w:hAnsi="Times New Roman" w:cs="Times New Roman"/>
          <w:bCs/>
          <w:sz w:val="20"/>
          <w:szCs w:val="20"/>
        </w:rPr>
        <w:t>The</w:t>
      </w:r>
      <w:r w:rsidR="00AC5BCB">
        <w:rPr>
          <w:rFonts w:ascii="Times New Roman" w:hAnsi="Times New Roman" w:cs="Times New Roman"/>
          <w:bCs/>
          <w:sz w:val="20"/>
          <w:szCs w:val="20"/>
        </w:rPr>
        <w:t xml:space="preserve"> description for</w:t>
      </w:r>
      <w:r w:rsidRPr="00AD4F8A">
        <w:rPr>
          <w:rFonts w:ascii="Times New Roman" w:hAnsi="Times New Roman" w:cs="Times New Roman"/>
          <w:bCs/>
          <w:sz w:val="20"/>
          <w:szCs w:val="20"/>
        </w:rPr>
        <w:t xml:space="preserve"> </w:t>
      </w:r>
      <w:r w:rsidR="00740B96">
        <w:rPr>
          <w:rFonts w:ascii="Times New Roman" w:hAnsi="Times New Roman" w:cs="Times New Roman"/>
          <w:bCs/>
          <w:sz w:val="20"/>
          <w:szCs w:val="20"/>
        </w:rPr>
        <w:t xml:space="preserve">bottom </w:t>
      </w:r>
      <w:r w:rsidRPr="00AD4F8A">
        <w:rPr>
          <w:rFonts w:ascii="Times New Roman" w:hAnsi="Times New Roman" w:cs="Times New Roman"/>
          <w:bCs/>
          <w:sz w:val="20"/>
          <w:szCs w:val="20"/>
        </w:rPr>
        <w:t>left</w:t>
      </w:r>
      <w:r w:rsidR="00AC5BCB">
        <w:rPr>
          <w:rFonts w:ascii="Times New Roman" w:hAnsi="Times New Roman" w:cs="Times New Roman"/>
          <w:bCs/>
          <w:sz w:val="20"/>
          <w:szCs w:val="20"/>
        </w:rPr>
        <w:t xml:space="preserve"> and right</w:t>
      </w:r>
      <w:r w:rsidRPr="00AD4F8A">
        <w:rPr>
          <w:rFonts w:ascii="Times New Roman" w:hAnsi="Times New Roman" w:cs="Times New Roman"/>
          <w:bCs/>
          <w:sz w:val="20"/>
          <w:szCs w:val="20"/>
        </w:rPr>
        <w:t xml:space="preserve"> panel</w:t>
      </w:r>
      <w:r w:rsidR="00AC5BCB">
        <w:rPr>
          <w:rFonts w:ascii="Times New Roman" w:hAnsi="Times New Roman" w:cs="Times New Roman"/>
          <w:bCs/>
          <w:sz w:val="20"/>
          <w:szCs w:val="20"/>
        </w:rPr>
        <w:t>s</w:t>
      </w:r>
      <w:r w:rsidRPr="00AD4F8A">
        <w:rPr>
          <w:rFonts w:ascii="Times New Roman" w:hAnsi="Times New Roman" w:cs="Times New Roman"/>
          <w:bCs/>
          <w:sz w:val="20"/>
          <w:szCs w:val="20"/>
        </w:rPr>
        <w:t xml:space="preserve"> </w:t>
      </w:r>
      <w:r w:rsidR="00AC5BCB">
        <w:rPr>
          <w:rFonts w:ascii="Times New Roman" w:hAnsi="Times New Roman" w:cs="Times New Roman"/>
          <w:bCs/>
          <w:sz w:val="20"/>
          <w:szCs w:val="20"/>
        </w:rPr>
        <w:t xml:space="preserve">are similar to that in Figure 5. However, in the bottom right panel the effective potential is also depicted. Effective potential is useful to see whether there </w:t>
      </w:r>
      <w:r w:rsidR="00B17CD6">
        <w:rPr>
          <w:rFonts w:ascii="Times New Roman" w:hAnsi="Times New Roman" w:cs="Times New Roman"/>
          <w:bCs/>
          <w:sz w:val="20"/>
          <w:szCs w:val="20"/>
        </w:rPr>
        <w:t>are</w:t>
      </w:r>
      <w:r w:rsidR="00AC5BCB">
        <w:rPr>
          <w:rFonts w:ascii="Times New Roman" w:hAnsi="Times New Roman" w:cs="Times New Roman"/>
          <w:bCs/>
          <w:sz w:val="20"/>
          <w:szCs w:val="20"/>
        </w:rPr>
        <w:t xml:space="preserve"> alternative stable states in the dataset which is the case in this dataset (the solid dots represent alternative climate states of stadial and interstadial states separated by the open circle in between).</w:t>
      </w:r>
    </w:p>
    <w:p w14:paraId="0281E39C" w14:textId="7EC12F6D" w:rsidR="00B17CD6" w:rsidRDefault="00B17CD6" w:rsidP="00F623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3C82772A" w14:textId="6AF0772A" w:rsidR="00A6661C" w:rsidRPr="00A6661C" w:rsidRDefault="00A6661C" w:rsidP="00F623A8">
      <w:pPr>
        <w:spacing w:line="360" w:lineRule="auto"/>
        <w:jc w:val="both"/>
        <w:rPr>
          <w:rFonts w:ascii="Times New Roman" w:hAnsi="Times New Roman" w:cs="Times New Roman"/>
        </w:rPr>
      </w:pPr>
      <w:r w:rsidRPr="00A6661C">
        <w:rPr>
          <w:rFonts w:ascii="Times New Roman" w:hAnsi="Times New Roman" w:cs="Times New Roman"/>
        </w:rPr>
        <w:t xml:space="preserve">By delineating a systematic approach encompassing data preparation, model selection, and reconstruction techniques, we furnish researchers with </w:t>
      </w:r>
      <w:r w:rsidR="00E63996">
        <w:rPr>
          <w:rFonts w:ascii="Times New Roman" w:hAnsi="Times New Roman" w:cs="Times New Roman"/>
        </w:rPr>
        <w:t xml:space="preserve">tools and </w:t>
      </w:r>
      <w:r w:rsidRPr="00A6661C">
        <w:rPr>
          <w:rFonts w:ascii="Times New Roman" w:hAnsi="Times New Roman" w:cs="Times New Roman"/>
        </w:rPr>
        <w:t xml:space="preserve">a </w:t>
      </w:r>
      <w:r w:rsidR="00E63996">
        <w:rPr>
          <w:rFonts w:ascii="Times New Roman" w:hAnsi="Times New Roman" w:cs="Times New Roman"/>
        </w:rPr>
        <w:t>practical guide</w:t>
      </w:r>
      <w:r w:rsidRPr="00A6661C">
        <w:rPr>
          <w:rFonts w:ascii="Times New Roman" w:hAnsi="Times New Roman" w:cs="Times New Roman"/>
        </w:rPr>
        <w:t xml:space="preserve"> for analyzing diverse datasets.</w:t>
      </w:r>
      <w:r w:rsidR="005D01DF">
        <w:rPr>
          <w:rFonts w:ascii="Times New Roman" w:hAnsi="Times New Roman" w:cs="Times New Roman"/>
        </w:rPr>
        <w:t xml:space="preserve"> </w:t>
      </w:r>
      <w:r w:rsidR="005D01DF" w:rsidRPr="00A6661C">
        <w:rPr>
          <w:rFonts w:ascii="Times New Roman" w:hAnsi="Times New Roman" w:cs="Times New Roman"/>
        </w:rPr>
        <w:t xml:space="preserve">The methods and examples </w:t>
      </w:r>
      <w:r w:rsidR="005D01DF" w:rsidRPr="00E861C2">
        <w:rPr>
          <w:rFonts w:ascii="Times New Roman" w:hAnsi="Times New Roman" w:cs="Times New Roman"/>
        </w:rPr>
        <w:t>presented</w:t>
      </w:r>
      <w:r w:rsidR="005D01DF" w:rsidRPr="00A6661C">
        <w:rPr>
          <w:rFonts w:ascii="Times New Roman" w:hAnsi="Times New Roman" w:cs="Times New Roman"/>
        </w:rPr>
        <w:t xml:space="preserve"> in this paper furnish valuable insights into the reconstruction of Langevin systems from datasets of varying resolutions.</w:t>
      </w:r>
      <w:r w:rsidRPr="00A6661C">
        <w:rPr>
          <w:rFonts w:ascii="Times New Roman" w:hAnsi="Times New Roman" w:cs="Times New Roman"/>
        </w:rPr>
        <w:t xml:space="preserve"> Our discussion of data requirements is fundamental for reconstructing real datasets. We acknowledge the challenges posed by datasets that do not meet these requirements and propose strategies such as data division or rarified sampling to address these limitations. The choice between parametric and spline modeling depends on the nature of the dataset and the researcher’s familiarity with the underlying dynamics, including prior empirical knowledge. While parametric models offer interpretability</w:t>
      </w:r>
      <w:r w:rsidR="000A3A4C">
        <w:rPr>
          <w:rFonts w:ascii="Times New Roman" w:hAnsi="Times New Roman" w:cs="Times New Roman"/>
        </w:rPr>
        <w:t xml:space="preserve"> with respect to model form</w:t>
      </w:r>
      <w:r w:rsidRPr="00A6661C">
        <w:rPr>
          <w:rFonts w:ascii="Times New Roman" w:hAnsi="Times New Roman" w:cs="Times New Roman"/>
        </w:rPr>
        <w:t>, spline models provide flexibility in capturing unknown model nonlinearities, rendering them particularly suitable when the true model is uncertain.</w:t>
      </w:r>
      <w:r>
        <w:rPr>
          <w:rFonts w:ascii="Times New Roman" w:hAnsi="Times New Roman" w:cs="Times New Roman"/>
        </w:rPr>
        <w:t xml:space="preserve"> </w:t>
      </w:r>
      <w:r w:rsidR="00BC712B">
        <w:rPr>
          <w:rFonts w:ascii="Times New Roman" w:hAnsi="Times New Roman" w:cs="Times New Roman"/>
        </w:rPr>
        <w:t>In general, we recommend to use spline modeling. Furthermore, without incorporation of splines, addressing Hermite reconstruction for low-resolution data pose considerable challenges.</w:t>
      </w:r>
    </w:p>
    <w:p w14:paraId="0B6C8CE9" w14:textId="25AA87C3" w:rsidR="00A6661C" w:rsidRPr="00A6661C" w:rsidRDefault="00A6661C" w:rsidP="00F623A8">
      <w:pPr>
        <w:spacing w:line="360" w:lineRule="auto"/>
        <w:jc w:val="both"/>
        <w:rPr>
          <w:rFonts w:ascii="Times New Roman" w:hAnsi="Times New Roman" w:cs="Times New Roman"/>
        </w:rPr>
      </w:pPr>
      <w:r w:rsidRPr="00A6661C">
        <w:rPr>
          <w:rFonts w:ascii="Times New Roman" w:hAnsi="Times New Roman" w:cs="Times New Roman"/>
        </w:rPr>
        <w:t xml:space="preserve">The examples presented illustrate the application of our methodology to diverse datasets, spanning from simulated data to ecological data and climate records. These examples underscore the efficacy of both Euler </w:t>
      </w:r>
      <w:r w:rsidRPr="00A6661C">
        <w:rPr>
          <w:rFonts w:ascii="Times New Roman" w:hAnsi="Times New Roman" w:cs="Times New Roman"/>
        </w:rPr>
        <w:lastRenderedPageBreak/>
        <w:t xml:space="preserve">and Hermite reconstruction techniques, demonstrating their utility across different resolutions and system complexities. Remarkably, Hermite reconstruction proves to be particularly valuable for low-resolution datasets, offering higher accuracy compared to Euler reconstruction. We believe our ‘MATLAB reconstruction package’ together with a </w:t>
      </w:r>
      <w:r w:rsidR="0057113C">
        <w:rPr>
          <w:rFonts w:ascii="Times New Roman" w:hAnsi="Times New Roman" w:cs="Times New Roman"/>
        </w:rPr>
        <w:t>step-by-step</w:t>
      </w:r>
      <w:r w:rsidR="000843B6">
        <w:rPr>
          <w:rFonts w:ascii="Times New Roman" w:hAnsi="Times New Roman" w:cs="Times New Roman"/>
        </w:rPr>
        <w:t xml:space="preserve"> and </w:t>
      </w:r>
      <w:r w:rsidR="00D50A63">
        <w:rPr>
          <w:rFonts w:ascii="Times New Roman" w:hAnsi="Times New Roman" w:cs="Times New Roman"/>
        </w:rPr>
        <w:t>user-friendly</w:t>
      </w:r>
      <w:r w:rsidRPr="00A6661C">
        <w:rPr>
          <w:rFonts w:ascii="Times New Roman" w:hAnsi="Times New Roman" w:cs="Times New Roman"/>
        </w:rPr>
        <w:t xml:space="preserve"> tutorial is a highly valuable tool for ecologists and life scientists with little affinity for mathematical and statistical modeling.</w:t>
      </w:r>
    </w:p>
    <w:p w14:paraId="4F382E2D" w14:textId="50E6987E" w:rsidR="003026D8" w:rsidRDefault="00A6661C" w:rsidP="00F623A8">
      <w:pPr>
        <w:spacing w:after="360" w:line="360" w:lineRule="auto"/>
        <w:jc w:val="both"/>
        <w:rPr>
          <w:rFonts w:ascii="Times New Roman" w:hAnsi="Times New Roman" w:cs="Times New Roman"/>
        </w:rPr>
      </w:pPr>
      <w:r w:rsidRPr="00A6661C">
        <w:rPr>
          <w:rFonts w:ascii="Times New Roman" w:hAnsi="Times New Roman" w:cs="Times New Roman"/>
        </w:rPr>
        <w:t xml:space="preserve">Overall, our approach furnishes a systematic framework for reconstructing complex systems from observational data. While the examples provided demonstrate the efficacy of our methodology, further research is warranted to explore its applicability to other domains and datasets, especially those generated by more complex </w:t>
      </w:r>
      <w:r w:rsidR="00C32586">
        <w:rPr>
          <w:rFonts w:ascii="Times New Roman" w:hAnsi="Times New Roman" w:cs="Times New Roman"/>
        </w:rPr>
        <w:t>processes</w:t>
      </w:r>
      <w:r w:rsidR="00C32586" w:rsidRPr="00A6661C">
        <w:rPr>
          <w:rFonts w:ascii="Times New Roman" w:hAnsi="Times New Roman" w:cs="Times New Roman"/>
        </w:rPr>
        <w:t xml:space="preserve"> </w:t>
      </w:r>
      <w:r w:rsidRPr="00A6661C">
        <w:rPr>
          <w:rFonts w:ascii="Times New Roman" w:hAnsi="Times New Roman" w:cs="Times New Roman"/>
        </w:rPr>
        <w:t xml:space="preserve">than </w:t>
      </w:r>
      <w:r w:rsidR="00010821">
        <w:rPr>
          <w:rFonts w:ascii="Times New Roman" w:hAnsi="Times New Roman" w:cs="Times New Roman"/>
        </w:rPr>
        <w:t>Langevin</w:t>
      </w:r>
      <w:r w:rsidR="00010821" w:rsidRPr="00A6661C">
        <w:rPr>
          <w:rFonts w:ascii="Times New Roman" w:hAnsi="Times New Roman" w:cs="Times New Roman"/>
        </w:rPr>
        <w:t xml:space="preserve"> </w:t>
      </w:r>
      <w:r w:rsidRPr="00A6661C">
        <w:rPr>
          <w:rFonts w:ascii="Times New Roman" w:hAnsi="Times New Roman" w:cs="Times New Roman"/>
        </w:rPr>
        <w:t>models, such as diffusion-jump models</w:t>
      </w:r>
      <w:r w:rsidR="001F7B8B">
        <w:rPr>
          <w:rFonts w:ascii="Times New Roman" w:hAnsi="Times New Roman" w:cs="Times New Roman"/>
        </w:rPr>
        <w:t xml:space="preserve"> or models driven by </w:t>
      </w:r>
      <w:r w:rsidR="001F7B8B" w:rsidRPr="001F7B8B">
        <w:rPr>
          <w:rFonts w:ascii="Times New Roman" w:hAnsi="Times New Roman" w:cs="Times New Roman"/>
        </w:rPr>
        <w:t>Lévy</w:t>
      </w:r>
      <w:r w:rsidR="001F7B8B">
        <w:rPr>
          <w:rFonts w:ascii="Times New Roman" w:hAnsi="Times New Roman" w:cs="Times New Roman"/>
        </w:rPr>
        <w:t xml:space="preserve"> noise</w:t>
      </w:r>
      <w:r w:rsidRPr="00A6661C">
        <w:rPr>
          <w:rFonts w:ascii="Times New Roman" w:hAnsi="Times New Roman" w:cs="Times New Roman"/>
        </w:rPr>
        <w:t>. Additionally, ongoing efforts to enhance computational efficiency and address computational challenges associated with multivariate Hermite reconstruction promise to advance the field further.</w:t>
      </w:r>
    </w:p>
    <w:p w14:paraId="46042D6D" w14:textId="6CA277DD" w:rsidR="005C226F" w:rsidRPr="005C226F" w:rsidRDefault="005C226F" w:rsidP="00F623A8">
      <w:pPr>
        <w:spacing w:after="360" w:line="360" w:lineRule="auto"/>
        <w:jc w:val="both"/>
        <w:rPr>
          <w:rFonts w:ascii="Times New Roman" w:hAnsi="Times New Roman" w:cs="Times New Roman"/>
        </w:rPr>
      </w:pPr>
      <w:r>
        <w:rPr>
          <w:rFonts w:ascii="Times New Roman" w:hAnsi="Times New Roman" w:cs="Times New Roman"/>
          <w:b/>
          <w:bCs/>
          <w:sz w:val="24"/>
          <w:szCs w:val="24"/>
        </w:rPr>
        <w:t xml:space="preserve">Acknowledgements. </w:t>
      </w:r>
      <w:r w:rsidRPr="005C226F">
        <w:rPr>
          <w:rFonts w:ascii="Times New Roman" w:hAnsi="Times New Roman" w:cs="Times New Roman"/>
        </w:rPr>
        <w:t>Lake Mendota data were provided by the North Temperate Lakes Long-Term Ecological Research program from the National Science Foundation under Cooperative Agreement #DEB-2025982</w:t>
      </w:r>
      <w:r>
        <w:rPr>
          <w:rFonts w:ascii="Times New Roman" w:hAnsi="Times New Roman" w:cs="Times New Roman"/>
        </w:rPr>
        <w:t>.</w:t>
      </w:r>
    </w:p>
    <w:sdt>
      <w:sdtPr>
        <w:rPr>
          <w:rFonts w:asciiTheme="minorHAnsi" w:eastAsiaTheme="minorHAnsi" w:hAnsiTheme="minorHAnsi" w:cstheme="minorBidi"/>
          <w:color w:val="auto"/>
          <w:sz w:val="22"/>
          <w:szCs w:val="22"/>
        </w:rPr>
        <w:id w:val="1265967093"/>
        <w:docPartObj>
          <w:docPartGallery w:val="Bibliographies"/>
          <w:docPartUnique/>
        </w:docPartObj>
      </w:sdtPr>
      <w:sdtEndPr/>
      <w:sdtContent>
        <w:p w14:paraId="79C1B032" w14:textId="7693F8C1" w:rsidR="001F7B8B" w:rsidRPr="001F7B8B" w:rsidRDefault="001F7B8B" w:rsidP="00F623A8">
          <w:pPr>
            <w:pStyle w:val="Heading1"/>
            <w:spacing w:before="0" w:after="160" w:line="360" w:lineRule="auto"/>
            <w:rPr>
              <w:rFonts w:ascii="Times New Roman" w:hAnsi="Times New Roman" w:cs="Times New Roman"/>
              <w:b/>
              <w:bCs/>
              <w:color w:val="000000" w:themeColor="text1"/>
              <w:sz w:val="24"/>
              <w:szCs w:val="24"/>
            </w:rPr>
          </w:pPr>
          <w:r w:rsidRPr="001F7B8B">
            <w:rPr>
              <w:rFonts w:ascii="Times New Roman" w:hAnsi="Times New Roman" w:cs="Times New Roman"/>
              <w:b/>
              <w:bCs/>
              <w:color w:val="000000" w:themeColor="text1"/>
              <w:sz w:val="24"/>
              <w:szCs w:val="24"/>
            </w:rPr>
            <w:t>References</w:t>
          </w:r>
        </w:p>
        <w:p w14:paraId="22E83A6D" w14:textId="77777777" w:rsidR="005C226F" w:rsidRPr="005C226F" w:rsidRDefault="001F7B8B" w:rsidP="00F623A8">
          <w:pPr>
            <w:pStyle w:val="EndNoteBibliography"/>
            <w:spacing w:after="0" w:line="360" w:lineRule="auto"/>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5C226F" w:rsidRPr="005C226F">
            <w:t xml:space="preserve">(2004) High-resolution record of Northern Hemisphere climate extending into the last interglacial period. </w:t>
          </w:r>
          <w:r w:rsidR="005C226F" w:rsidRPr="005C226F">
            <w:rPr>
              <w:i/>
            </w:rPr>
            <w:t>Nature,</w:t>
          </w:r>
          <w:r w:rsidR="005C226F" w:rsidRPr="005C226F">
            <w:t xml:space="preserve"> </w:t>
          </w:r>
          <w:r w:rsidR="005C226F" w:rsidRPr="005C226F">
            <w:rPr>
              <w:b/>
            </w:rPr>
            <w:t>431,</w:t>
          </w:r>
          <w:r w:rsidR="005C226F" w:rsidRPr="005C226F">
            <w:t xml:space="preserve"> 147-151.</w:t>
          </w:r>
        </w:p>
        <w:p w14:paraId="75BB8A1F" w14:textId="77777777" w:rsidR="005C226F" w:rsidRPr="005C226F" w:rsidRDefault="005C226F" w:rsidP="00F623A8">
          <w:pPr>
            <w:pStyle w:val="EndNoteBibliography"/>
            <w:spacing w:after="0" w:line="360" w:lineRule="auto"/>
            <w:ind w:left="720" w:hanging="720"/>
          </w:pPr>
          <w:r w:rsidRPr="005C226F">
            <w:t xml:space="preserve">Aït‐Sahalia, Y.J.E. (2002) Maximum likelihood estimation of discretely sampled diffusions: a closed‐form approximation approach. </w:t>
          </w:r>
          <w:r w:rsidRPr="005C226F">
            <w:rPr>
              <w:b/>
            </w:rPr>
            <w:t>70,</w:t>
          </w:r>
          <w:r w:rsidRPr="005C226F">
            <w:t xml:space="preserve"> 223-262.</w:t>
          </w:r>
        </w:p>
        <w:p w14:paraId="69AE3768" w14:textId="77777777" w:rsidR="005C226F" w:rsidRPr="005C226F" w:rsidRDefault="005C226F" w:rsidP="00F623A8">
          <w:pPr>
            <w:pStyle w:val="EndNoteBibliography"/>
            <w:spacing w:after="0" w:line="360" w:lineRule="auto"/>
            <w:ind w:left="720" w:hanging="720"/>
          </w:pPr>
          <w:r w:rsidRPr="005C226F">
            <w:t xml:space="preserve">Arani, B.M., Carpenter, S.R., Lahti, L., Van Nes, E.H. &amp; Scheffer, M. (2021) Exit time as a measure of ecological resilience. </w:t>
          </w:r>
          <w:r w:rsidRPr="005C226F">
            <w:rPr>
              <w:i/>
            </w:rPr>
            <w:t>Science,</w:t>
          </w:r>
          <w:r w:rsidRPr="005C226F">
            <w:t xml:space="preserve"> </w:t>
          </w:r>
          <w:r w:rsidRPr="005C226F">
            <w:rPr>
              <w:b/>
            </w:rPr>
            <w:t>372,</w:t>
          </w:r>
          <w:r w:rsidRPr="005C226F">
            <w:t xml:space="preserve"> eaay4895.</w:t>
          </w:r>
        </w:p>
        <w:p w14:paraId="568F028E" w14:textId="77777777" w:rsidR="005C226F" w:rsidRPr="005C226F" w:rsidRDefault="005C226F" w:rsidP="00F623A8">
          <w:pPr>
            <w:pStyle w:val="EndNoteBibliography"/>
            <w:spacing w:after="0" w:line="360" w:lineRule="auto"/>
            <w:ind w:left="720" w:hanging="720"/>
          </w:pPr>
          <w:r w:rsidRPr="005C226F">
            <w:t xml:space="preserve">Bakshi, G. &amp; Ju, N.J.T.J.o.B. (2005) A Refinement to Aït‐Sahalia's (2002)“Maximum Likelihood Estimation of Discretely Sampled Diffusions: A Closed‐Form Approximation Approach”. </w:t>
          </w:r>
          <w:r w:rsidRPr="005C226F">
            <w:rPr>
              <w:b/>
            </w:rPr>
            <w:t>78,</w:t>
          </w:r>
          <w:r w:rsidRPr="005C226F">
            <w:t xml:space="preserve"> 2037-2052.</w:t>
          </w:r>
        </w:p>
        <w:p w14:paraId="10C6EF4A" w14:textId="77777777" w:rsidR="005C226F" w:rsidRPr="005C226F" w:rsidRDefault="005C226F" w:rsidP="00F623A8">
          <w:pPr>
            <w:pStyle w:val="EndNoteBibliography"/>
            <w:spacing w:after="0" w:line="360" w:lineRule="auto"/>
            <w:ind w:left="720" w:hanging="720"/>
          </w:pPr>
          <w:r w:rsidRPr="005C226F">
            <w:t xml:space="preserve">Bandi, F.M. &amp; Phillips, P.C. (2003) Fully nonparametric estimation of scalar diffusion models. </w:t>
          </w:r>
          <w:r w:rsidRPr="005C226F">
            <w:rPr>
              <w:i/>
            </w:rPr>
            <w:t>Econometrica,</w:t>
          </w:r>
          <w:r w:rsidRPr="005C226F">
            <w:t xml:space="preserve"> </w:t>
          </w:r>
          <w:r w:rsidRPr="005C226F">
            <w:rPr>
              <w:b/>
            </w:rPr>
            <w:t>71,</w:t>
          </w:r>
          <w:r w:rsidRPr="005C226F">
            <w:t xml:space="preserve"> 241-283.</w:t>
          </w:r>
        </w:p>
        <w:p w14:paraId="088EBB9E" w14:textId="77777777" w:rsidR="005C226F" w:rsidRPr="005C226F" w:rsidRDefault="005C226F" w:rsidP="00F623A8">
          <w:pPr>
            <w:pStyle w:val="EndNoteBibliography"/>
            <w:spacing w:after="0" w:line="360" w:lineRule="auto"/>
            <w:ind w:left="720" w:hanging="720"/>
          </w:pPr>
          <w:r w:rsidRPr="005C226F">
            <w:t xml:space="preserve">Bolker, B.M., Gardner, B., Maunder, M., Berg, C.W., Brooks, M., Comita, L., Crone, E., Cubaynes, S., Davies, T. &amp; de Valpine, P. (2013) Strategies for fitting nonlinear ecological models in R, AD M odel B uilder, and BUGS. </w:t>
          </w:r>
          <w:r w:rsidRPr="005C226F">
            <w:rPr>
              <w:i/>
            </w:rPr>
            <w:t>Methods in Ecology and Evolution,</w:t>
          </w:r>
          <w:r w:rsidRPr="005C226F">
            <w:t xml:space="preserve"> </w:t>
          </w:r>
          <w:r w:rsidRPr="005C226F">
            <w:rPr>
              <w:b/>
            </w:rPr>
            <w:t>4,</w:t>
          </w:r>
          <w:r w:rsidRPr="005C226F">
            <w:t xml:space="preserve"> 501-512.</w:t>
          </w:r>
        </w:p>
        <w:p w14:paraId="687C4A31" w14:textId="77777777" w:rsidR="005C226F" w:rsidRPr="005C226F" w:rsidRDefault="005C226F" w:rsidP="00F623A8">
          <w:pPr>
            <w:pStyle w:val="EndNoteBibliography"/>
            <w:spacing w:after="0" w:line="360" w:lineRule="auto"/>
            <w:ind w:left="720" w:hanging="720"/>
          </w:pPr>
          <w:r w:rsidRPr="005C226F">
            <w:t xml:space="preserve">Box, G.E. &amp; Cox, D.R. (1964) An analysis of transformations. </w:t>
          </w:r>
          <w:r w:rsidRPr="005C226F">
            <w:rPr>
              <w:i/>
            </w:rPr>
            <w:t>Journal of the Royal Statistical Society Series B: Statistical Methodology,</w:t>
          </w:r>
          <w:r w:rsidRPr="005C226F">
            <w:t xml:space="preserve"> </w:t>
          </w:r>
          <w:r w:rsidRPr="005C226F">
            <w:rPr>
              <w:b/>
            </w:rPr>
            <w:t>26,</w:t>
          </w:r>
          <w:r w:rsidRPr="005C226F">
            <w:t xml:space="preserve"> 211-243.</w:t>
          </w:r>
        </w:p>
        <w:p w14:paraId="5C285BA8" w14:textId="77777777" w:rsidR="005C226F" w:rsidRPr="005C226F" w:rsidRDefault="005C226F" w:rsidP="00F623A8">
          <w:pPr>
            <w:pStyle w:val="EndNoteBibliography"/>
            <w:spacing w:after="0" w:line="360" w:lineRule="auto"/>
            <w:ind w:left="720" w:hanging="720"/>
          </w:pPr>
          <w:r w:rsidRPr="005C226F">
            <w:lastRenderedPageBreak/>
            <w:t xml:space="preserve">Carpenter, S.R., Arani, B.M., Hanson, P.C., Scheffer, M., Stanley, E.H. &amp; Van Nes, E. (2020) Stochastic dynamics of Cyanobacteria in long‐term high‐frequency observations of a eutrophic lake. </w:t>
          </w:r>
          <w:r w:rsidRPr="005C226F">
            <w:rPr>
              <w:i/>
            </w:rPr>
            <w:t>Limnology and Oceanography Letters,</w:t>
          </w:r>
          <w:r w:rsidRPr="005C226F">
            <w:t xml:space="preserve"> </w:t>
          </w:r>
          <w:r w:rsidRPr="005C226F">
            <w:rPr>
              <w:b/>
            </w:rPr>
            <w:t>5,</w:t>
          </w:r>
          <w:r w:rsidRPr="005C226F">
            <w:t xml:space="preserve"> 331-336.</w:t>
          </w:r>
        </w:p>
        <w:p w14:paraId="38A3A65A" w14:textId="77777777" w:rsidR="005C226F" w:rsidRPr="005C226F" w:rsidRDefault="005C226F" w:rsidP="00F623A8">
          <w:pPr>
            <w:pStyle w:val="EndNoteBibliography"/>
            <w:spacing w:after="0" w:line="360" w:lineRule="auto"/>
            <w:ind w:left="720" w:hanging="720"/>
          </w:pPr>
          <w:r w:rsidRPr="005C226F">
            <w:t xml:space="preserve">Connell, J.H. &amp; Sousa, W.P. (1983) On the evidence needed to judge ecological stability or persistence. </w:t>
          </w:r>
          <w:r w:rsidRPr="005C226F">
            <w:rPr>
              <w:i/>
            </w:rPr>
            <w:t>The American Naturalist,</w:t>
          </w:r>
          <w:r w:rsidRPr="005C226F">
            <w:t xml:space="preserve"> </w:t>
          </w:r>
          <w:r w:rsidRPr="005C226F">
            <w:rPr>
              <w:b/>
            </w:rPr>
            <w:t>121,</w:t>
          </w:r>
          <w:r w:rsidRPr="005C226F">
            <w:t xml:space="preserve"> 789-824.</w:t>
          </w:r>
        </w:p>
        <w:p w14:paraId="1178E059" w14:textId="77777777" w:rsidR="005C226F" w:rsidRPr="005C226F" w:rsidRDefault="005C226F" w:rsidP="00F623A8">
          <w:pPr>
            <w:pStyle w:val="EndNoteBibliography"/>
            <w:spacing w:after="0" w:line="360" w:lineRule="auto"/>
            <w:ind w:left="720" w:hanging="720"/>
          </w:pPr>
          <w:r w:rsidRPr="005C226F">
            <w:t xml:space="preserve">Dansgaard, W., Johnsen, S.J., Clausen, H.B., Dahl-Jensen, D., Gundestrup, N.S., Hammer, C.U., Hvidberg, C.S., Steffensen, J.P., Sveinbjörnsdottir, A. &amp; Jouzel, J. (1993) Evidence for general instability of past climate from a 250-kyr ice-core record. </w:t>
          </w:r>
          <w:r w:rsidRPr="005C226F">
            <w:rPr>
              <w:i/>
            </w:rPr>
            <w:t>Nature,</w:t>
          </w:r>
          <w:r w:rsidRPr="005C226F">
            <w:t xml:space="preserve"> </w:t>
          </w:r>
          <w:r w:rsidRPr="005C226F">
            <w:rPr>
              <w:b/>
            </w:rPr>
            <w:t>364,</w:t>
          </w:r>
          <w:r w:rsidRPr="005C226F">
            <w:t xml:space="preserve"> 218-220.</w:t>
          </w:r>
        </w:p>
        <w:p w14:paraId="672D9CA3" w14:textId="77777777" w:rsidR="005C226F" w:rsidRPr="005C226F" w:rsidRDefault="005C226F" w:rsidP="00F623A8">
          <w:pPr>
            <w:pStyle w:val="EndNoteBibliography"/>
            <w:spacing w:after="0" w:line="360" w:lineRule="auto"/>
            <w:ind w:left="720" w:hanging="720"/>
          </w:pPr>
          <w:r w:rsidRPr="005C226F">
            <w:t xml:space="preserve">Ditlevsen, P.D. (1999) Observation of α‐stable noise induced millennial climate changes from an ice‐core record. </w:t>
          </w:r>
          <w:r w:rsidRPr="005C226F">
            <w:rPr>
              <w:i/>
            </w:rPr>
            <w:t>Geophysical Research Letters,</w:t>
          </w:r>
          <w:r w:rsidRPr="005C226F">
            <w:t xml:space="preserve"> </w:t>
          </w:r>
          <w:r w:rsidRPr="005C226F">
            <w:rPr>
              <w:b/>
            </w:rPr>
            <w:t>26,</w:t>
          </w:r>
          <w:r w:rsidRPr="005C226F">
            <w:t xml:space="preserve"> 1441-1444.</w:t>
          </w:r>
        </w:p>
        <w:p w14:paraId="0CDB1965" w14:textId="77777777" w:rsidR="005C226F" w:rsidRPr="005C226F" w:rsidRDefault="005C226F" w:rsidP="00F623A8">
          <w:pPr>
            <w:pStyle w:val="EndNoteBibliography"/>
            <w:spacing w:after="0" w:line="360" w:lineRule="auto"/>
            <w:ind w:left="720" w:hanging="720"/>
          </w:pPr>
          <w:r w:rsidRPr="005C226F">
            <w:t xml:space="preserve">Friedrich, R., Peinke, J., Sahimi, M. &amp; Tabar, M.R.R.J.P.R. (2011) Approaching complexity by stochastic methods: From biological systems to turbulence. </w:t>
          </w:r>
          <w:r w:rsidRPr="005C226F">
            <w:rPr>
              <w:b/>
            </w:rPr>
            <w:t>506,</w:t>
          </w:r>
          <w:r w:rsidRPr="005C226F">
            <w:t xml:space="preserve"> 87-162.</w:t>
          </w:r>
        </w:p>
        <w:p w14:paraId="1647641B" w14:textId="77777777" w:rsidR="005C226F" w:rsidRPr="005C226F" w:rsidRDefault="005C226F" w:rsidP="00F623A8">
          <w:pPr>
            <w:pStyle w:val="EndNoteBibliography"/>
            <w:spacing w:after="0" w:line="360" w:lineRule="auto"/>
            <w:ind w:left="720" w:hanging="720"/>
          </w:pPr>
          <w:r w:rsidRPr="005C226F">
            <w:t xml:space="preserve">Hilborn, R. &amp; Mangel, M. (2013) </w:t>
          </w:r>
          <w:r w:rsidRPr="005C226F">
            <w:rPr>
              <w:i/>
            </w:rPr>
            <w:t>The ecological detective: confronting models with data (MPB-28)</w:t>
          </w:r>
          <w:r w:rsidRPr="005C226F">
            <w:t>. Princeton University Press.</w:t>
          </w:r>
        </w:p>
        <w:p w14:paraId="467FD2A3" w14:textId="319327A4" w:rsidR="005C226F" w:rsidRDefault="005C226F" w:rsidP="00F623A8">
          <w:pPr>
            <w:pStyle w:val="EndNoteBibliography"/>
            <w:spacing w:after="0" w:line="360" w:lineRule="auto"/>
            <w:ind w:left="720" w:hanging="720"/>
          </w:pPr>
          <w:r w:rsidRPr="005C226F">
            <w:t>Magnuson, J.J., Carpenter, S.R. &amp; Stanley, E.H. (2023) North Temperate Lakes LTER: High Frequency Data: Meteorological, Dissolved Oxygen, Chlorophyll, Phycocyanin-Lake Mendota Buoy 2006-current.</w:t>
          </w:r>
        </w:p>
        <w:p w14:paraId="75647CD7" w14:textId="2B164223" w:rsidR="00D34841" w:rsidRPr="005C226F" w:rsidRDefault="00D34841" w:rsidP="00F623A8">
          <w:pPr>
            <w:pStyle w:val="EndNoteBibliography"/>
            <w:spacing w:after="0" w:line="360" w:lineRule="auto"/>
            <w:ind w:left="720" w:hanging="720"/>
          </w:pPr>
          <w:r w:rsidRPr="00106B72">
            <w:rPr>
              <w:rFonts w:ascii="Times New Roman" w:hAnsi="Times New Roman" w:cs="Times New Roman"/>
            </w:rPr>
            <w:t>https://doi.org/10.6073/pasta/fc8bd96677405945024ad708003be1fc</w:t>
          </w:r>
        </w:p>
        <w:p w14:paraId="2BD74803" w14:textId="77777777" w:rsidR="005C226F" w:rsidRPr="005C226F" w:rsidRDefault="005C226F" w:rsidP="00F623A8">
          <w:pPr>
            <w:pStyle w:val="EndNoteBibliography"/>
            <w:spacing w:after="0" w:line="360" w:lineRule="auto"/>
            <w:ind w:left="720" w:hanging="720"/>
          </w:pPr>
          <w:r w:rsidRPr="005C226F">
            <w:t xml:space="preserve">May, R.M. (1977) Thresholds and breakpoints in ecosystems with a multiplicity of stable states. </w:t>
          </w:r>
          <w:r w:rsidRPr="005C226F">
            <w:rPr>
              <w:i/>
            </w:rPr>
            <w:t>Nature,</w:t>
          </w:r>
          <w:r w:rsidRPr="005C226F">
            <w:t xml:space="preserve"> </w:t>
          </w:r>
          <w:r w:rsidRPr="005C226F">
            <w:rPr>
              <w:b/>
            </w:rPr>
            <w:t>269,</w:t>
          </w:r>
          <w:r w:rsidRPr="005C226F">
            <w:t xml:space="preserve"> 471-477.</w:t>
          </w:r>
        </w:p>
        <w:p w14:paraId="798B8203" w14:textId="77777777" w:rsidR="005C226F" w:rsidRPr="005C226F" w:rsidRDefault="005C226F" w:rsidP="00F623A8">
          <w:pPr>
            <w:pStyle w:val="EndNoteBibliography"/>
            <w:spacing w:after="0" w:line="360" w:lineRule="auto"/>
            <w:ind w:left="720" w:hanging="720"/>
          </w:pPr>
          <w:r w:rsidRPr="005C226F">
            <w:t>Rinn, P., Lind, P.G., Wächter, M. &amp; Peinke, J.J.a.p.a. (2016) The Langevin Approach: An R Package for Modeling Markov Processes.</w:t>
          </w:r>
        </w:p>
        <w:p w14:paraId="5A535F33" w14:textId="77777777" w:rsidR="005C226F" w:rsidRPr="005C226F" w:rsidRDefault="005C226F" w:rsidP="00F623A8">
          <w:pPr>
            <w:pStyle w:val="EndNoteBibliography"/>
            <w:spacing w:after="0" w:line="360" w:lineRule="auto"/>
            <w:ind w:left="720" w:hanging="720"/>
          </w:pPr>
          <w:r w:rsidRPr="005C226F">
            <w:t xml:space="preserve">Scheffer, M. (2009) </w:t>
          </w:r>
          <w:r w:rsidRPr="005C226F">
            <w:rPr>
              <w:i/>
            </w:rPr>
            <w:t>Critical transitions in nature and society</w:t>
          </w:r>
          <w:r w:rsidRPr="005C226F">
            <w:t>. Princeton University Press.</w:t>
          </w:r>
        </w:p>
        <w:p w14:paraId="407DE51D" w14:textId="77777777" w:rsidR="005C226F" w:rsidRPr="005C226F" w:rsidRDefault="005C226F" w:rsidP="00F623A8">
          <w:pPr>
            <w:pStyle w:val="EndNoteBibliography"/>
            <w:spacing w:after="0" w:line="360" w:lineRule="auto"/>
            <w:ind w:left="720" w:hanging="720"/>
          </w:pPr>
          <w:r w:rsidRPr="005C226F">
            <w:t xml:space="preserve">Scheffer, M., Carpenter, S., Foley, J.A., Folke, C. &amp; Walker, B.J.N. (2001) Catastrophic shifts in ecosystems. </w:t>
          </w:r>
          <w:r w:rsidRPr="005C226F">
            <w:rPr>
              <w:b/>
            </w:rPr>
            <w:t>413,</w:t>
          </w:r>
          <w:r w:rsidRPr="005C226F">
            <w:t xml:space="preserve"> 591.</w:t>
          </w:r>
        </w:p>
        <w:p w14:paraId="6DE10959" w14:textId="77777777" w:rsidR="005C226F" w:rsidRPr="005C226F" w:rsidRDefault="005C226F" w:rsidP="00F623A8">
          <w:pPr>
            <w:pStyle w:val="EndNoteBibliography"/>
            <w:spacing w:line="360" w:lineRule="auto"/>
            <w:ind w:left="720" w:hanging="720"/>
          </w:pPr>
          <w:r w:rsidRPr="005C226F">
            <w:t xml:space="preserve">Siegert, S. &amp; Friedrich, R.J.P.R.E. (2001) Modeling of nonlinear Lévy processes by data analysis. </w:t>
          </w:r>
          <w:r w:rsidRPr="005C226F">
            <w:rPr>
              <w:b/>
            </w:rPr>
            <w:t>64,</w:t>
          </w:r>
          <w:r w:rsidRPr="005C226F">
            <w:t xml:space="preserve"> 041107.</w:t>
          </w:r>
        </w:p>
        <w:p w14:paraId="548DB0EC" w14:textId="38CB64A6" w:rsidR="001F7B8B" w:rsidRPr="005F7523" w:rsidRDefault="001F7B8B" w:rsidP="00F623A8">
          <w:pPr>
            <w:spacing w:line="360" w:lineRule="auto"/>
            <w:jc w:val="both"/>
            <w:rPr>
              <w:rFonts w:ascii="Times New Roman" w:hAnsi="Times New Roman" w:cs="Times New Roman"/>
            </w:rPr>
          </w:pPr>
          <w:r>
            <w:rPr>
              <w:rFonts w:ascii="Times New Roman" w:hAnsi="Times New Roman" w:cs="Times New Roman"/>
            </w:rPr>
            <w:fldChar w:fldCharType="end"/>
          </w:r>
        </w:p>
        <w:sdt>
          <w:sdtPr>
            <w:id w:val="-573587230"/>
            <w:showingPlcHdr/>
            <w:bibliography/>
          </w:sdtPr>
          <w:sdtEndPr/>
          <w:sdtContent>
            <w:p w14:paraId="16917749" w14:textId="25C3454C" w:rsidR="001F7B8B" w:rsidRDefault="001F7B8B" w:rsidP="00F623A8">
              <w:pPr>
                <w:spacing w:line="360" w:lineRule="auto"/>
              </w:pPr>
              <w:r>
                <w:t xml:space="preserve">     </w:t>
              </w:r>
            </w:p>
          </w:sdtContent>
        </w:sdt>
      </w:sdtContent>
    </w:sdt>
    <w:p w14:paraId="544560DB" w14:textId="58DE536C" w:rsidR="00A6661C" w:rsidRDefault="00A6661C" w:rsidP="00F623A8">
      <w:pPr>
        <w:spacing w:line="360" w:lineRule="auto"/>
        <w:jc w:val="both"/>
        <w:rPr>
          <w:ins w:id="59" w:author="M. Shojaei Arani" w:date="2024-05-30T10:53:00Z"/>
          <w:rFonts w:ascii="Times New Roman" w:hAnsi="Times New Roman" w:cs="Times New Roman"/>
          <w:b/>
          <w:bCs/>
          <w:sz w:val="24"/>
          <w:szCs w:val="24"/>
        </w:rPr>
      </w:pPr>
    </w:p>
    <w:p w14:paraId="64332BBA" w14:textId="1A216214" w:rsidR="00907C1A" w:rsidRDefault="00907C1A" w:rsidP="00F623A8">
      <w:pPr>
        <w:spacing w:line="360" w:lineRule="auto"/>
        <w:jc w:val="both"/>
        <w:rPr>
          <w:ins w:id="60" w:author="M. Shojaei Arani" w:date="2024-05-30T10:53:00Z"/>
          <w:rFonts w:ascii="Times New Roman" w:hAnsi="Times New Roman" w:cs="Times New Roman"/>
          <w:b/>
          <w:bCs/>
          <w:sz w:val="24"/>
          <w:szCs w:val="24"/>
        </w:rPr>
      </w:pPr>
    </w:p>
    <w:p w14:paraId="0DBC5523" w14:textId="0D1AD837" w:rsidR="00907C1A" w:rsidRDefault="00907C1A" w:rsidP="00F623A8">
      <w:pPr>
        <w:spacing w:line="360" w:lineRule="auto"/>
        <w:jc w:val="both"/>
        <w:rPr>
          <w:ins w:id="61" w:author="M. Shojaei Arani" w:date="2024-05-30T10:53:00Z"/>
          <w:rFonts w:ascii="Times New Roman" w:hAnsi="Times New Roman" w:cs="Times New Roman"/>
          <w:b/>
          <w:bCs/>
          <w:sz w:val="24"/>
          <w:szCs w:val="24"/>
        </w:rPr>
      </w:pPr>
    </w:p>
    <w:p w14:paraId="70EBCE6C" w14:textId="77777777" w:rsidR="00907C1A" w:rsidRPr="00551CEF" w:rsidRDefault="00907C1A" w:rsidP="00907C1A">
      <w:pPr>
        <w:spacing w:line="360" w:lineRule="auto"/>
        <w:jc w:val="center"/>
        <w:rPr>
          <w:ins w:id="62" w:author="M. Shojaei Arani" w:date="2024-05-30T10:53:00Z"/>
          <w:rFonts w:ascii="Times New Roman" w:hAnsi="Times New Roman" w:cs="Times New Roman"/>
          <w:b/>
          <w:sz w:val="28"/>
          <w:szCs w:val="28"/>
        </w:rPr>
      </w:pPr>
      <w:ins w:id="63" w:author="M. Shojaei Arani" w:date="2024-05-30T10:53:00Z">
        <w:r w:rsidRPr="00551CEF">
          <w:rPr>
            <w:rFonts w:ascii="Times New Roman" w:hAnsi="Times New Roman" w:cs="Times New Roman"/>
            <w:b/>
            <w:sz w:val="28"/>
            <w:szCs w:val="28"/>
          </w:rPr>
          <w:lastRenderedPageBreak/>
          <w:t xml:space="preserve">Supplementary material for </w:t>
        </w:r>
      </w:ins>
    </w:p>
    <w:p w14:paraId="215AF81A" w14:textId="77777777" w:rsidR="00907C1A" w:rsidRDefault="00907C1A" w:rsidP="00907C1A">
      <w:pPr>
        <w:spacing w:after="360" w:line="360" w:lineRule="auto"/>
        <w:rPr>
          <w:ins w:id="64" w:author="M. Shojaei Arani" w:date="2024-05-30T10:53:00Z"/>
          <w:rFonts w:ascii="Times New Roman" w:hAnsi="Times New Roman" w:cs="Times New Roman"/>
          <w:b/>
          <w:bCs/>
          <w:sz w:val="28"/>
          <w:szCs w:val="28"/>
        </w:rPr>
      </w:pPr>
      <w:ins w:id="65" w:author="M. Shojaei Arani" w:date="2024-05-30T10:53:00Z">
        <w:r>
          <w:rPr>
            <w:rFonts w:ascii="Times New Roman" w:hAnsi="Times New Roman" w:cs="Times New Roman"/>
            <w:b/>
            <w:bCs/>
            <w:sz w:val="28"/>
            <w:szCs w:val="28"/>
          </w:rPr>
          <w:t>Reconstructing Langevin systems from high and low-resolution time series using Euler and Hermite reconstructions</w:t>
        </w:r>
      </w:ins>
    </w:p>
    <w:p w14:paraId="3B4915DF" w14:textId="77777777" w:rsidR="00907C1A" w:rsidRDefault="00907C1A" w:rsidP="00907C1A">
      <w:pPr>
        <w:spacing w:after="120" w:line="360" w:lineRule="auto"/>
        <w:rPr>
          <w:ins w:id="66" w:author="M. Shojaei Arani" w:date="2024-05-30T10:53:00Z"/>
          <w:rFonts w:ascii="Times New Roman" w:hAnsi="Times New Roman" w:cs="Times New Roman"/>
          <w:b/>
          <w:bCs/>
          <w:sz w:val="24"/>
          <w:szCs w:val="24"/>
        </w:rPr>
      </w:pPr>
      <w:ins w:id="67" w:author="M. Shojaei Arani" w:date="2024-05-30T10:53:00Z">
        <w:r w:rsidRPr="00E83A68">
          <w:rPr>
            <w:rFonts w:ascii="Times New Roman" w:hAnsi="Times New Roman" w:cs="Times New Roman"/>
            <w:b/>
            <w:bCs/>
            <w:sz w:val="24"/>
            <w:szCs w:val="24"/>
          </w:rPr>
          <w:t>A brief on the appendices</w:t>
        </w:r>
      </w:ins>
    </w:p>
    <w:p w14:paraId="7DD8DB35" w14:textId="77777777" w:rsidR="00907C1A" w:rsidRPr="002403AA" w:rsidRDefault="00907C1A" w:rsidP="00907C1A">
      <w:pPr>
        <w:spacing w:after="120" w:line="360" w:lineRule="auto"/>
        <w:jc w:val="both"/>
        <w:rPr>
          <w:ins w:id="68" w:author="M. Shojaei Arani" w:date="2024-05-30T10:53:00Z"/>
          <w:rFonts w:ascii="Times New Roman" w:hAnsi="Times New Roman" w:cs="Times New Roman"/>
        </w:rPr>
      </w:pPr>
      <w:ins w:id="69" w:author="M. Shojaei Arani" w:date="2024-05-30T10:53:00Z">
        <w:r w:rsidRPr="002403AA">
          <w:rPr>
            <w:rFonts w:ascii="Times New Roman" w:hAnsi="Times New Roman" w:cs="Times New Roman"/>
            <w:b/>
            <w:bCs/>
          </w:rPr>
          <w:t>Appendix A</w:t>
        </w:r>
        <w:r w:rsidRPr="002403AA">
          <w:rPr>
            <w:rFonts w:ascii="Times New Roman" w:hAnsi="Times New Roman" w:cs="Times New Roman"/>
          </w:rPr>
          <w:t xml:space="preserve"> discusses the concept of the </w:t>
        </w:r>
        <w:r>
          <w:rPr>
            <w:rFonts w:ascii="Times New Roman" w:hAnsi="Times New Roman" w:cs="Times New Roman"/>
          </w:rPr>
          <w:t>‘</w:t>
        </w:r>
        <w:r w:rsidRPr="002403AA">
          <w:rPr>
            <w:rFonts w:ascii="Times New Roman" w:hAnsi="Times New Roman" w:cs="Times New Roman"/>
          </w:rPr>
          <w:t>relaxation</w:t>
        </w:r>
        <w:r>
          <w:rPr>
            <w:rFonts w:ascii="Times New Roman" w:hAnsi="Times New Roman" w:cs="Times New Roman"/>
          </w:rPr>
          <w:t>’</w:t>
        </w:r>
        <w:r w:rsidRPr="002403AA">
          <w:rPr>
            <w:rFonts w:ascii="Times New Roman" w:hAnsi="Times New Roman" w:cs="Times New Roman"/>
          </w:rPr>
          <w:t xml:space="preserve"> time scale, a valuable metric for approximating data resolution before fitting a Langevin model. This metric aids in categorizing data into </w:t>
        </w:r>
        <w:r>
          <w:rPr>
            <w:rFonts w:ascii="Times New Roman" w:hAnsi="Times New Roman" w:cs="Times New Roman"/>
          </w:rPr>
          <w:t>’</w:t>
        </w:r>
        <w:r w:rsidRPr="002403AA">
          <w:rPr>
            <w:rFonts w:ascii="Times New Roman" w:hAnsi="Times New Roman" w:cs="Times New Roman"/>
          </w:rPr>
          <w:t>low</w:t>
        </w:r>
        <w:r>
          <w:rPr>
            <w:rFonts w:ascii="Times New Roman" w:hAnsi="Times New Roman" w:cs="Times New Roman"/>
          </w:rPr>
          <w:t>’</w:t>
        </w:r>
        <w:r w:rsidRPr="002403AA">
          <w:rPr>
            <w:rFonts w:ascii="Times New Roman" w:hAnsi="Times New Roman" w:cs="Times New Roman"/>
          </w:rPr>
          <w:t xml:space="preserve"> and </w:t>
        </w:r>
        <w:r>
          <w:rPr>
            <w:rFonts w:ascii="Times New Roman" w:hAnsi="Times New Roman" w:cs="Times New Roman"/>
          </w:rPr>
          <w:t>’</w:t>
        </w:r>
        <w:r w:rsidRPr="002403AA">
          <w:rPr>
            <w:rFonts w:ascii="Times New Roman" w:hAnsi="Times New Roman" w:cs="Times New Roman"/>
          </w:rPr>
          <w:t>high</w:t>
        </w:r>
        <w:r>
          <w:rPr>
            <w:rFonts w:ascii="Times New Roman" w:hAnsi="Times New Roman" w:cs="Times New Roman"/>
          </w:rPr>
          <w:t>’</w:t>
        </w:r>
        <w:r w:rsidRPr="002403AA">
          <w:rPr>
            <w:rFonts w:ascii="Times New Roman" w:hAnsi="Times New Roman" w:cs="Times New Roman"/>
          </w:rPr>
          <w:t xml:space="preserve"> resolutions, providing essential insights into the feasibility of data reconstruction and the choice of suitable reconstruction algorithms.</w:t>
        </w:r>
      </w:ins>
    </w:p>
    <w:p w14:paraId="035E803C" w14:textId="77777777" w:rsidR="00907C1A" w:rsidRPr="002403AA" w:rsidRDefault="00907C1A" w:rsidP="00907C1A">
      <w:pPr>
        <w:spacing w:after="120" w:line="360" w:lineRule="auto"/>
        <w:jc w:val="both"/>
        <w:rPr>
          <w:ins w:id="70" w:author="M. Shojaei Arani" w:date="2024-05-30T10:53:00Z"/>
          <w:rFonts w:ascii="Times New Roman" w:hAnsi="Times New Roman" w:cs="Times New Roman"/>
        </w:rPr>
      </w:pPr>
      <w:ins w:id="71" w:author="M. Shojaei Arani" w:date="2024-05-30T10:53:00Z">
        <w:r w:rsidRPr="002403AA">
          <w:rPr>
            <w:rFonts w:ascii="Times New Roman" w:hAnsi="Times New Roman" w:cs="Times New Roman"/>
            <w:b/>
            <w:bCs/>
          </w:rPr>
          <w:t>Appendix B</w:t>
        </w:r>
        <w:r w:rsidRPr="002403AA">
          <w:rPr>
            <w:rFonts w:ascii="Times New Roman" w:hAnsi="Times New Roman" w:cs="Times New Roman"/>
          </w:rPr>
          <w:t xml:space="preserve"> delves into two additional data requirements: data stationarity and data </w:t>
        </w:r>
        <w:proofErr w:type="spellStart"/>
        <w:r w:rsidRPr="002403AA">
          <w:rPr>
            <w:rFonts w:ascii="Times New Roman" w:hAnsi="Times New Roman" w:cs="Times New Roman"/>
          </w:rPr>
          <w:t>Marcovicity</w:t>
        </w:r>
        <w:proofErr w:type="spellEnd"/>
        <w:r w:rsidRPr="002403AA">
          <w:rPr>
            <w:rFonts w:ascii="Times New Roman" w:hAnsi="Times New Roman" w:cs="Times New Roman"/>
          </w:rPr>
          <w:t>, offering guidance on addressing violations of these prerequisites.</w:t>
        </w:r>
      </w:ins>
    </w:p>
    <w:p w14:paraId="5B6A3A90" w14:textId="77777777" w:rsidR="00907C1A" w:rsidRDefault="00907C1A" w:rsidP="00907C1A">
      <w:pPr>
        <w:spacing w:after="120" w:line="360" w:lineRule="auto"/>
        <w:jc w:val="both"/>
        <w:rPr>
          <w:ins w:id="72" w:author="M. Shojaei Arani" w:date="2024-05-30T10:53:00Z"/>
          <w:rFonts w:ascii="Times New Roman" w:hAnsi="Times New Roman" w:cs="Times New Roman"/>
        </w:rPr>
      </w:pPr>
      <w:ins w:id="73" w:author="M. Shojaei Arani" w:date="2024-05-30T10:53:00Z">
        <w:r w:rsidRPr="002403AA">
          <w:rPr>
            <w:rFonts w:ascii="Times New Roman" w:hAnsi="Times New Roman" w:cs="Times New Roman"/>
            <w:b/>
            <w:bCs/>
          </w:rPr>
          <w:t>Appendix C</w:t>
        </w:r>
        <w:r w:rsidRPr="002403AA">
          <w:rPr>
            <w:rFonts w:ascii="Times New Roman" w:hAnsi="Times New Roman" w:cs="Times New Roman"/>
          </w:rPr>
          <w:t xml:space="preserve"> provides a concise overview of applying maximum likelihood estimation (MLE) for model parameter estimation within Langevin systems.</w:t>
        </w:r>
      </w:ins>
    </w:p>
    <w:p w14:paraId="15558C11" w14:textId="77777777" w:rsidR="00907C1A" w:rsidRPr="002403AA" w:rsidRDefault="00907C1A" w:rsidP="00907C1A">
      <w:pPr>
        <w:spacing w:after="120" w:line="360" w:lineRule="auto"/>
        <w:jc w:val="both"/>
        <w:rPr>
          <w:ins w:id="74" w:author="M. Shojaei Arani" w:date="2024-05-30T10:53:00Z"/>
          <w:rFonts w:ascii="Times New Roman" w:hAnsi="Times New Roman" w:cs="Times New Roman"/>
        </w:rPr>
      </w:pPr>
      <w:ins w:id="75" w:author="M. Shojaei Arani" w:date="2024-05-30T10:53:00Z">
        <w:r w:rsidRPr="002403AA">
          <w:rPr>
            <w:rFonts w:ascii="Times New Roman" w:hAnsi="Times New Roman" w:cs="Times New Roman"/>
            <w:b/>
            <w:bCs/>
          </w:rPr>
          <w:t>Appendix D</w:t>
        </w:r>
        <w:r w:rsidRPr="002403AA">
          <w:rPr>
            <w:rFonts w:ascii="Times New Roman" w:hAnsi="Times New Roman" w:cs="Times New Roman"/>
          </w:rPr>
          <w:t xml:space="preserve"> outlines a quasi-MLE approach </w:t>
        </w:r>
        <w:r>
          <w:rPr>
            <w:rFonts w:ascii="Times New Roman" w:hAnsi="Times New Roman" w:cs="Times New Roman"/>
          </w:rPr>
          <w:t xml:space="preserve">we </w:t>
        </w:r>
        <w:r w:rsidRPr="002403AA">
          <w:rPr>
            <w:rFonts w:ascii="Times New Roman" w:hAnsi="Times New Roman" w:cs="Times New Roman"/>
          </w:rPr>
          <w:t xml:space="preserve">term the </w:t>
        </w:r>
        <w:r>
          <w:rPr>
            <w:rFonts w:ascii="Times New Roman" w:hAnsi="Times New Roman" w:cs="Times New Roman"/>
          </w:rPr>
          <w:t>‘</w:t>
        </w:r>
        <w:r w:rsidRPr="002403AA">
          <w:rPr>
            <w:rFonts w:ascii="Times New Roman" w:hAnsi="Times New Roman" w:cs="Times New Roman"/>
          </w:rPr>
          <w:t xml:space="preserve">Euler </w:t>
        </w:r>
        <w:r>
          <w:rPr>
            <w:rFonts w:ascii="Times New Roman" w:hAnsi="Times New Roman" w:cs="Times New Roman"/>
          </w:rPr>
          <w:t>reconstruction’</w:t>
        </w:r>
        <w:r w:rsidRPr="002403AA">
          <w:rPr>
            <w:rFonts w:ascii="Times New Roman" w:hAnsi="Times New Roman" w:cs="Times New Roman"/>
          </w:rPr>
          <w:t xml:space="preserve"> cautioned against for datasets with low resolution.</w:t>
        </w:r>
      </w:ins>
    </w:p>
    <w:p w14:paraId="0DEB3548" w14:textId="77777777" w:rsidR="00907C1A" w:rsidRPr="002403AA" w:rsidRDefault="00907C1A" w:rsidP="00907C1A">
      <w:pPr>
        <w:spacing w:after="120" w:line="360" w:lineRule="auto"/>
        <w:rPr>
          <w:ins w:id="76" w:author="M. Shojaei Arani" w:date="2024-05-30T10:53:00Z"/>
          <w:rFonts w:ascii="Times New Roman" w:hAnsi="Times New Roman" w:cs="Times New Roman"/>
        </w:rPr>
      </w:pPr>
      <w:ins w:id="77" w:author="M. Shojaei Arani" w:date="2024-05-30T10:53:00Z">
        <w:r w:rsidRPr="00024BFF">
          <w:rPr>
            <w:rFonts w:ascii="Times New Roman" w:hAnsi="Times New Roman" w:cs="Times New Roman"/>
            <w:b/>
            <w:bCs/>
          </w:rPr>
          <w:t>Appendix E</w:t>
        </w:r>
        <w:r w:rsidRPr="002403AA">
          <w:rPr>
            <w:rFonts w:ascii="Times New Roman" w:hAnsi="Times New Roman" w:cs="Times New Roman"/>
          </w:rPr>
          <w:t xml:space="preserve"> introduces a</w:t>
        </w:r>
        <w:r>
          <w:rPr>
            <w:rFonts w:ascii="Times New Roman" w:hAnsi="Times New Roman" w:cs="Times New Roman"/>
          </w:rPr>
          <w:t xml:space="preserve"> much more accurate but also more expensive</w:t>
        </w:r>
        <w:r w:rsidRPr="002403AA">
          <w:rPr>
            <w:rFonts w:ascii="Times New Roman" w:hAnsi="Times New Roman" w:cs="Times New Roman"/>
          </w:rPr>
          <w:t xml:space="preserve"> quasi-MLE method pioneered by </w:t>
        </w:r>
        <w:proofErr w:type="spellStart"/>
        <w:r w:rsidRPr="002403AA">
          <w:rPr>
            <w:rFonts w:ascii="Times New Roman" w:hAnsi="Times New Roman" w:cs="Times New Roman"/>
          </w:rPr>
          <w:t>Aït-Sahalia</w:t>
        </w:r>
        <w:proofErr w:type="spellEnd"/>
        <w:r w:rsidRPr="002403AA">
          <w:rPr>
            <w:rFonts w:ascii="Times New Roman" w:hAnsi="Times New Roman" w:cs="Times New Roman"/>
          </w:rPr>
          <w:t xml:space="preserve">, </w:t>
        </w:r>
        <w:r>
          <w:rPr>
            <w:rFonts w:ascii="Times New Roman" w:hAnsi="Times New Roman" w:cs="Times New Roman"/>
          </w:rPr>
          <w:t xml:space="preserve">we </w:t>
        </w:r>
        <w:r w:rsidRPr="002403AA">
          <w:rPr>
            <w:rFonts w:ascii="Times New Roman" w:hAnsi="Times New Roman" w:cs="Times New Roman"/>
          </w:rPr>
          <w:t xml:space="preserve">term </w:t>
        </w:r>
        <w:r>
          <w:rPr>
            <w:rFonts w:ascii="Times New Roman" w:hAnsi="Times New Roman" w:cs="Times New Roman"/>
          </w:rPr>
          <w:t>’</w:t>
        </w:r>
        <w:r w:rsidRPr="002403AA">
          <w:rPr>
            <w:rFonts w:ascii="Times New Roman" w:hAnsi="Times New Roman" w:cs="Times New Roman"/>
          </w:rPr>
          <w:t>Hermite reconstruction</w:t>
        </w:r>
        <w:r>
          <w:rPr>
            <w:rFonts w:ascii="Times New Roman" w:hAnsi="Times New Roman" w:cs="Times New Roman"/>
          </w:rPr>
          <w:t>’</w:t>
        </w:r>
        <w:r w:rsidRPr="002403AA">
          <w:rPr>
            <w:rFonts w:ascii="Times New Roman" w:hAnsi="Times New Roman" w:cs="Times New Roman"/>
          </w:rPr>
          <w:t xml:space="preserve"> recommended for datasets with lower resolution</w:t>
        </w:r>
        <w:r>
          <w:rPr>
            <w:rFonts w:ascii="Times New Roman" w:hAnsi="Times New Roman" w:cs="Times New Roman"/>
          </w:rPr>
          <w:t>s</w:t>
        </w:r>
        <w:r w:rsidRPr="002403AA">
          <w:rPr>
            <w:rFonts w:ascii="Times New Roman" w:hAnsi="Times New Roman" w:cs="Times New Roman"/>
          </w:rPr>
          <w:t>.</w:t>
        </w:r>
      </w:ins>
    </w:p>
    <w:p w14:paraId="1367BB1D" w14:textId="77777777" w:rsidR="00907C1A" w:rsidRPr="002403AA" w:rsidRDefault="00907C1A" w:rsidP="00907C1A">
      <w:pPr>
        <w:spacing w:after="120" w:line="360" w:lineRule="auto"/>
        <w:jc w:val="both"/>
        <w:rPr>
          <w:ins w:id="78" w:author="M. Shojaei Arani" w:date="2024-05-30T10:53:00Z"/>
          <w:rFonts w:ascii="Times New Roman" w:hAnsi="Times New Roman" w:cs="Times New Roman"/>
        </w:rPr>
      </w:pPr>
      <w:ins w:id="79" w:author="M. Shojaei Arani" w:date="2024-05-30T10:53:00Z">
        <w:r w:rsidRPr="009926F7">
          <w:rPr>
            <w:rFonts w:ascii="Times New Roman" w:hAnsi="Times New Roman" w:cs="Times New Roman"/>
            <w:b/>
            <w:bCs/>
          </w:rPr>
          <w:t>Appendix F</w:t>
        </w:r>
        <w:r w:rsidRPr="002403AA">
          <w:rPr>
            <w:rFonts w:ascii="Times New Roman" w:hAnsi="Times New Roman" w:cs="Times New Roman"/>
          </w:rPr>
          <w:t xml:space="preserve"> presents a refined version of </w:t>
        </w:r>
        <w:proofErr w:type="spellStart"/>
        <w:r w:rsidRPr="002403AA">
          <w:rPr>
            <w:rFonts w:ascii="Times New Roman" w:hAnsi="Times New Roman" w:cs="Times New Roman"/>
          </w:rPr>
          <w:t>Aït-Sahalia's</w:t>
        </w:r>
        <w:proofErr w:type="spellEnd"/>
        <w:r w:rsidRPr="002403AA">
          <w:rPr>
            <w:rFonts w:ascii="Times New Roman" w:hAnsi="Times New Roman" w:cs="Times New Roman"/>
          </w:rPr>
          <w:t xml:space="preserve"> approach</w:t>
        </w:r>
        <w:r>
          <w:rPr>
            <w:rFonts w:ascii="Times New Roman" w:hAnsi="Times New Roman" w:cs="Times New Roman"/>
          </w:rPr>
          <w:t xml:space="preserve"> in Appendix E</w:t>
        </w:r>
        <w:r w:rsidRPr="002403AA">
          <w:rPr>
            <w:rFonts w:ascii="Times New Roman" w:hAnsi="Times New Roman" w:cs="Times New Roman"/>
          </w:rPr>
          <w:t>, enhancing its applicability to general diffusion models at a slight computational cost.</w:t>
        </w:r>
      </w:ins>
    </w:p>
    <w:p w14:paraId="0D82049B" w14:textId="77777777" w:rsidR="00907C1A" w:rsidRPr="002403AA" w:rsidRDefault="00907C1A" w:rsidP="00907C1A">
      <w:pPr>
        <w:spacing w:after="120" w:line="360" w:lineRule="auto"/>
        <w:jc w:val="both"/>
        <w:rPr>
          <w:ins w:id="80" w:author="M. Shojaei Arani" w:date="2024-05-30T10:53:00Z"/>
          <w:rFonts w:ascii="Times New Roman" w:hAnsi="Times New Roman" w:cs="Times New Roman"/>
        </w:rPr>
      </w:pPr>
      <w:ins w:id="81" w:author="M. Shojaei Arani" w:date="2024-05-30T10:53:00Z">
        <w:r w:rsidRPr="00D85B25">
          <w:rPr>
            <w:rFonts w:ascii="Times New Roman" w:hAnsi="Times New Roman" w:cs="Times New Roman"/>
            <w:b/>
            <w:bCs/>
          </w:rPr>
          <w:t>Appendix G</w:t>
        </w:r>
        <w:r w:rsidRPr="002403AA">
          <w:rPr>
            <w:rFonts w:ascii="Times New Roman" w:hAnsi="Times New Roman" w:cs="Times New Roman"/>
          </w:rPr>
          <w:t xml:space="preserve"> highlights the advantages of </w:t>
        </w:r>
        <w:r>
          <w:rPr>
            <w:rFonts w:ascii="Times New Roman" w:hAnsi="Times New Roman" w:cs="Times New Roman"/>
          </w:rPr>
          <w:t>‘</w:t>
        </w:r>
        <w:r w:rsidRPr="002403AA">
          <w:rPr>
            <w:rFonts w:ascii="Times New Roman" w:hAnsi="Times New Roman" w:cs="Times New Roman"/>
          </w:rPr>
          <w:t>spline</w:t>
        </w:r>
        <w:r>
          <w:rPr>
            <w:rFonts w:ascii="Times New Roman" w:hAnsi="Times New Roman" w:cs="Times New Roman"/>
          </w:rPr>
          <w:t>’</w:t>
        </w:r>
        <w:r w:rsidRPr="002403AA">
          <w:rPr>
            <w:rFonts w:ascii="Times New Roman" w:hAnsi="Times New Roman" w:cs="Times New Roman"/>
          </w:rPr>
          <w:t xml:space="preserve"> modeling over traditional </w:t>
        </w:r>
        <w:r>
          <w:rPr>
            <w:rFonts w:ascii="Times New Roman" w:hAnsi="Times New Roman" w:cs="Times New Roman"/>
          </w:rPr>
          <w:t>‘</w:t>
        </w:r>
        <w:r w:rsidRPr="002403AA">
          <w:rPr>
            <w:rFonts w:ascii="Times New Roman" w:hAnsi="Times New Roman" w:cs="Times New Roman"/>
          </w:rPr>
          <w:t>parametric</w:t>
        </w:r>
        <w:r>
          <w:rPr>
            <w:rFonts w:ascii="Times New Roman" w:hAnsi="Times New Roman" w:cs="Times New Roman"/>
          </w:rPr>
          <w:t>’</w:t>
        </w:r>
        <w:r w:rsidRPr="002403AA">
          <w:rPr>
            <w:rFonts w:ascii="Times New Roman" w:hAnsi="Times New Roman" w:cs="Times New Roman"/>
          </w:rPr>
          <w:t xml:space="preserve"> models, emphasizing superior speed, accuracy, and convenience</w:t>
        </w:r>
        <w:r>
          <w:rPr>
            <w:rFonts w:ascii="Times New Roman" w:hAnsi="Times New Roman" w:cs="Times New Roman"/>
          </w:rPr>
          <w:t xml:space="preserve"> in using them.</w:t>
        </w:r>
      </w:ins>
    </w:p>
    <w:p w14:paraId="4FF76335" w14:textId="77777777" w:rsidR="00907C1A" w:rsidRDefault="00907C1A" w:rsidP="00907C1A">
      <w:pPr>
        <w:spacing w:after="120" w:line="360" w:lineRule="auto"/>
        <w:jc w:val="both"/>
        <w:rPr>
          <w:ins w:id="82" w:author="M. Shojaei Arani" w:date="2024-05-30T10:53:00Z"/>
          <w:rFonts w:ascii="Times New Roman" w:hAnsi="Times New Roman" w:cs="Times New Roman"/>
        </w:rPr>
      </w:pPr>
      <w:ins w:id="83" w:author="M. Shojaei Arani" w:date="2024-05-30T10:53:00Z">
        <w:r w:rsidRPr="00A6386E">
          <w:rPr>
            <w:rFonts w:ascii="Times New Roman" w:hAnsi="Times New Roman" w:cs="Times New Roman"/>
            <w:b/>
            <w:bCs/>
          </w:rPr>
          <w:t>Appendix H</w:t>
        </w:r>
        <w:r w:rsidRPr="002403AA">
          <w:rPr>
            <w:rFonts w:ascii="Times New Roman" w:hAnsi="Times New Roman" w:cs="Times New Roman"/>
          </w:rPr>
          <w:t xml:space="preserve"> elaborates on the optimization process for MLE </w:t>
        </w:r>
        <w:r>
          <w:rPr>
            <w:rFonts w:ascii="Times New Roman" w:hAnsi="Times New Roman" w:cs="Times New Roman"/>
          </w:rPr>
          <w:t>for</w:t>
        </w:r>
        <w:r w:rsidRPr="002403AA">
          <w:rPr>
            <w:rFonts w:ascii="Times New Roman" w:hAnsi="Times New Roman" w:cs="Times New Roman"/>
          </w:rPr>
          <w:t xml:space="preserve"> both Euler and Hermite reconstructions.</w:t>
        </w:r>
      </w:ins>
    </w:p>
    <w:p w14:paraId="60A5CB3C" w14:textId="77777777" w:rsidR="00907C1A" w:rsidRDefault="00907C1A" w:rsidP="00907C1A">
      <w:pPr>
        <w:spacing w:after="120" w:line="360" w:lineRule="auto"/>
        <w:jc w:val="both"/>
        <w:rPr>
          <w:ins w:id="84" w:author="M. Shojaei Arani" w:date="2024-05-30T10:53:00Z"/>
          <w:rFonts w:ascii="Times New Roman" w:hAnsi="Times New Roman" w:cs="Times New Roman"/>
        </w:rPr>
      </w:pPr>
      <w:ins w:id="85" w:author="M. Shojaei Arani" w:date="2024-05-30T10:53:00Z">
        <w:r w:rsidRPr="003D440B">
          <w:rPr>
            <w:rFonts w:ascii="Times New Roman" w:hAnsi="Times New Roman" w:cs="Times New Roman"/>
          </w:rPr>
          <w:t>For a swift analysis of univariate datasets, we recommend starting with Appendices A and B for foundational insights. Following this, running our MATLAB code '</w:t>
        </w:r>
        <w:proofErr w:type="spellStart"/>
        <w:r w:rsidRPr="003D440B">
          <w:rPr>
            <w:rFonts w:ascii="Times New Roman" w:hAnsi="Times New Roman" w:cs="Times New Roman"/>
          </w:rPr>
          <w:t>AllFigures.m</w:t>
        </w:r>
        <w:proofErr w:type="spellEnd"/>
        <w:r w:rsidRPr="003D440B">
          <w:rPr>
            <w:rFonts w:ascii="Times New Roman" w:hAnsi="Times New Roman" w:cs="Times New Roman"/>
          </w:rPr>
          <w:t>' will provide in-depth analyses of the five examples outlined in the main text, accompanied by detailed commentary and explanations</w:t>
        </w:r>
        <w:r>
          <w:rPr>
            <w:rFonts w:ascii="Times New Roman" w:hAnsi="Times New Roman" w:cs="Times New Roman"/>
          </w:rPr>
          <w:t xml:space="preserve">.  </w:t>
        </w:r>
        <w:r w:rsidRPr="003D440B">
          <w:rPr>
            <w:rFonts w:ascii="Times New Roman" w:hAnsi="Times New Roman" w:cs="Times New Roman"/>
          </w:rPr>
          <w:t>If you have the luxury of time and a desire to delve deeper into our package, we encourage you to explore our tutorial. By executing the code lines provided, you can explore numerous additional examples, enriching your understanding of our methodology and its applications.</w:t>
        </w:r>
        <w:r>
          <w:rPr>
            <w:rFonts w:ascii="Times New Roman" w:hAnsi="Times New Roman" w:cs="Times New Roman"/>
          </w:rPr>
          <w:t xml:space="preserve"> Please find all the codes and the package in our GitHub repository in the following link:</w:t>
        </w:r>
      </w:ins>
    </w:p>
    <w:p w14:paraId="5372949D" w14:textId="77777777" w:rsidR="00907C1A" w:rsidRPr="003D440B" w:rsidRDefault="00907C1A" w:rsidP="00907C1A">
      <w:pPr>
        <w:spacing w:after="360" w:line="360" w:lineRule="auto"/>
        <w:jc w:val="both"/>
        <w:rPr>
          <w:ins w:id="86" w:author="M. Shojaei Arani" w:date="2024-05-30T10:53:00Z"/>
          <w:rFonts w:ascii="Times New Roman" w:hAnsi="Times New Roman" w:cs="Times New Roman"/>
        </w:rPr>
      </w:pPr>
      <w:ins w:id="87" w:author="M. Shojaei Arani" w:date="2024-05-30T10:53:00Z">
        <w:r>
          <w:fldChar w:fldCharType="begin"/>
        </w:r>
        <w:r>
          <w:instrText xml:space="preserve"> HYPERLINK "https://github.com/mshoja/MATLAB-reconstruction-package" </w:instrText>
        </w:r>
        <w:r>
          <w:fldChar w:fldCharType="separate"/>
        </w:r>
        <w:r w:rsidRPr="006037DF">
          <w:rPr>
            <w:rStyle w:val="Hyperlink"/>
            <w:rFonts w:ascii="Times New Roman" w:hAnsi="Times New Roman" w:cs="Times New Roman"/>
          </w:rPr>
          <w:t>https://github.com/mshoja/MATLAB-reconstruction-package</w:t>
        </w:r>
        <w:r>
          <w:rPr>
            <w:rStyle w:val="Hyperlink"/>
            <w:rFonts w:ascii="Times New Roman" w:hAnsi="Times New Roman" w:cs="Times New Roman"/>
          </w:rPr>
          <w:fldChar w:fldCharType="end"/>
        </w:r>
      </w:ins>
    </w:p>
    <w:p w14:paraId="6DBC2060" w14:textId="77777777" w:rsidR="00907C1A" w:rsidRPr="00A201F4" w:rsidRDefault="00907C1A" w:rsidP="00907C1A">
      <w:pPr>
        <w:spacing w:line="360" w:lineRule="auto"/>
        <w:jc w:val="both"/>
        <w:rPr>
          <w:ins w:id="88" w:author="M. Shojaei Arani" w:date="2024-05-30T10:53:00Z"/>
          <w:rFonts w:ascii="Times New Roman" w:hAnsi="Times New Roman" w:cs="Times New Roman"/>
          <w:b/>
          <w:sz w:val="24"/>
          <w:szCs w:val="24"/>
        </w:rPr>
      </w:pPr>
      <w:ins w:id="89" w:author="M. Shojaei Arani" w:date="2024-05-30T10:53:00Z">
        <w:r w:rsidRPr="00A201F4">
          <w:rPr>
            <w:rFonts w:ascii="Times New Roman" w:hAnsi="Times New Roman" w:cs="Times New Roman"/>
            <w:b/>
            <w:sz w:val="24"/>
            <w:szCs w:val="24"/>
          </w:rPr>
          <w:t xml:space="preserve">Appendix A. Investigating the relaxation time scale of data </w:t>
        </w:r>
        <w:r>
          <w:rPr>
            <w:rFonts w:ascii="Times New Roman" w:hAnsi="Times New Roman" w:cs="Times New Roman"/>
            <w:b/>
            <w:sz w:val="24"/>
            <w:szCs w:val="24"/>
          </w:rPr>
          <w:t>in advance</w:t>
        </w:r>
      </w:ins>
    </w:p>
    <w:p w14:paraId="6532FECE" w14:textId="77777777" w:rsidR="00907C1A" w:rsidRDefault="00907C1A" w:rsidP="00907C1A">
      <w:pPr>
        <w:spacing w:after="120" w:line="360" w:lineRule="auto"/>
        <w:jc w:val="both"/>
        <w:rPr>
          <w:ins w:id="90" w:author="M. Shojaei Arani" w:date="2024-05-30T10:53:00Z"/>
          <w:rFonts w:ascii="Times New Roman" w:eastAsiaTheme="minorEastAsia" w:hAnsi="Times New Roman" w:cs="Times New Roman"/>
        </w:rPr>
      </w:pPr>
      <w:ins w:id="91" w:author="M. Shojaei Arani" w:date="2024-05-30T10:53:00Z">
        <w:r>
          <w:rPr>
            <w:rFonts w:ascii="Times New Roman" w:eastAsiaTheme="minorEastAsia" w:hAnsi="Times New Roman" w:cs="Times New Roman"/>
          </w:rPr>
          <w:t xml:space="preserve">It is important to have some knowledge or at least a feeling about the level of data resolution before embarking on the analysis. This can roughly let us know to which regime (possible or impossible to reconstruct. See the main text for the details) our dataset belongs to. And if the answer is yes (i.e., dataset resolution let us to fit a diffusion model), it also helps to find to which resolution category (low, medium, high) our dataset belongs to. In the univariate case, data resolution can be assessed by investigating the autocorrelation of data and then estimating the relaxation (or correlation) time of data: one fits the exponential </w:t>
        </w:r>
      </w:ins>
      <m:oMath>
        <m:r>
          <w:ins w:id="92" w:author="M. Shojaei Arani" w:date="2024-05-30T10:53:00Z">
            <m:rPr>
              <m:sty m:val="p"/>
            </m:rPr>
            <w:rPr>
              <w:rFonts w:ascii="Cambria Math" w:eastAsiaTheme="minorEastAsia" w:hAnsi="Cambria Math" w:cs="Times New Roman"/>
            </w:rPr>
            <m:t>exp</m:t>
          </w:ins>
        </m:r>
        <m:d>
          <m:dPr>
            <m:ctrlPr>
              <w:ins w:id="93" w:author="M. Shojaei Arani" w:date="2024-05-30T10:53:00Z">
                <w:rPr>
                  <w:rFonts w:ascii="Cambria Math" w:eastAsiaTheme="minorEastAsia" w:hAnsi="Cambria Math" w:cs="Times New Roman"/>
                </w:rPr>
              </w:ins>
            </m:ctrlPr>
          </m:dPr>
          <m:e>
            <m:r>
              <w:ins w:id="94" w:author="M. Shojaei Arani" w:date="2024-05-30T10:53:00Z">
                <w:rPr>
                  <w:rFonts w:ascii="Cambria Math" w:eastAsiaTheme="minorEastAsia" w:hAnsi="Cambria Math" w:cs="Times New Roman"/>
                </w:rPr>
                <m:t xml:space="preserve">-ct </m:t>
              </w:ins>
            </m:r>
          </m:e>
        </m:d>
      </m:oMath>
      <w:ins w:id="95" w:author="M. Shojaei Arani" w:date="2024-05-30T10:53:00Z">
        <w:r>
          <w:rPr>
            <w:rFonts w:ascii="Times New Roman" w:eastAsiaTheme="minorEastAsia" w:hAnsi="Times New Roman" w:cs="Times New Roman"/>
          </w:rPr>
          <w:t xml:space="preserve"> to some ‘first lags’ of the data autocorrelation function, estimate </w:t>
        </w:r>
      </w:ins>
      <m:oMath>
        <m:r>
          <w:ins w:id="96" w:author="M. Shojaei Arani" w:date="2024-05-30T10:53:00Z">
            <w:rPr>
              <w:rFonts w:ascii="Cambria Math" w:eastAsiaTheme="minorEastAsia" w:hAnsi="Cambria Math" w:cs="Times New Roman"/>
            </w:rPr>
            <m:t>c</m:t>
          </w:ins>
        </m:r>
      </m:oMath>
      <w:ins w:id="97" w:author="M. Shojaei Arani" w:date="2024-05-30T10:53:00Z">
        <w:r>
          <w:rPr>
            <w:rFonts w:ascii="Times New Roman" w:eastAsiaTheme="minorEastAsia" w:hAnsi="Times New Roman" w:cs="Times New Roman"/>
          </w:rPr>
          <w:t xml:space="preserve"> and finally the relaxation time is </w:t>
        </w:r>
      </w:ins>
      <m:oMath>
        <m:sSub>
          <m:sSubPr>
            <m:ctrlPr>
              <w:ins w:id="98" w:author="M. Shojaei Arani" w:date="2024-05-30T10:53:00Z">
                <w:rPr>
                  <w:rFonts w:ascii="Cambria Math" w:eastAsiaTheme="minorEastAsia" w:hAnsi="Cambria Math" w:cs="Times New Roman"/>
                  <w:i/>
                </w:rPr>
              </w:ins>
            </m:ctrlPr>
          </m:sSubPr>
          <m:e>
            <m:r>
              <w:ins w:id="99" w:author="M. Shojaei Arani" w:date="2024-05-30T10:53:00Z">
                <w:rPr>
                  <w:rFonts w:ascii="Cambria Math" w:eastAsiaTheme="minorEastAsia" w:hAnsi="Cambria Math" w:cs="Times New Roman"/>
                </w:rPr>
                <m:t>τ</m:t>
              </w:ins>
            </m:r>
          </m:e>
          <m:sub>
            <m:r>
              <w:ins w:id="100" w:author="M. Shojaei Arani" w:date="2024-05-30T10:53:00Z">
                <w:rPr>
                  <w:rFonts w:ascii="Cambria Math" w:eastAsiaTheme="minorEastAsia" w:hAnsi="Cambria Math" w:cs="Times New Roman"/>
                </w:rPr>
                <m:t>R</m:t>
              </w:ins>
            </m:r>
          </m:sub>
        </m:sSub>
        <m:r>
          <w:ins w:id="101" w:author="M. Shojaei Arani" w:date="2024-05-30T10:53:00Z">
            <w:rPr>
              <w:rFonts w:ascii="Cambria Math" w:eastAsiaTheme="minorEastAsia" w:hAnsi="Cambria Math" w:cs="Times New Roman"/>
            </w:rPr>
            <m:t>=1/c</m:t>
          </w:ins>
        </m:r>
      </m:oMath>
      <w:ins w:id="102" w:author="M. Shojaei Arani" w:date="2024-05-30T10:53:00Z">
        <w:r>
          <w:rPr>
            <w:rFonts w:ascii="Times New Roman" w:eastAsiaTheme="minorEastAsia" w:hAnsi="Times New Roman" w:cs="Times New Roman"/>
          </w:rPr>
          <w:t xml:space="preserve">. </w:t>
        </w:r>
      </w:ins>
    </w:p>
    <w:p w14:paraId="70660F75" w14:textId="77777777" w:rsidR="00907C1A" w:rsidRDefault="00907C1A" w:rsidP="00907C1A">
      <w:pPr>
        <w:spacing w:after="240" w:line="360" w:lineRule="auto"/>
        <w:jc w:val="both"/>
        <w:rPr>
          <w:ins w:id="103" w:author="M. Shojaei Arani" w:date="2024-05-30T10:53:00Z"/>
          <w:rFonts w:ascii="Times New Roman" w:eastAsiaTheme="minorEastAsia" w:hAnsi="Times New Roman" w:cs="Times New Roman"/>
        </w:rPr>
      </w:pPr>
      <w:ins w:id="104" w:author="M. Shojaei Arani" w:date="2024-05-30T10:53:00Z">
        <w:r>
          <w:rPr>
            <w:rFonts w:ascii="Times New Roman" w:eastAsiaTheme="minorEastAsia" w:hAnsi="Times New Roman" w:cs="Times New Roman"/>
          </w:rPr>
          <w:t xml:space="preserve">If the data sampling time </w:t>
        </w:r>
      </w:ins>
      <m:oMath>
        <m:r>
          <w:ins w:id="105" w:author="M. Shojaei Arani" w:date="2024-05-30T10:53:00Z">
            <w:rPr>
              <w:rFonts w:ascii="Cambria Math" w:eastAsiaTheme="minorEastAsia" w:hAnsi="Cambria Math" w:cs="Times New Roman"/>
            </w:rPr>
            <m:t>∆</m:t>
          </w:ins>
        </m:r>
      </m:oMath>
      <w:ins w:id="106" w:author="M. Shojaei Arani" w:date="2024-05-30T10:53:00Z">
        <w:r>
          <w:rPr>
            <w:rFonts w:ascii="Times New Roman" w:eastAsiaTheme="minorEastAsia" w:hAnsi="Times New Roman" w:cs="Times New Roman"/>
          </w:rPr>
          <w:t xml:space="preserve"> is much smaller than the relaxation time(s) </w:t>
        </w:r>
      </w:ins>
      <m:oMath>
        <m:sSub>
          <m:sSubPr>
            <m:ctrlPr>
              <w:ins w:id="107" w:author="M. Shojaei Arani" w:date="2024-05-30T10:53:00Z">
                <w:rPr>
                  <w:rFonts w:ascii="Cambria Math" w:eastAsiaTheme="minorEastAsia" w:hAnsi="Cambria Math" w:cs="Times New Roman"/>
                  <w:i/>
                </w:rPr>
              </w:ins>
            </m:ctrlPr>
          </m:sSubPr>
          <m:e>
            <m:r>
              <w:ins w:id="108" w:author="M. Shojaei Arani" w:date="2024-05-30T10:53:00Z">
                <w:rPr>
                  <w:rFonts w:ascii="Cambria Math" w:eastAsiaTheme="minorEastAsia" w:hAnsi="Cambria Math" w:cs="Times New Roman"/>
                </w:rPr>
                <m:t>τ</m:t>
              </w:ins>
            </m:r>
          </m:e>
          <m:sub>
            <m:r>
              <w:ins w:id="109" w:author="M. Shojaei Arani" w:date="2024-05-30T10:53:00Z">
                <w:rPr>
                  <w:rFonts w:ascii="Cambria Math" w:eastAsiaTheme="minorEastAsia" w:hAnsi="Cambria Math" w:cs="Times New Roman"/>
                </w:rPr>
                <m:t>R</m:t>
              </w:ins>
            </m:r>
          </m:sub>
        </m:sSub>
      </m:oMath>
      <w:ins w:id="110" w:author="M. Shojaei Arani" w:date="2024-05-30T10:53:00Z">
        <w:r>
          <w:rPr>
            <w:rFonts w:ascii="Times New Roman" w:eastAsiaTheme="minorEastAsia" w:hAnsi="Times New Roman" w:cs="Times New Roman"/>
          </w:rPr>
          <w:t xml:space="preserve"> (the regime </w:t>
        </w:r>
      </w:ins>
      <m:oMath>
        <m:r>
          <w:ins w:id="111" w:author="M. Shojaei Arani" w:date="2024-05-30T10:53:00Z">
            <w:rPr>
              <w:rFonts w:ascii="Cambria Math" w:eastAsiaTheme="minorEastAsia" w:hAnsi="Cambria Math" w:cs="Times New Roman"/>
            </w:rPr>
            <m:t>∆≪</m:t>
          </w:ins>
        </m:r>
        <m:sSub>
          <m:sSubPr>
            <m:ctrlPr>
              <w:ins w:id="112" w:author="M. Shojaei Arani" w:date="2024-05-30T10:53:00Z">
                <w:rPr>
                  <w:rFonts w:ascii="Cambria Math" w:eastAsiaTheme="minorEastAsia" w:hAnsi="Cambria Math" w:cs="Times New Roman"/>
                  <w:i/>
                </w:rPr>
              </w:ins>
            </m:ctrlPr>
          </m:sSubPr>
          <m:e>
            <m:r>
              <w:ins w:id="113" w:author="M. Shojaei Arani" w:date="2024-05-30T10:53:00Z">
                <w:rPr>
                  <w:rFonts w:ascii="Cambria Math" w:eastAsiaTheme="minorEastAsia" w:hAnsi="Cambria Math" w:cs="Times New Roman"/>
                </w:rPr>
                <m:t>τ</m:t>
              </w:ins>
            </m:r>
          </m:e>
          <m:sub>
            <m:r>
              <w:ins w:id="114" w:author="M. Shojaei Arani" w:date="2024-05-30T10:53:00Z">
                <w:rPr>
                  <w:rFonts w:ascii="Cambria Math" w:eastAsiaTheme="minorEastAsia" w:hAnsi="Cambria Math" w:cs="Times New Roman"/>
                </w:rPr>
                <m:t>R</m:t>
              </w:ins>
            </m:r>
          </m:sub>
        </m:sSub>
      </m:oMath>
      <w:ins w:id="115" w:author="M. Shojaei Arani" w:date="2024-05-30T10:53:00Z">
        <w:r>
          <w:rPr>
            <w:rFonts w:ascii="Times New Roman" w:eastAsiaTheme="minorEastAsia" w:hAnsi="Times New Roman" w:cs="Times New Roman"/>
          </w:rPr>
          <w:t xml:space="preserve">), then our dataset has a high-resolution and we can safely use simple reconstruction schemes like Langevin approach (see the references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&lt;EndNote&gt;&lt;Cite&gt;&lt;Author&gt;Siegert&lt;/Author&gt;&lt;Year&gt;1998&lt;/Year&gt;&lt;RecNum&gt;23&lt;/RecNum&gt;&lt;DisplayText&gt;(Siegert, Friedrich &amp;amp; Peinke 1998; Rinn&lt;style face="italic"&gt; et al.&lt;/style&gt; 2016)&lt;/DisplayText&gt;&lt;record&gt;&lt;rec-number&gt;23&lt;/rec-number&gt;&lt;foreign-keys&gt;&lt;key app="EN" db-id="pee2tdf92v0wwqeztzi5zrxo2fvtxvt0zsad" timestamp="0"&gt;23&lt;/key&gt;&lt;/foreign-keys&gt;&lt;ref-type name="Journal Article"&gt;17&lt;/ref-type&gt;&lt;contributors&gt;&lt;authors&gt;&lt;author&gt;Siegert, Silke&lt;/author&gt;&lt;author&gt;Friedrich, R&lt;/author&gt;&lt;author&gt;Peinke, J %J arXiv preprint cond-mat/9803250&lt;/author&gt;&lt;/authors&gt;&lt;/contributors&gt;&lt;titles&gt;&lt;title&gt;Analysis of data sets of stochastic systems&lt;/title&gt;&lt;/titles&gt;&lt;dates&gt;&lt;year&gt;1998&lt;/year&gt;&lt;/dates&gt;&lt;urls&gt;&lt;/urls&gt;&lt;/record&gt;&lt;/Cite&gt;&lt;Cite&gt;&lt;Author&gt;Rinn&lt;/Author&gt;&lt;Year&gt;2016&lt;/Year&gt;&lt;RecNum&gt;22&lt;/RecNum&gt;&lt;record&gt;&lt;rec-number&gt;22&lt;/rec-number&gt;&lt;foreign-keys&gt;&lt;key app="EN" db-id="pee2tdf92v0wwqeztzi5zrxo2fvtxvt0zsad"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(Siegert, Friedrich &amp; Peinke 1998; Rinn</w:t>
        </w:r>
        <w:r w:rsidRPr="00791148">
          <w:rPr>
            <w:rFonts w:ascii="Times New Roman" w:eastAsiaTheme="minorEastAsia" w:hAnsi="Times New Roman" w:cs="Times New Roman"/>
            <w:i/>
            <w:noProof/>
          </w:rPr>
          <w:t xml:space="preserve"> et al.</w:t>
        </w:r>
        <w:r>
          <w:rPr>
            <w:rFonts w:ascii="Times New Roman" w:eastAsiaTheme="minorEastAsia" w:hAnsi="Times New Roman" w:cs="Times New Roman"/>
            <w:noProof/>
          </w:rPr>
          <w:t xml:space="preserve"> 2016)</w:t>
        </w:r>
        <w:r>
          <w:rPr>
            <w:rFonts w:ascii="Times New Roman" w:eastAsiaTheme="minorEastAsia" w:hAnsi="Times New Roman" w:cs="Times New Roman"/>
          </w:rPr>
          <w:fldChar w:fldCharType="end"/>
        </w:r>
        <w:r>
          <w:rPr>
            <w:rFonts w:ascii="Times New Roman" w:eastAsiaTheme="minorEastAsia" w:hAnsi="Times New Roman" w:cs="Times New Roman"/>
          </w:rPr>
          <w:t xml:space="preserve"> for a detailed explanation of this reconstruction scheme but refer to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&lt;EndNote&gt;&lt;Cite&gt;&lt;Author&gt;Arani&lt;/Author&gt;&lt;Year&gt;2021&lt;/Year&gt;&lt;RecNum&gt;58&lt;/RecNum&gt;&lt;DisplayText&gt;(Arani&lt;style face="italic"&gt; et al.&lt;/style&gt; 2021)&lt;/DisplayText&gt;&lt;record&gt;&lt;rec-number&gt;58&lt;/rec-number&gt;&lt;foreign-keys&gt;&lt;key app="EN" db-id="59rrwxzsowtd25e9ft3vtfszaw00zwx90e0e" timestamp="1673975625"&gt;58&lt;/key&gt;&lt;/foreign-keys&gt;&lt;ref-type name="Journal Article"&gt;17&lt;/ref-type&gt;&lt;contributors&gt;&lt;authors&gt;&lt;author&gt;Arani, Babak MS&lt;/author&gt;&lt;author&gt;Carpenter, Stephen R&lt;/author&gt;&lt;author&gt;Lahti, Leo&lt;/author&gt;&lt;author&gt;Van Nes, Egbert H&lt;/author&gt;&lt;author&gt;Scheffer, Marten %J Science&lt;/author&gt;&lt;/authors&gt;&lt;/contributors&gt;&lt;titles&gt;&lt;title&gt;Exit time as a measure of ecological resilience&lt;/title&gt;&lt;/titles&gt;&lt;pages&gt;eaay4895&lt;/pages&gt;&lt;volume&gt;372&lt;/volume&gt;&lt;number&gt;6547&lt;/number&gt;&lt;dates&gt;&lt;year&gt;2021&lt;/year&gt;&lt;/dates&gt;&lt;isbn&gt;0036-8075&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(Arani</w:t>
        </w:r>
        <w:r w:rsidRPr="0016659C">
          <w:rPr>
            <w:rFonts w:ascii="Times New Roman" w:eastAsiaTheme="minorEastAsia" w:hAnsi="Times New Roman" w:cs="Times New Roman"/>
            <w:i/>
            <w:noProof/>
          </w:rPr>
          <w:t xml:space="preserve"> et al.</w:t>
        </w:r>
        <w:r>
          <w:rPr>
            <w:rFonts w:ascii="Times New Roman" w:eastAsiaTheme="minorEastAsia" w:hAnsi="Times New Roman" w:cs="Times New Roman"/>
            <w:noProof/>
          </w:rPr>
          <w:t xml:space="preserve"> 2021)</w:t>
        </w:r>
        <w:r>
          <w:rPr>
            <w:rFonts w:ascii="Times New Roman" w:eastAsiaTheme="minorEastAsia" w:hAnsi="Times New Roman" w:cs="Times New Roman"/>
          </w:rPr>
          <w:fldChar w:fldCharType="end"/>
        </w:r>
        <w:r>
          <w:rPr>
            <w:rFonts w:ascii="Times New Roman" w:eastAsiaTheme="minorEastAsia" w:hAnsi="Times New Roman" w:cs="Times New Roman"/>
          </w:rPr>
          <w:t xml:space="preserve"> for a brief overview) or Euler scheme (see Appendix D). When the sampling time is of the same order of magnitude with relation time (the regime </w:t>
        </w:r>
      </w:ins>
      <m:oMath>
        <m:r>
          <w:ins w:id="116" w:author="M. Shojaei Arani" w:date="2024-05-30T10:53:00Z">
            <w:rPr>
              <w:rFonts w:ascii="Cambria Math" w:eastAsiaTheme="minorEastAsia" w:hAnsi="Cambria Math" w:cs="Times New Roman"/>
            </w:rPr>
            <m:t>∆</m:t>
          </w:ins>
        </m:r>
        <m:r>
          <w:ins w:id="117" w:author="M. Shojaei Arani" w:date="2024-05-30T10:53:00Z">
            <w:rPr>
              <w:rFonts w:ascii="Cambria Math" w:hAnsi="Cambria Math" w:cs="Times New Roman"/>
            </w:rPr>
            <m:t>≲</m:t>
          </w:ins>
        </m:r>
        <m:sSub>
          <m:sSubPr>
            <m:ctrlPr>
              <w:ins w:id="118" w:author="M. Shojaei Arani" w:date="2024-05-30T10:53:00Z">
                <w:rPr>
                  <w:rFonts w:ascii="Cambria Math" w:eastAsiaTheme="minorEastAsia" w:hAnsi="Cambria Math" w:cs="Times New Roman"/>
                  <w:i/>
                </w:rPr>
              </w:ins>
            </m:ctrlPr>
          </m:sSubPr>
          <m:e>
            <m:r>
              <w:ins w:id="119" w:author="M. Shojaei Arani" w:date="2024-05-30T10:53:00Z">
                <w:rPr>
                  <w:rFonts w:ascii="Cambria Math" w:eastAsiaTheme="minorEastAsia" w:hAnsi="Cambria Math" w:cs="Times New Roman"/>
                </w:rPr>
                <m:t>τ</m:t>
              </w:ins>
            </m:r>
          </m:e>
          <m:sub>
            <m:r>
              <w:ins w:id="120" w:author="M. Shojaei Arani" w:date="2024-05-30T10:53:00Z">
                <w:rPr>
                  <w:rFonts w:ascii="Cambria Math" w:eastAsiaTheme="minorEastAsia" w:hAnsi="Cambria Math" w:cs="Times New Roman"/>
                </w:rPr>
                <m:t>R</m:t>
              </w:ins>
            </m:r>
          </m:sub>
        </m:sSub>
      </m:oMath>
      <w:ins w:id="121" w:author="M. Shojaei Arani" w:date="2024-05-30T10:53:00Z">
        <w:r>
          <w:rPr>
            <w:rFonts w:ascii="Times New Roman" w:eastAsiaTheme="minorEastAsia" w:hAnsi="Times New Roman" w:cs="Times New Roman"/>
          </w:rPr>
          <w:t xml:space="preserve">) there is still hope to infer the system from the data. However, when the sampling time exceeds the relaxation time (the regime </w:t>
        </w:r>
      </w:ins>
      <m:oMath>
        <m:r>
          <w:ins w:id="122" w:author="M. Shojaei Arani" w:date="2024-05-30T10:53:00Z">
            <w:rPr>
              <w:rFonts w:ascii="Cambria Math" w:eastAsiaTheme="minorEastAsia" w:hAnsi="Cambria Math" w:cs="Times New Roman"/>
            </w:rPr>
            <m:t>∆&gt;</m:t>
          </w:ins>
        </m:r>
        <m:sSub>
          <m:sSubPr>
            <m:ctrlPr>
              <w:ins w:id="123" w:author="M. Shojaei Arani" w:date="2024-05-30T10:53:00Z">
                <w:rPr>
                  <w:rFonts w:ascii="Cambria Math" w:eastAsiaTheme="minorEastAsia" w:hAnsi="Cambria Math" w:cs="Times New Roman"/>
                  <w:i/>
                </w:rPr>
              </w:ins>
            </m:ctrlPr>
          </m:sSubPr>
          <m:e>
            <m:r>
              <w:ins w:id="124" w:author="M. Shojaei Arani" w:date="2024-05-30T10:53:00Z">
                <w:rPr>
                  <w:rFonts w:ascii="Cambria Math" w:eastAsiaTheme="minorEastAsia" w:hAnsi="Cambria Math" w:cs="Times New Roman"/>
                </w:rPr>
                <m:t>τ</m:t>
              </w:ins>
            </m:r>
          </m:e>
          <m:sub>
            <m:r>
              <w:ins w:id="125" w:author="M. Shojaei Arani" w:date="2024-05-30T10:53:00Z">
                <w:rPr>
                  <w:rFonts w:ascii="Cambria Math" w:eastAsiaTheme="minorEastAsia" w:hAnsi="Cambria Math" w:cs="Times New Roman"/>
                </w:rPr>
                <m:t>R</m:t>
              </w:ins>
            </m:r>
          </m:sub>
        </m:sSub>
      </m:oMath>
      <w:ins w:id="126" w:author="M. Shojaei Arani" w:date="2024-05-30T10:53:00Z">
        <w:r>
          <w:rPr>
            <w:rFonts w:ascii="Times New Roman" w:eastAsiaTheme="minorEastAsia" w:hAnsi="Times New Roman" w:cs="Times New Roman"/>
          </w:rPr>
          <w:t xml:space="preserve">), it signals that there is very little or no hope to infer the underlying system properly, and all reconstruction techniques might fail. Knowing the relaxation time prior to performing reconstruction is important to select the right reconstruction algorithm. In the first regime, we can safely perform a Euler or Langevin reconstruction, as mentioned. In the second regime, we have to use a more accurate reconstruction procedure like the Hermite reconstruction (Appendices E and F) and use a rather large value of the parameter K (this is a key parameter in Hermite reconstruction). Furthermore, if </w:t>
        </w:r>
      </w:ins>
      <m:oMath>
        <m:r>
          <w:ins w:id="127" w:author="M. Shojaei Arani" w:date="2024-05-30T10:53:00Z">
            <w:rPr>
              <w:rFonts w:ascii="Cambria Math" w:eastAsiaTheme="minorEastAsia" w:hAnsi="Cambria Math" w:cs="Times New Roman"/>
            </w:rPr>
            <m:t>∆</m:t>
          </w:ins>
        </m:r>
      </m:oMath>
      <w:ins w:id="128" w:author="M. Shojaei Arani" w:date="2024-05-30T10:53:00Z">
        <w:r>
          <w:rPr>
            <w:rFonts w:ascii="Times New Roman" w:eastAsiaTheme="minorEastAsia" w:hAnsi="Times New Roman" w:cs="Times New Roman"/>
          </w:rPr>
          <w:t xml:space="preserve"> is between the first and se</w:t>
        </w:r>
        <w:proofErr w:type="spellStart"/>
        <w:r>
          <w:rPr>
            <w:rFonts w:ascii="Times New Roman" w:eastAsiaTheme="minorEastAsia" w:hAnsi="Times New Roman" w:cs="Times New Roman"/>
          </w:rPr>
          <w:t>cond</w:t>
        </w:r>
        <w:proofErr w:type="spellEnd"/>
        <w:r>
          <w:rPr>
            <w:rFonts w:ascii="Times New Roman" w:eastAsiaTheme="minorEastAsia" w:hAnsi="Times New Roman" w:cs="Times New Roman"/>
          </w:rPr>
          <w:t xml:space="preserve"> regime (i.e., data resolution is medium), then we can choose a smaller value of K. Since, Hermite reconstruction with a large K can be time-consuming, having prior knowledge of the data resolution is helpful for selecting the right reconstruction algorithm with proper parameters to strike a balance between accuracy and speed.  </w:t>
        </w:r>
      </w:ins>
    </w:p>
    <w:p w14:paraId="166BE78E" w14:textId="77777777" w:rsidR="00907C1A" w:rsidRPr="00A201F4" w:rsidRDefault="00907C1A" w:rsidP="00907C1A">
      <w:pPr>
        <w:spacing w:line="360" w:lineRule="auto"/>
        <w:jc w:val="both"/>
        <w:rPr>
          <w:ins w:id="129" w:author="M. Shojaei Arani" w:date="2024-05-30T10:53:00Z"/>
          <w:rFonts w:ascii="Times New Roman" w:hAnsi="Times New Roman" w:cs="Times New Roman"/>
          <w:b/>
          <w:sz w:val="24"/>
          <w:szCs w:val="24"/>
        </w:rPr>
      </w:pPr>
      <w:ins w:id="130" w:author="M. Shojaei Arani" w:date="2024-05-30T10:53:00Z">
        <w:r w:rsidRPr="00A201F4">
          <w:rPr>
            <w:rFonts w:ascii="Times New Roman" w:hAnsi="Times New Roman" w:cs="Times New Roman"/>
            <w:b/>
            <w:sz w:val="24"/>
            <w:szCs w:val="24"/>
          </w:rPr>
          <w:t>Appendix B. Two more data requirements prior to performing reconstruction</w:t>
        </w:r>
      </w:ins>
    </w:p>
    <w:p w14:paraId="449EE35D" w14:textId="77777777" w:rsidR="00907C1A" w:rsidRDefault="00907C1A" w:rsidP="00907C1A">
      <w:pPr>
        <w:spacing w:line="360" w:lineRule="auto"/>
        <w:jc w:val="both"/>
        <w:rPr>
          <w:ins w:id="131" w:author="M. Shojaei Arani" w:date="2024-05-30T10:53:00Z"/>
          <w:rFonts w:ascii="Times New Roman" w:eastAsiaTheme="minorEastAsia" w:hAnsi="Times New Roman" w:cs="Times New Roman"/>
        </w:rPr>
      </w:pPr>
      <w:ins w:id="132" w:author="M. Shojaei Arani" w:date="2024-05-30T10:53:00Z">
        <w:r>
          <w:rPr>
            <w:rFonts w:ascii="Times New Roman" w:eastAsiaTheme="minorEastAsia" w:hAnsi="Times New Roman" w:cs="Times New Roman"/>
          </w:rPr>
          <w:t xml:space="preserve">Data should be stationary at least in a weak sense. Loosely speaking, stationarity implies that that the statistical properties of the system (and hence the dataset at hand) should remain constant over time.  Weak stationarity over a fixed time-window requires that the mean and variance of data to remain unchanged, and the autocorrelation function depends only on the time lag rather than the initial and final times within the window. However, even if stationarity is violated across the entire dataset, one can consider shorter (overlapping) time windows over which data remain stationary. </w:t>
        </w:r>
        <w:r w:rsidRPr="00ED4E15">
          <w:rPr>
            <w:rFonts w:ascii="Times New Roman" w:eastAsiaTheme="minorEastAsia" w:hAnsi="Times New Roman" w:cs="Times New Roman"/>
          </w:rPr>
          <w:t xml:space="preserve">Reconstruction can then be performed on each window separately, and the results can be interpolated between the windows. Stationarity of the data can be tested using the augmented Dickey-Fuller test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&lt;EndNote&gt;&lt;Cite&gt;&lt;Author&gt;Dickey&lt;/Author&gt;&lt;Year&gt;1979&lt;/Year&gt;&lt;RecNum&gt;81&lt;/RecNum&gt;&lt;DisplayText&gt;(Dickey &amp;amp; Fuller 1979)&lt;/DisplayText&gt;&lt;record&gt;&lt;rec-number&gt;81&lt;/rec-number&gt;&lt;foreign-keys&gt;&lt;key app="EN" db-id="rrzfwdfx4p0wdeezdd5vfe57rp55s5wwxdr9" timestamp="1647276132"&gt;81&lt;/key&gt;&lt;/foreign-keys&gt;&lt;ref-type name="Journal Article"&gt;17&lt;/ref-type&gt;&lt;contributors&gt;&lt;authors&gt;&lt;author&gt;Dickey, David A&lt;/author&gt;&lt;author&gt;Fuller, Wayne A %J Journal of the American statistical association&lt;/author&gt;&lt;/authors&gt;&lt;/contributors&gt;&lt;titles&gt;&lt;title&gt;Distribution of the estimators for autoregressive time series with a unit root&lt;/title&gt;&lt;/titles&gt;&lt;pages&gt;427-431&lt;/pages&gt;&lt;volume&gt;74&lt;/volume&gt;&lt;number&gt;366a&lt;/number&gt;&lt;dates&gt;&lt;year&gt;1979&lt;/year&gt;&lt;/dates&gt;&lt;isbn&gt;0162-1459&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(Dickey &amp; Fuller 1979)</w:t>
        </w:r>
        <w:r>
          <w:rPr>
            <w:rFonts w:ascii="Times New Roman" w:eastAsiaTheme="minorEastAsia" w:hAnsi="Times New Roman" w:cs="Times New Roman"/>
          </w:rPr>
          <w:fldChar w:fldCharType="end"/>
        </w:r>
        <w:r w:rsidRPr="00ED4E15">
          <w:rPr>
            <w:rFonts w:ascii="Times New Roman" w:eastAsiaTheme="minorEastAsia" w:hAnsi="Times New Roman" w:cs="Times New Roman"/>
          </w:rPr>
          <w:t>, and this was done for our real datasets (simulated data are, indeed, stationary).</w:t>
        </w:r>
      </w:ins>
    </w:p>
    <w:p w14:paraId="1E854A24" w14:textId="77777777" w:rsidR="00907C1A" w:rsidRPr="005B0370" w:rsidRDefault="00907C1A" w:rsidP="00907C1A">
      <w:pPr>
        <w:spacing w:after="240" w:line="360" w:lineRule="auto"/>
        <w:jc w:val="both"/>
        <w:rPr>
          <w:ins w:id="133" w:author="M. Shojaei Arani" w:date="2024-05-30T10:53:00Z"/>
          <w:rFonts w:ascii="Times New Roman" w:eastAsiaTheme="minorEastAsia" w:hAnsi="Times New Roman" w:cs="Times New Roman"/>
        </w:rPr>
      </w:pPr>
      <w:ins w:id="134" w:author="M. Shojaei Arani" w:date="2024-05-30T10:53:00Z">
        <w:r w:rsidRPr="00ED4E15">
          <w:rPr>
            <w:rFonts w:ascii="Times New Roman" w:eastAsiaTheme="minorEastAsia" w:hAnsi="Times New Roman" w:cs="Times New Roman"/>
          </w:rPr>
          <w:t xml:space="preserve">Another requirement is that the noise source in a </w:t>
        </w:r>
        <w:r>
          <w:rPr>
            <w:rFonts w:ascii="Times New Roman" w:eastAsiaTheme="minorEastAsia" w:hAnsi="Times New Roman" w:cs="Times New Roman"/>
          </w:rPr>
          <w:t xml:space="preserve">Langevin </w:t>
        </w:r>
        <w:r w:rsidRPr="00ED4E15">
          <w:rPr>
            <w:rFonts w:ascii="Times New Roman" w:eastAsiaTheme="minorEastAsia" w:hAnsi="Times New Roman" w:cs="Times New Roman"/>
          </w:rPr>
          <w:t>model should be uncorrelated or white. This implies that the dataset under study should be Markovian, meaning that the future state should depend only on the current state</w:t>
        </w:r>
        <w:r>
          <w:rPr>
            <w:rFonts w:ascii="Times New Roman" w:eastAsiaTheme="minorEastAsia" w:hAnsi="Times New Roman" w:cs="Times New Roman"/>
          </w:rPr>
          <w:t>,</w:t>
        </w:r>
        <w:r w:rsidRPr="00ED4E15">
          <w:rPr>
            <w:rFonts w:ascii="Times New Roman" w:eastAsiaTheme="minorEastAsia" w:hAnsi="Times New Roman" w:cs="Times New Roman"/>
          </w:rPr>
          <w:t xml:space="preserve"> independent of past histories. However, in this paper, using Hermite reconstruction, we can relax this assumption: if our main dataset is not Markovian, we can find a coarser time scale called the Markov-Einstein (ME) time scale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&lt;EndNote&gt;&lt;Cite&gt;&lt;Author&gt;Friedrich&lt;/Author&gt;&lt;Year&gt;2011&lt;/Year&gt;&lt;RecNum&gt;41&lt;/RecNum&gt;&lt;DisplayText&gt;(Friedrich&lt;style face="italic"&gt; et al.&lt;/style&gt; 2011)&lt;/DisplayText&gt;&lt;record&gt;&lt;rec-number&gt;41&lt;/rec-number&gt;&lt;foreign-keys&gt;&lt;key app="EN" db-id="pee2tdf92v0wwqeztzi5zrxo2fvtxvt0zsad"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(Friedrich</w:t>
        </w:r>
        <w:r w:rsidRPr="0016659C">
          <w:rPr>
            <w:rFonts w:ascii="Times New Roman" w:eastAsiaTheme="minorEastAsia" w:hAnsi="Times New Roman" w:cs="Times New Roman"/>
            <w:i/>
            <w:noProof/>
          </w:rPr>
          <w:t xml:space="preserve"> et al.</w:t>
        </w:r>
        <w:r>
          <w:rPr>
            <w:rFonts w:ascii="Times New Roman" w:eastAsiaTheme="minorEastAsia" w:hAnsi="Times New Roman" w:cs="Times New Roman"/>
            <w:noProof/>
          </w:rPr>
          <w:t xml:space="preserve"> 2011)</w:t>
        </w:r>
        <w:r>
          <w:rPr>
            <w:rFonts w:ascii="Times New Roman" w:eastAsiaTheme="minorEastAsia" w:hAnsi="Times New Roman" w:cs="Times New Roman"/>
          </w:rPr>
          <w:fldChar w:fldCharType="end"/>
        </w:r>
        <w:r w:rsidRPr="00ED4E15">
          <w:rPr>
            <w:rFonts w:ascii="Times New Roman" w:eastAsiaTheme="minorEastAsia" w:hAnsi="Times New Roman" w:cs="Times New Roman"/>
          </w:rPr>
          <w:t xml:space="preserve">, where </w:t>
        </w:r>
        <w:proofErr w:type="spellStart"/>
        <w:r w:rsidRPr="00ED4E15">
          <w:rPr>
            <w:rFonts w:ascii="Times New Roman" w:eastAsiaTheme="minorEastAsia" w:hAnsi="Times New Roman" w:cs="Times New Roman"/>
          </w:rPr>
          <w:t>Markovicity</w:t>
        </w:r>
        <w:proofErr w:type="spellEnd"/>
        <w:r w:rsidRPr="00ED4E15">
          <w:rPr>
            <w:rFonts w:ascii="Times New Roman" w:eastAsiaTheme="minorEastAsia" w:hAnsi="Times New Roman" w:cs="Times New Roman"/>
          </w:rPr>
          <w:t xml:space="preserve"> holds, and perform reconstruction on a sample of data whose time scale is the ME time scale or even coarser.</w:t>
        </w:r>
        <w:r>
          <w:rPr>
            <w:rFonts w:ascii="Times New Roman" w:eastAsiaTheme="minorEastAsia" w:hAnsi="Times New Roman" w:cs="Times New Roman"/>
          </w:rPr>
          <w:t xml:space="preserve">  </w:t>
        </w:r>
      </w:ins>
    </w:p>
    <w:p w14:paraId="7A7A1B5F" w14:textId="77777777" w:rsidR="00907C1A" w:rsidRPr="00A201F4" w:rsidRDefault="00907C1A" w:rsidP="00907C1A">
      <w:pPr>
        <w:spacing w:line="360" w:lineRule="auto"/>
        <w:jc w:val="both"/>
        <w:rPr>
          <w:ins w:id="135" w:author="M. Shojaei Arani" w:date="2024-05-30T10:53:00Z"/>
          <w:rFonts w:ascii="Times New Roman" w:hAnsi="Times New Roman" w:cs="Times New Roman"/>
          <w:b/>
          <w:sz w:val="24"/>
          <w:szCs w:val="24"/>
        </w:rPr>
      </w:pPr>
      <w:ins w:id="136" w:author="M. Shojaei Arani" w:date="2024-05-30T10:53:00Z">
        <w:r w:rsidRPr="00A201F4">
          <w:rPr>
            <w:rFonts w:ascii="Times New Roman" w:hAnsi="Times New Roman" w:cs="Times New Roman"/>
            <w:b/>
            <w:sz w:val="24"/>
            <w:szCs w:val="24"/>
          </w:rPr>
          <w:t xml:space="preserve">Appendix C. Maximum likelihood estimation (MLE) of </w:t>
        </w:r>
        <w:r>
          <w:rPr>
            <w:rFonts w:ascii="Times New Roman" w:hAnsi="Times New Roman" w:cs="Times New Roman"/>
            <w:b/>
            <w:sz w:val="24"/>
            <w:szCs w:val="24"/>
          </w:rPr>
          <w:t>Langevin models</w:t>
        </w:r>
      </w:ins>
    </w:p>
    <w:p w14:paraId="3978F29D" w14:textId="77777777" w:rsidR="00907C1A" w:rsidRDefault="00907C1A" w:rsidP="00907C1A">
      <w:pPr>
        <w:spacing w:after="0" w:line="360" w:lineRule="auto"/>
        <w:jc w:val="both"/>
        <w:rPr>
          <w:ins w:id="137" w:author="M. Shojaei Arani" w:date="2024-05-30T10:53:00Z"/>
          <w:rFonts w:ascii="Times New Roman" w:eastAsiaTheme="minorEastAsia" w:hAnsi="Times New Roman" w:cs="Times New Roman"/>
        </w:rPr>
      </w:pPr>
      <w:ins w:id="138" w:author="M. Shojaei Arani" w:date="2024-05-30T10:53:00Z">
        <w:r w:rsidRPr="00E834A6">
          <w:rPr>
            <w:rFonts w:ascii="Times New Roman" w:eastAsiaTheme="minorEastAsia" w:hAnsi="Times New Roman" w:cs="Times New Roman"/>
          </w:rPr>
          <w:t xml:space="preserve">Consider a </w:t>
        </w:r>
        <w:r>
          <w:rPr>
            <w:rFonts w:ascii="Times New Roman" w:eastAsiaTheme="minorEastAsia" w:hAnsi="Times New Roman" w:cs="Times New Roman"/>
          </w:rPr>
          <w:t>Langevin</w:t>
        </w:r>
        <w:r w:rsidRPr="00E834A6">
          <w:rPr>
            <w:rFonts w:ascii="Times New Roman" w:eastAsiaTheme="minorEastAsia" w:hAnsi="Times New Roman" w:cs="Times New Roman"/>
          </w:rPr>
          <w:t xml:space="preserve"> model</w:t>
        </w:r>
        <w:r>
          <w:rPr>
            <w:rFonts w:ascii="Times New Roman" w:eastAsiaTheme="minorEastAsia" w:hAnsi="Times New Roman" w:cs="Times New Roman"/>
          </w:rPr>
          <w:t xml:space="preserve"> (the discussion here works for any stochastic Markovian system)</w:t>
        </w:r>
      </w:ins>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7"/>
        <w:gridCol w:w="645"/>
        <w:gridCol w:w="666"/>
      </w:tblGrid>
      <w:tr w:rsidR="00907C1A" w:rsidRPr="00E834A6" w14:paraId="0DC96B3B" w14:textId="77777777" w:rsidTr="008313A9">
        <w:trPr>
          <w:trHeight w:val="696"/>
          <w:ins w:id="139" w:author="M. Shojaei Arani" w:date="2024-05-30T10:53:00Z"/>
        </w:trPr>
        <w:tc>
          <w:tcPr>
            <w:tcW w:w="7997" w:type="dxa"/>
            <w:vAlign w:val="center"/>
          </w:tcPr>
          <w:p w14:paraId="70004879" w14:textId="77777777" w:rsidR="00907C1A" w:rsidRPr="00907C1A" w:rsidRDefault="00907C1A" w:rsidP="008313A9">
            <w:pPr>
              <w:spacing w:line="360" w:lineRule="auto"/>
              <w:jc w:val="both"/>
              <w:rPr>
                <w:ins w:id="140" w:author="M. Shojaei Arani" w:date="2024-05-30T10:53:00Z"/>
                <w:rFonts w:ascii="Times New Roman" w:hAnsi="Times New Roman" w:cs="Times New Roman"/>
                <w:lang w:val="en-US"/>
                <w:rPrChange w:id="141" w:author="M. Shojaei Arani" w:date="2024-05-30T10:53:00Z">
                  <w:rPr>
                    <w:ins w:id="142" w:author="M. Shojaei Arani" w:date="2024-05-30T10:53:00Z"/>
                    <w:rFonts w:ascii="Times New Roman" w:hAnsi="Times New Roman" w:cs="Times New Roman"/>
                  </w:rPr>
                </w:rPrChange>
              </w:rPr>
            </w:pPr>
            <w:ins w:id="143" w:author="M. Shojaei Arani" w:date="2024-05-30T10:53:00Z">
              <w:r w:rsidRPr="00907C1A">
                <w:rPr>
                  <w:rFonts w:ascii="Times New Roman" w:hAnsi="Times New Roman" w:cs="Times New Roman"/>
                  <w:lang w:val="en-US"/>
                  <w:rPrChange w:id="144" w:author="M. Shojaei Arani" w:date="2024-05-30T10:53:00Z">
                    <w:rPr>
                      <w:rFonts w:ascii="Times New Roman" w:hAnsi="Times New Roman" w:cs="Times New Roman"/>
                    </w:rPr>
                  </w:rPrChange>
                </w:rPr>
                <w:t xml:space="preserve">                                                        </w:t>
              </w:r>
            </w:ins>
            <m:oMath>
              <m:r>
                <w:ins w:id="145" w:author="M. Shojaei Arani" w:date="2024-05-30T10:53:00Z">
                  <w:rPr>
                    <w:rFonts w:ascii="Cambria Math" w:hAnsi="Cambria Math" w:cs="Times New Roman"/>
                  </w:rPr>
                  <m:t>dx</m:t>
                </w:ins>
              </m:r>
              <m:r>
                <w:ins w:id="146" w:author="M. Shojaei Arani" w:date="2024-05-30T10:53:00Z">
                  <w:rPr>
                    <w:rFonts w:ascii="Cambria Math" w:hAnsi="Cambria Math" w:cs="Times New Roman"/>
                    <w:lang w:val="en-US"/>
                    <w:rPrChange w:id="147" w:author="M. Shojaei Arani" w:date="2024-05-30T10:53:00Z">
                      <w:rPr>
                        <w:rFonts w:ascii="Cambria Math" w:hAnsi="Cambria Math" w:cs="Times New Roman"/>
                      </w:rPr>
                    </w:rPrChange>
                  </w:rPr>
                  <m:t>=</m:t>
                </w:ins>
              </m:r>
              <m:r>
                <w:ins w:id="148" w:author="M. Shojaei Arani" w:date="2024-05-30T10:53:00Z">
                  <w:rPr>
                    <w:rFonts w:ascii="Cambria Math" w:hAnsi="Cambria Math" w:cs="Times New Roman"/>
                  </w:rPr>
                  <m:t>μ</m:t>
                </w:ins>
              </m:r>
              <m:d>
                <m:dPr>
                  <m:ctrlPr>
                    <w:ins w:id="149" w:author="M. Shojaei Arani" w:date="2024-05-30T10:53:00Z">
                      <w:rPr>
                        <w:rFonts w:ascii="Cambria Math" w:hAnsi="Cambria Math" w:cs="Times New Roman"/>
                        <w:i/>
                      </w:rPr>
                    </w:ins>
                  </m:ctrlPr>
                </m:dPr>
                <m:e>
                  <m:r>
                    <w:ins w:id="150" w:author="M. Shojaei Arani" w:date="2024-05-30T10:53:00Z">
                      <w:rPr>
                        <w:rFonts w:ascii="Cambria Math" w:hAnsi="Cambria Math" w:cs="Times New Roman"/>
                      </w:rPr>
                      <m:t>x</m:t>
                    </w:ins>
                  </m:r>
                  <m:r>
                    <w:ins w:id="151" w:author="M. Shojaei Arani" w:date="2024-05-30T10:53:00Z">
                      <w:rPr>
                        <w:rFonts w:ascii="Cambria Math" w:hAnsi="Cambria Math" w:cs="Times New Roman"/>
                        <w:lang w:val="en-US"/>
                        <w:rPrChange w:id="152" w:author="M. Shojaei Arani" w:date="2024-05-30T10:53:00Z">
                          <w:rPr>
                            <w:rFonts w:ascii="Cambria Math" w:hAnsi="Cambria Math" w:cs="Times New Roman"/>
                          </w:rPr>
                        </w:rPrChange>
                      </w:rPr>
                      <m:t>;</m:t>
                    </w:ins>
                  </m:r>
                  <m:r>
                    <w:ins w:id="153" w:author="M. Shojaei Arani" w:date="2024-05-30T10:53:00Z">
                      <w:rPr>
                        <w:rFonts w:ascii="Cambria Math" w:hAnsi="Cambria Math" w:cs="Times New Roman"/>
                      </w:rPr>
                      <m:t>θ</m:t>
                    </w:ins>
                  </m:r>
                </m:e>
              </m:d>
              <m:r>
                <w:ins w:id="154" w:author="M. Shojaei Arani" w:date="2024-05-30T10:53:00Z">
                  <w:rPr>
                    <w:rFonts w:ascii="Cambria Math" w:hAnsi="Cambria Math" w:cs="Times New Roman"/>
                  </w:rPr>
                  <m:t>dt</m:t>
                </w:ins>
              </m:r>
              <m:r>
                <w:ins w:id="155" w:author="M. Shojaei Arani" w:date="2024-05-30T10:53:00Z">
                  <w:rPr>
                    <w:rFonts w:ascii="Cambria Math" w:hAnsi="Cambria Math" w:cs="Times New Roman"/>
                    <w:lang w:val="en-US"/>
                    <w:rPrChange w:id="156" w:author="M. Shojaei Arani" w:date="2024-05-30T10:53:00Z">
                      <w:rPr>
                        <w:rFonts w:ascii="Cambria Math" w:hAnsi="Cambria Math" w:cs="Times New Roman"/>
                      </w:rPr>
                    </w:rPrChange>
                  </w:rPr>
                  <m:t>+</m:t>
                </w:ins>
              </m:r>
              <m:r>
                <w:ins w:id="157" w:author="M. Shojaei Arani" w:date="2024-05-30T10:53:00Z">
                  <w:rPr>
                    <w:rFonts w:ascii="Cambria Math" w:hAnsi="Cambria Math" w:cs="Times New Roman"/>
                  </w:rPr>
                  <m:t>σ</m:t>
                </w:ins>
              </m:r>
              <m:r>
                <w:ins w:id="158" w:author="M. Shojaei Arani" w:date="2024-05-30T10:53:00Z">
                  <w:rPr>
                    <w:rFonts w:ascii="Cambria Math" w:hAnsi="Cambria Math" w:cs="Times New Roman"/>
                    <w:lang w:val="en-US"/>
                    <w:rPrChange w:id="159" w:author="M. Shojaei Arani" w:date="2024-05-30T10:53:00Z">
                      <w:rPr>
                        <w:rFonts w:ascii="Cambria Math" w:hAnsi="Cambria Math" w:cs="Times New Roman"/>
                      </w:rPr>
                    </w:rPrChange>
                  </w:rPr>
                  <m:t>(</m:t>
                </w:ins>
              </m:r>
              <m:r>
                <w:ins w:id="160" w:author="M. Shojaei Arani" w:date="2024-05-30T10:53:00Z">
                  <w:rPr>
                    <w:rFonts w:ascii="Cambria Math" w:hAnsi="Cambria Math" w:cs="Times New Roman"/>
                  </w:rPr>
                  <m:t>x</m:t>
                </w:ins>
              </m:r>
              <m:r>
                <w:ins w:id="161" w:author="M. Shojaei Arani" w:date="2024-05-30T10:53:00Z">
                  <w:rPr>
                    <w:rFonts w:ascii="Cambria Math" w:hAnsi="Cambria Math" w:cs="Times New Roman"/>
                    <w:lang w:val="en-US"/>
                    <w:rPrChange w:id="162" w:author="M. Shojaei Arani" w:date="2024-05-30T10:53:00Z">
                      <w:rPr>
                        <w:rFonts w:ascii="Cambria Math" w:hAnsi="Cambria Math" w:cs="Times New Roman"/>
                      </w:rPr>
                    </w:rPrChange>
                  </w:rPr>
                  <m:t>;</m:t>
                </w:ins>
              </m:r>
              <m:r>
                <w:ins w:id="163" w:author="M. Shojaei Arani" w:date="2024-05-30T10:53:00Z">
                  <w:rPr>
                    <w:rFonts w:ascii="Cambria Math" w:hAnsi="Cambria Math" w:cs="Times New Roman"/>
                  </w:rPr>
                  <m:t>θ</m:t>
                </w:ins>
              </m:r>
              <m:r>
                <w:ins w:id="164" w:author="M. Shojaei Arani" w:date="2024-05-30T10:53:00Z">
                  <w:rPr>
                    <w:rFonts w:ascii="Cambria Math" w:hAnsi="Cambria Math" w:cs="Times New Roman"/>
                    <w:lang w:val="en-US"/>
                    <w:rPrChange w:id="165" w:author="M. Shojaei Arani" w:date="2024-05-30T10:53:00Z">
                      <w:rPr>
                        <w:rFonts w:ascii="Cambria Math" w:hAnsi="Cambria Math" w:cs="Times New Roman"/>
                      </w:rPr>
                    </w:rPrChange>
                  </w:rPr>
                  <m:t>)</m:t>
                </w:ins>
              </m:r>
              <m:r>
                <w:ins w:id="166" w:author="M. Shojaei Arani" w:date="2024-05-30T10:53:00Z">
                  <w:rPr>
                    <w:rFonts w:ascii="Cambria Math" w:hAnsi="Cambria Math" w:cs="Times New Roman"/>
                  </w:rPr>
                  <m:t>dW</m:t>
                </w:ins>
              </m:r>
            </m:oMath>
            <w:ins w:id="167" w:author="M. Shojaei Arani" w:date="2024-05-30T10:53:00Z">
              <w:r w:rsidRPr="00907C1A">
                <w:rPr>
                  <w:rFonts w:ascii="Times New Roman" w:hAnsi="Times New Roman" w:cs="Times New Roman"/>
                  <w:lang w:val="en-US"/>
                  <w:rPrChange w:id="168" w:author="M. Shojaei Arani" w:date="2024-05-30T10:53:00Z">
                    <w:rPr>
                      <w:rFonts w:ascii="Times New Roman" w:hAnsi="Times New Roman" w:cs="Times New Roman"/>
                    </w:rPr>
                  </w:rPrChange>
                </w:rPr>
                <w:t xml:space="preserve"> </w:t>
              </w:r>
            </w:ins>
          </w:p>
        </w:tc>
        <w:tc>
          <w:tcPr>
            <w:tcW w:w="645" w:type="dxa"/>
          </w:tcPr>
          <w:p w14:paraId="55E9492F" w14:textId="77777777" w:rsidR="00907C1A" w:rsidRPr="00907C1A" w:rsidRDefault="00907C1A" w:rsidP="008313A9">
            <w:pPr>
              <w:spacing w:line="360" w:lineRule="auto"/>
              <w:jc w:val="right"/>
              <w:rPr>
                <w:ins w:id="169" w:author="M. Shojaei Arani" w:date="2024-05-30T10:53:00Z"/>
                <w:rFonts w:ascii="Times New Roman" w:hAnsi="Times New Roman" w:cs="Times New Roman"/>
                <w:lang w:val="en-US"/>
                <w:rPrChange w:id="170" w:author="M. Shojaei Arani" w:date="2024-05-30T10:53:00Z">
                  <w:rPr>
                    <w:ins w:id="171" w:author="M. Shojaei Arani" w:date="2024-05-30T10:53:00Z"/>
                    <w:rFonts w:ascii="Times New Roman" w:hAnsi="Times New Roman" w:cs="Times New Roman"/>
                  </w:rPr>
                </w:rPrChange>
              </w:rPr>
            </w:pPr>
          </w:p>
        </w:tc>
        <w:tc>
          <w:tcPr>
            <w:tcW w:w="666" w:type="dxa"/>
            <w:vAlign w:val="center"/>
          </w:tcPr>
          <w:p w14:paraId="71A97A65" w14:textId="77777777" w:rsidR="00907C1A" w:rsidRPr="00E834A6" w:rsidRDefault="00907C1A" w:rsidP="008313A9">
            <w:pPr>
              <w:spacing w:line="360" w:lineRule="auto"/>
              <w:rPr>
                <w:ins w:id="172" w:author="M. Shojaei Arani" w:date="2024-05-30T10:53:00Z"/>
                <w:rFonts w:ascii="Times New Roman" w:hAnsi="Times New Roman" w:cs="Times New Roman"/>
              </w:rPr>
            </w:pPr>
            <w:ins w:id="173" w:author="M. Shojaei Arani" w:date="2024-05-30T10:53:00Z">
              <w:r w:rsidRPr="00907C1A">
                <w:rPr>
                  <w:rFonts w:ascii="Times New Roman" w:hAnsi="Times New Roman" w:cs="Times New Roman"/>
                  <w:lang w:val="en-US"/>
                  <w:rPrChange w:id="174" w:author="M. Shojaei Arani" w:date="2024-05-30T10:53:00Z">
                    <w:rPr>
                      <w:rFonts w:ascii="Times New Roman" w:hAnsi="Times New Roman" w:cs="Times New Roman"/>
                    </w:rPr>
                  </w:rPrChange>
                </w:rPr>
                <w:t xml:space="preserve"> </w:t>
              </w:r>
              <w:r w:rsidRPr="00E834A6">
                <w:rPr>
                  <w:rFonts w:ascii="Times New Roman" w:hAnsi="Times New Roman" w:cs="Times New Roman"/>
                </w:rPr>
                <w:t>(</w:t>
              </w:r>
              <w:bookmarkStart w:id="175" w:name="DiffusionParametric"/>
              <w:r w:rsidRPr="00E834A6">
                <w:rPr>
                  <w:rFonts w:ascii="Times New Roman" w:hAnsi="Times New Roman" w:cs="Times New Roman"/>
                </w:rPr>
                <w:fldChar w:fldCharType="begin"/>
              </w:r>
              <w:r w:rsidRPr="00E834A6">
                <w:rPr>
                  <w:rFonts w:ascii="Times New Roman" w:hAnsi="Times New Roman" w:cs="Times New Roman"/>
                </w:rPr>
                <w:instrText xml:space="preserve"> SEQ EQ \* MERGEFORMAT </w:instrText>
              </w:r>
              <w:r w:rsidRPr="00E834A6">
                <w:rPr>
                  <w:rFonts w:ascii="Times New Roman" w:hAnsi="Times New Roman" w:cs="Times New Roman"/>
                </w:rPr>
                <w:fldChar w:fldCharType="separate"/>
              </w:r>
              <w:r>
                <w:rPr>
                  <w:rFonts w:ascii="Times New Roman" w:hAnsi="Times New Roman" w:cs="Times New Roman"/>
                  <w:noProof/>
                </w:rPr>
                <w:t>1</w:t>
              </w:r>
              <w:r w:rsidRPr="00E834A6">
                <w:rPr>
                  <w:rFonts w:ascii="Times New Roman" w:hAnsi="Times New Roman" w:cs="Times New Roman"/>
                </w:rPr>
                <w:fldChar w:fldCharType="end"/>
              </w:r>
              <w:bookmarkEnd w:id="175"/>
              <w:r w:rsidRPr="00E834A6">
                <w:rPr>
                  <w:rFonts w:ascii="Times New Roman" w:hAnsi="Times New Roman" w:cs="Times New Roman"/>
                </w:rPr>
                <w:t>)</w:t>
              </w:r>
            </w:ins>
          </w:p>
        </w:tc>
      </w:tr>
    </w:tbl>
    <w:p w14:paraId="032377B3" w14:textId="77777777" w:rsidR="00907C1A" w:rsidRDefault="00907C1A" w:rsidP="00907C1A">
      <w:pPr>
        <w:spacing w:after="120" w:line="360" w:lineRule="auto"/>
        <w:jc w:val="both"/>
        <w:rPr>
          <w:ins w:id="176" w:author="M. Shojaei Arani" w:date="2024-05-30T10:53:00Z"/>
          <w:rFonts w:ascii="Times New Roman" w:eastAsiaTheme="minorEastAsia" w:hAnsi="Times New Roman" w:cs="Times New Roman"/>
        </w:rPr>
      </w:pPr>
      <w:ins w:id="177" w:author="M. Shojaei Arani" w:date="2024-05-30T10:53:00Z">
        <w:r>
          <w:rPr>
            <w:rFonts w:ascii="Times New Roman" w:eastAsiaTheme="minorEastAsia" w:hAnsi="Times New Roman" w:cs="Times New Roman"/>
          </w:rPr>
          <w:t xml:space="preserve">Where </w:t>
        </w:r>
      </w:ins>
      <m:oMath>
        <m:r>
          <w:ins w:id="178" w:author="M. Shojaei Arani" w:date="2024-05-30T10:53:00Z">
            <w:rPr>
              <w:rFonts w:ascii="Cambria Math" w:hAnsi="Cambria Math" w:cs="Times New Roman"/>
            </w:rPr>
            <m:t>θ</m:t>
          </w:ins>
        </m:r>
      </m:oMath>
      <w:ins w:id="179" w:author="M. Shojaei Arani" w:date="2024-05-30T10:53:00Z">
        <w:r>
          <w:rPr>
            <w:rFonts w:ascii="Times New Roman" w:eastAsiaTheme="minorEastAsia" w:hAnsi="Times New Roman" w:cs="Times New Roman"/>
          </w:rPr>
          <w:t xml:space="preserve"> is the vector of </w:t>
        </w:r>
        <w:r>
          <w:rPr>
            <w:rFonts w:ascii="Times New Roman" w:eastAsiaTheme="minorEastAsia" w:hAnsi="Times New Roman" w:cs="Times New Roman"/>
            <w:noProof/>
          </w:rPr>
          <w:t>unknown parameters. A</w:t>
        </w:r>
        <w:r w:rsidRPr="00E834A6">
          <w:rPr>
            <w:rFonts w:ascii="Times New Roman" w:eastAsiaTheme="minorEastAsia" w:hAnsi="Times New Roman" w:cs="Times New Roman"/>
            <w:noProof/>
          </w:rPr>
          <w:t>ssume</w:t>
        </w:r>
        <w:r w:rsidRPr="00E834A6">
          <w:rPr>
            <w:rFonts w:ascii="Times New Roman" w:eastAsiaTheme="minorEastAsia" w:hAnsi="Times New Roman" w:cs="Times New Roman"/>
          </w:rPr>
          <w:t xml:space="preserve"> that we have an observation </w:t>
        </w:r>
      </w:ins>
      <m:oMath>
        <m:d>
          <m:dPr>
            <m:begChr m:val="{"/>
            <m:endChr m:val="}"/>
            <m:ctrlPr>
              <w:ins w:id="180" w:author="M. Shojaei Arani" w:date="2024-05-30T10:53:00Z">
                <w:rPr>
                  <w:rFonts w:ascii="Cambria Math" w:eastAsiaTheme="minorEastAsia" w:hAnsi="Cambria Math" w:cs="Times New Roman"/>
                  <w:i/>
                </w:rPr>
              </w:ins>
            </m:ctrlPr>
          </m:dPr>
          <m:e>
            <m:sSub>
              <m:sSubPr>
                <m:ctrlPr>
                  <w:ins w:id="181" w:author="M. Shojaei Arani" w:date="2024-05-30T10:53:00Z">
                    <w:rPr>
                      <w:rFonts w:ascii="Cambria Math" w:eastAsiaTheme="minorEastAsia" w:hAnsi="Cambria Math" w:cs="Times New Roman"/>
                      <w:i/>
                    </w:rPr>
                  </w:ins>
                </m:ctrlPr>
              </m:sSubPr>
              <m:e>
                <m:r>
                  <w:ins w:id="182" w:author="M. Shojaei Arani" w:date="2024-05-30T10:53:00Z">
                    <w:rPr>
                      <w:rFonts w:ascii="Cambria Math" w:eastAsiaTheme="minorEastAsia" w:hAnsi="Cambria Math" w:cs="Times New Roman"/>
                    </w:rPr>
                    <m:t>X</m:t>
                  </w:ins>
                </m:r>
              </m:e>
              <m:sub>
                <m:r>
                  <w:ins w:id="183" w:author="M. Shojaei Arani" w:date="2024-05-30T10:53:00Z">
                    <w:rPr>
                      <w:rFonts w:ascii="Cambria Math" w:eastAsiaTheme="minorEastAsia" w:hAnsi="Cambria Math" w:cs="Times New Roman"/>
                    </w:rPr>
                    <m:t>0</m:t>
                  </w:ins>
                </m:r>
              </m:sub>
            </m:sSub>
            <m:r>
              <w:ins w:id="184" w:author="M. Shojaei Arani" w:date="2024-05-30T10:53:00Z">
                <w:rPr>
                  <w:rFonts w:ascii="Cambria Math" w:eastAsiaTheme="minorEastAsia" w:hAnsi="Cambria Math" w:cs="Times New Roman"/>
                </w:rPr>
                <m:t xml:space="preserve">, </m:t>
              </w:ins>
            </m:r>
            <m:sSub>
              <m:sSubPr>
                <m:ctrlPr>
                  <w:ins w:id="185" w:author="M. Shojaei Arani" w:date="2024-05-30T10:53:00Z">
                    <w:rPr>
                      <w:rFonts w:ascii="Cambria Math" w:eastAsiaTheme="minorEastAsia" w:hAnsi="Cambria Math" w:cs="Times New Roman"/>
                      <w:i/>
                    </w:rPr>
                  </w:ins>
                </m:ctrlPr>
              </m:sSubPr>
              <m:e>
                <m:r>
                  <w:ins w:id="186" w:author="M. Shojaei Arani" w:date="2024-05-30T10:53:00Z">
                    <w:rPr>
                      <w:rFonts w:ascii="Cambria Math" w:eastAsiaTheme="minorEastAsia" w:hAnsi="Cambria Math" w:cs="Times New Roman"/>
                    </w:rPr>
                    <m:t>X</m:t>
                  </w:ins>
                </m:r>
              </m:e>
              <m:sub>
                <m:r>
                  <w:ins w:id="187" w:author="M. Shojaei Arani" w:date="2024-05-30T10:53:00Z">
                    <w:rPr>
                      <w:rFonts w:ascii="Cambria Math" w:eastAsiaTheme="minorEastAsia" w:hAnsi="Cambria Math" w:cs="Times New Roman"/>
                    </w:rPr>
                    <m:t>1</m:t>
                  </w:ins>
                </m:r>
              </m:sub>
            </m:sSub>
            <m:r>
              <w:ins w:id="188" w:author="M. Shojaei Arani" w:date="2024-05-30T10:53:00Z">
                <w:rPr>
                  <w:rFonts w:ascii="Cambria Math" w:eastAsiaTheme="minorEastAsia" w:hAnsi="Cambria Math" w:cs="Times New Roman"/>
                </w:rPr>
                <m:t xml:space="preserve">, …, </m:t>
              </w:ins>
            </m:r>
            <m:sSub>
              <m:sSubPr>
                <m:ctrlPr>
                  <w:ins w:id="189" w:author="M. Shojaei Arani" w:date="2024-05-30T10:53:00Z">
                    <w:rPr>
                      <w:rFonts w:ascii="Cambria Math" w:eastAsiaTheme="minorEastAsia" w:hAnsi="Cambria Math" w:cs="Times New Roman"/>
                      <w:i/>
                    </w:rPr>
                  </w:ins>
                </m:ctrlPr>
              </m:sSubPr>
              <m:e>
                <m:r>
                  <w:ins w:id="190" w:author="M. Shojaei Arani" w:date="2024-05-30T10:53:00Z">
                    <w:rPr>
                      <w:rFonts w:ascii="Cambria Math" w:eastAsiaTheme="minorEastAsia" w:hAnsi="Cambria Math" w:cs="Times New Roman"/>
                    </w:rPr>
                    <m:t>X</m:t>
                  </w:ins>
                </m:r>
              </m:e>
              <m:sub>
                <m:r>
                  <w:ins w:id="191" w:author="M. Shojaei Arani" w:date="2024-05-30T10:53:00Z">
                    <w:rPr>
                      <w:rFonts w:ascii="Cambria Math" w:eastAsiaTheme="minorEastAsia" w:hAnsi="Cambria Math" w:cs="Times New Roman"/>
                    </w:rPr>
                    <m:t>N</m:t>
                  </w:ins>
                </m:r>
              </m:sub>
            </m:sSub>
          </m:e>
        </m:d>
      </m:oMath>
      <w:ins w:id="192" w:author="M. Shojaei Arani" w:date="2024-05-30T10:53:00Z">
        <w:r w:rsidRPr="00E834A6">
          <w:rPr>
            <w:rFonts w:ascii="Times New Roman" w:eastAsiaTheme="minorEastAsia" w:hAnsi="Times New Roman" w:cs="Times New Roman"/>
          </w:rPr>
          <w:t xml:space="preserve"> of this </w:t>
        </w:r>
        <w:r>
          <w:rPr>
            <w:rFonts w:ascii="Times New Roman" w:eastAsiaTheme="minorEastAsia" w:hAnsi="Times New Roman" w:cs="Times New Roman"/>
          </w:rPr>
          <w:t>model</w:t>
        </w:r>
        <w:r w:rsidRPr="00E834A6">
          <w:rPr>
            <w:rFonts w:ascii="Times New Roman" w:eastAsiaTheme="minorEastAsia" w:hAnsi="Times New Roman" w:cs="Times New Roman"/>
          </w:rPr>
          <w:t xml:space="preserve"> at discrete times </w:t>
        </w:r>
      </w:ins>
      <m:oMath>
        <m:r>
          <w:ins w:id="193" w:author="M. Shojaei Arani" w:date="2024-05-30T10:53:00Z">
            <w:rPr>
              <w:rFonts w:ascii="Cambria Math" w:eastAsiaTheme="minorEastAsia" w:hAnsi="Cambria Math" w:cs="Times New Roman"/>
            </w:rPr>
            <m:t>t=0,1,…,N</m:t>
          </w:ins>
        </m:r>
      </m:oMath>
      <w:ins w:id="194" w:author="M. Shojaei Arani" w:date="2024-05-30T10:53:00Z">
        <w:r w:rsidRPr="00E834A6">
          <w:rPr>
            <w:rFonts w:ascii="Times New Roman" w:eastAsiaTheme="minorEastAsia" w:hAnsi="Times New Roman" w:cs="Times New Roman"/>
          </w:rPr>
          <w:t xml:space="preserve"> for a particular</w:t>
        </w:r>
        <w:r>
          <w:rPr>
            <w:rFonts w:ascii="Times New Roman" w:eastAsiaTheme="minorEastAsia" w:hAnsi="Times New Roman" w:cs="Times New Roman"/>
          </w:rPr>
          <w:t xml:space="preserve"> set of</w:t>
        </w:r>
        <w:r w:rsidRPr="00E834A6">
          <w:rPr>
            <w:rFonts w:ascii="Times New Roman" w:eastAsiaTheme="minorEastAsia" w:hAnsi="Times New Roman" w:cs="Times New Roman"/>
          </w:rPr>
          <w:t xml:space="preserve"> parameter values which we aim</w:t>
        </w:r>
        <w:r>
          <w:rPr>
            <w:rFonts w:ascii="Times New Roman" w:eastAsiaTheme="minorEastAsia" w:hAnsi="Times New Roman" w:cs="Times New Roman"/>
          </w:rPr>
          <w:t xml:space="preserve"> to estimate </w:t>
        </w:r>
        <w:r w:rsidRPr="00E834A6">
          <w:rPr>
            <w:rFonts w:ascii="Times New Roman" w:eastAsiaTheme="minorEastAsia" w:hAnsi="Times New Roman" w:cs="Times New Roman"/>
          </w:rPr>
          <w:t xml:space="preserve">and let </w:t>
        </w:r>
      </w:ins>
      <m:oMath>
        <m:r>
          <w:ins w:id="195" w:author="M. Shojaei Arani" w:date="2024-05-30T10:53:00Z">
            <w:rPr>
              <w:rFonts w:ascii="Cambria Math" w:eastAsiaTheme="minorEastAsia" w:hAnsi="Cambria Math" w:cs="Times New Roman"/>
            </w:rPr>
            <m:t>∆</m:t>
          </w:ins>
        </m:r>
      </m:oMath>
      <w:ins w:id="196" w:author="M. Shojaei Arani" w:date="2024-05-30T10:53:00Z">
        <w:r w:rsidRPr="00E834A6">
          <w:rPr>
            <w:rFonts w:ascii="Times New Roman" w:eastAsiaTheme="minorEastAsia" w:hAnsi="Times New Roman" w:cs="Times New Roman"/>
          </w:rPr>
          <w:t xml:space="preserve"> be the s</w:t>
        </w:r>
        <w:proofErr w:type="spellStart"/>
        <w:r>
          <w:rPr>
            <w:rFonts w:ascii="Times New Roman" w:eastAsiaTheme="minorEastAsia" w:hAnsi="Times New Roman" w:cs="Times New Roman"/>
          </w:rPr>
          <w:t>ampling</w:t>
        </w:r>
        <w:proofErr w:type="spellEnd"/>
        <w:r>
          <w:rPr>
            <w:rFonts w:ascii="Times New Roman" w:eastAsiaTheme="minorEastAsia" w:hAnsi="Times New Roman" w:cs="Times New Roman"/>
          </w:rPr>
          <w:t xml:space="preserve"> time. Assume also that </w:t>
        </w:r>
      </w:ins>
      <m:oMath>
        <m:sSub>
          <m:sSubPr>
            <m:ctrlPr>
              <w:ins w:id="197" w:author="M. Shojaei Arani" w:date="2024-05-30T10:53:00Z">
                <w:rPr>
                  <w:rFonts w:ascii="Cambria Math" w:eastAsiaTheme="minorEastAsia" w:hAnsi="Cambria Math" w:cs="Times New Roman"/>
                  <w:i/>
                </w:rPr>
              </w:ins>
            </m:ctrlPr>
          </m:sSubPr>
          <m:e>
            <m:r>
              <w:ins w:id="198" w:author="M. Shojaei Arani" w:date="2024-05-30T10:53:00Z">
                <w:rPr>
                  <w:rFonts w:ascii="Cambria Math" w:eastAsiaTheme="minorEastAsia" w:hAnsi="Cambria Math" w:cs="Times New Roman"/>
                </w:rPr>
                <m:t>P</m:t>
              </w:ins>
            </m:r>
          </m:e>
          <m:sub>
            <m:r>
              <w:ins w:id="199" w:author="M. Shojaei Arani" w:date="2024-05-30T10:53:00Z">
                <w:rPr>
                  <w:rFonts w:ascii="Cambria Math" w:eastAsiaTheme="minorEastAsia" w:hAnsi="Cambria Math" w:cs="Times New Roman"/>
                </w:rPr>
                <m:t>X</m:t>
              </w:ins>
            </m:r>
          </m:sub>
        </m:sSub>
        <m:d>
          <m:dPr>
            <m:ctrlPr>
              <w:ins w:id="200" w:author="M. Shojaei Arani" w:date="2024-05-30T10:53:00Z">
                <w:rPr>
                  <w:rFonts w:ascii="Cambria Math" w:eastAsiaTheme="minorEastAsia" w:hAnsi="Cambria Math" w:cs="Times New Roman"/>
                  <w:i/>
                </w:rPr>
              </w:ins>
            </m:ctrlPr>
          </m:dPr>
          <m:e>
            <m:r>
              <w:ins w:id="201" w:author="M. Shojaei Arani" w:date="2024-05-30T10:53:00Z">
                <w:rPr>
                  <w:rFonts w:ascii="Cambria Math" w:eastAsiaTheme="minorEastAsia" w:hAnsi="Cambria Math" w:cs="Times New Roman"/>
                </w:rPr>
                <m:t>∆,x|</m:t>
              </w:ins>
            </m:r>
            <m:sSub>
              <m:sSubPr>
                <m:ctrlPr>
                  <w:ins w:id="202" w:author="M. Shojaei Arani" w:date="2024-05-30T10:53:00Z">
                    <w:rPr>
                      <w:rFonts w:ascii="Cambria Math" w:eastAsiaTheme="minorEastAsia" w:hAnsi="Cambria Math" w:cs="Times New Roman"/>
                      <w:i/>
                    </w:rPr>
                  </w:ins>
                </m:ctrlPr>
              </m:sSubPr>
              <m:e>
                <m:r>
                  <w:ins w:id="203" w:author="M. Shojaei Arani" w:date="2024-05-30T10:53:00Z">
                    <w:rPr>
                      <w:rFonts w:ascii="Cambria Math" w:eastAsiaTheme="minorEastAsia" w:hAnsi="Cambria Math" w:cs="Times New Roman"/>
                    </w:rPr>
                    <m:t>x</m:t>
                  </w:ins>
                </m:r>
              </m:e>
              <m:sub>
                <m:r>
                  <w:ins w:id="204" w:author="M. Shojaei Arani" w:date="2024-05-30T10:53:00Z">
                    <w:rPr>
                      <w:rFonts w:ascii="Cambria Math" w:eastAsiaTheme="minorEastAsia" w:hAnsi="Cambria Math" w:cs="Times New Roman"/>
                    </w:rPr>
                    <m:t>0</m:t>
                  </w:ins>
                </m:r>
              </m:sub>
            </m:sSub>
            <m:r>
              <w:ins w:id="205" w:author="M. Shojaei Arani" w:date="2024-05-30T10:53:00Z">
                <w:rPr>
                  <w:rFonts w:ascii="Cambria Math" w:eastAsiaTheme="minorEastAsia" w:hAnsi="Cambria Math" w:cs="Times New Roman"/>
                </w:rPr>
                <m:t>;θ</m:t>
              </w:ins>
            </m:r>
          </m:e>
        </m:d>
      </m:oMath>
      <w:ins w:id="206" w:author="M. Shojaei Arani" w:date="2024-05-30T10:53:00Z">
        <w:r>
          <w:rPr>
            <w:rFonts w:ascii="Times New Roman" w:eastAsiaTheme="minorEastAsia" w:hAnsi="Times New Roman" w:cs="Times New Roman"/>
          </w:rPr>
          <w:t xml:space="preserve"> represents the conditional density of </w:t>
        </w:r>
      </w:ins>
      <m:oMath>
        <m:sSub>
          <m:sSubPr>
            <m:ctrlPr>
              <w:ins w:id="207" w:author="M. Shojaei Arani" w:date="2024-05-30T10:53:00Z">
                <w:rPr>
                  <w:rFonts w:ascii="Cambria Math" w:eastAsiaTheme="minorEastAsia" w:hAnsi="Cambria Math" w:cs="Times New Roman"/>
                  <w:i/>
                </w:rPr>
              </w:ins>
            </m:ctrlPr>
          </m:sSubPr>
          <m:e>
            <m:r>
              <w:ins w:id="208" w:author="M. Shojaei Arani" w:date="2024-05-30T10:53:00Z">
                <w:rPr>
                  <w:rFonts w:ascii="Cambria Math" w:eastAsiaTheme="minorEastAsia" w:hAnsi="Cambria Math" w:cs="Times New Roman"/>
                </w:rPr>
                <m:t>x</m:t>
              </w:ins>
            </m:r>
            <m:box>
              <m:boxPr>
                <m:opEmu m:val="1"/>
                <m:ctrlPr>
                  <w:ins w:id="209" w:author="M. Shojaei Arani" w:date="2024-05-30T10:53:00Z">
                    <w:rPr>
                      <w:rFonts w:ascii="Cambria Math" w:eastAsiaTheme="minorEastAsia" w:hAnsi="Cambria Math" w:cs="Times New Roman"/>
                      <w:i/>
                    </w:rPr>
                  </w:ins>
                </m:ctrlPr>
              </m:boxPr>
              <m:e>
                <m:r>
                  <w:ins w:id="210" w:author="M. Shojaei Arani" w:date="2024-05-30T10:53:00Z">
                    <w:rPr>
                      <w:rFonts w:ascii="Cambria Math" w:hAnsi="Cambria Math" w:cs="Times New Roman"/>
                    </w:rPr>
                    <m:t>∶=</m:t>
                  </w:ins>
                </m:r>
              </m:e>
            </m:box>
            <m:r>
              <w:ins w:id="211" w:author="M. Shojaei Arani" w:date="2024-05-30T10:53:00Z">
                <w:rPr>
                  <w:rFonts w:ascii="Cambria Math" w:eastAsiaTheme="minorEastAsia" w:hAnsi="Cambria Math" w:cs="Times New Roman"/>
                </w:rPr>
                <m:t>X</m:t>
              </w:ins>
            </m:r>
          </m:e>
          <m:sub>
            <m:r>
              <w:ins w:id="212" w:author="M. Shojaei Arani" w:date="2024-05-30T10:53:00Z">
                <w:rPr>
                  <w:rFonts w:ascii="Cambria Math" w:eastAsiaTheme="minorEastAsia" w:hAnsi="Cambria Math" w:cs="Times New Roman"/>
                </w:rPr>
                <m:t>t+∆</m:t>
              </w:ins>
            </m:r>
          </m:sub>
        </m:sSub>
        <m:r>
          <w:ins w:id="213" w:author="M. Shojaei Arani" w:date="2024-05-30T10:53:00Z">
            <w:rPr>
              <w:rFonts w:ascii="Cambria Math" w:eastAsiaTheme="minorEastAsia" w:hAnsi="Cambria Math" w:cs="Times New Roman"/>
            </w:rPr>
            <m:t xml:space="preserve"> </m:t>
          </w:ins>
        </m:r>
      </m:oMath>
      <w:ins w:id="214" w:author="M. Shojaei Arani" w:date="2024-05-30T10:53:00Z">
        <w:r>
          <w:rPr>
            <w:rFonts w:ascii="Times New Roman" w:eastAsiaTheme="minorEastAsia" w:hAnsi="Times New Roman" w:cs="Times New Roman"/>
          </w:rPr>
          <w:t xml:space="preserve">given </w:t>
        </w:r>
      </w:ins>
      <m:oMath>
        <m:sSub>
          <m:sSubPr>
            <m:ctrlPr>
              <w:ins w:id="215" w:author="M. Shojaei Arani" w:date="2024-05-30T10:53:00Z">
                <w:rPr>
                  <w:rFonts w:ascii="Cambria Math" w:eastAsiaTheme="minorEastAsia" w:hAnsi="Cambria Math" w:cs="Times New Roman"/>
                  <w:i/>
                </w:rPr>
              </w:ins>
            </m:ctrlPr>
          </m:sSubPr>
          <m:e>
            <m:sSub>
              <m:sSubPr>
                <m:ctrlPr>
                  <w:ins w:id="216" w:author="M. Shojaei Arani" w:date="2024-05-30T10:53:00Z">
                    <w:rPr>
                      <w:rFonts w:ascii="Cambria Math" w:eastAsiaTheme="minorEastAsia" w:hAnsi="Cambria Math" w:cs="Times New Roman"/>
                      <w:i/>
                    </w:rPr>
                  </w:ins>
                </m:ctrlPr>
              </m:sSubPr>
              <m:e>
                <m:r>
                  <w:ins w:id="217" w:author="M. Shojaei Arani" w:date="2024-05-30T10:53:00Z">
                    <w:rPr>
                      <w:rFonts w:ascii="Cambria Math" w:eastAsiaTheme="minorEastAsia" w:hAnsi="Cambria Math" w:cs="Times New Roman"/>
                    </w:rPr>
                    <m:t>x</m:t>
                  </w:ins>
                </m:r>
              </m:e>
              <m:sub>
                <m:r>
                  <w:ins w:id="218" w:author="M. Shojaei Arani" w:date="2024-05-30T10:53:00Z">
                    <w:rPr>
                      <w:rFonts w:ascii="Cambria Math" w:eastAsiaTheme="minorEastAsia" w:hAnsi="Cambria Math" w:cs="Times New Roman"/>
                    </w:rPr>
                    <m:t>0</m:t>
                  </w:ins>
                </m:r>
              </m:sub>
            </m:sSub>
            <m:box>
              <m:boxPr>
                <m:opEmu m:val="1"/>
                <m:ctrlPr>
                  <w:ins w:id="219" w:author="M. Shojaei Arani" w:date="2024-05-30T10:53:00Z">
                    <w:rPr>
                      <w:rFonts w:ascii="Cambria Math" w:eastAsiaTheme="minorEastAsia" w:hAnsi="Cambria Math" w:cs="Times New Roman"/>
                      <w:i/>
                    </w:rPr>
                  </w:ins>
                </m:ctrlPr>
              </m:boxPr>
              <m:e>
                <m:r>
                  <w:ins w:id="220" w:author="M. Shojaei Arani" w:date="2024-05-30T10:53:00Z">
                    <w:rPr>
                      <w:rFonts w:ascii="Cambria Math" w:hAnsi="Cambria Math" w:cs="Times New Roman"/>
                    </w:rPr>
                    <m:t>∶=</m:t>
                  </w:ins>
                </m:r>
              </m:e>
            </m:box>
            <m:r>
              <w:ins w:id="221" w:author="M. Shojaei Arani" w:date="2024-05-30T10:53:00Z">
                <w:rPr>
                  <w:rFonts w:ascii="Cambria Math" w:eastAsiaTheme="minorEastAsia" w:hAnsi="Cambria Math" w:cs="Times New Roman"/>
                </w:rPr>
                <m:t>X</m:t>
              </w:ins>
            </m:r>
          </m:e>
          <m:sub>
            <m:r>
              <w:ins w:id="222" w:author="M. Shojaei Arani" w:date="2024-05-30T10:53:00Z">
                <w:rPr>
                  <w:rFonts w:ascii="Cambria Math" w:eastAsiaTheme="minorEastAsia" w:hAnsi="Cambria Math" w:cs="Times New Roman"/>
                </w:rPr>
                <m:t>t</m:t>
              </w:ins>
            </m:r>
          </m:sub>
        </m:sSub>
      </m:oMath>
      <w:ins w:id="223" w:author="M. Shojaei Arani" w:date="2024-05-30T10:53:00Z">
        <w:r>
          <w:rPr>
            <w:rFonts w:ascii="Times New Roman" w:eastAsiaTheme="minorEastAsia" w:hAnsi="Times New Roman" w:cs="Times New Roman"/>
          </w:rPr>
          <w:t xml:space="preserve">. The likelihood function for this set of observations is the multi-point density </w:t>
        </w:r>
      </w:ins>
      <m:oMath>
        <m:sSub>
          <m:sSubPr>
            <m:ctrlPr>
              <w:ins w:id="224" w:author="M. Shojaei Arani" w:date="2024-05-30T10:53:00Z">
                <w:rPr>
                  <w:rFonts w:ascii="Cambria Math" w:eastAsiaTheme="minorEastAsia" w:hAnsi="Cambria Math" w:cs="Times New Roman"/>
                  <w:i/>
                </w:rPr>
              </w:ins>
            </m:ctrlPr>
          </m:sSubPr>
          <m:e>
            <m:r>
              <w:ins w:id="225" w:author="M. Shojaei Arani" w:date="2024-05-30T10:53:00Z">
                <w:rPr>
                  <w:rFonts w:ascii="Cambria Math" w:eastAsiaTheme="minorEastAsia" w:hAnsi="Cambria Math" w:cs="Times New Roman"/>
                </w:rPr>
                <m:t>P</m:t>
              </w:ins>
            </m:r>
          </m:e>
          <m:sub>
            <m:r>
              <w:ins w:id="226" w:author="M. Shojaei Arani" w:date="2024-05-30T10:53:00Z">
                <w:rPr>
                  <w:rFonts w:ascii="Cambria Math" w:eastAsiaTheme="minorEastAsia" w:hAnsi="Cambria Math" w:cs="Times New Roman"/>
                </w:rPr>
                <m:t>X</m:t>
              </w:ins>
            </m:r>
          </m:sub>
        </m:sSub>
        <m:d>
          <m:dPr>
            <m:ctrlPr>
              <w:ins w:id="227" w:author="M. Shojaei Arani" w:date="2024-05-30T10:53:00Z">
                <w:rPr>
                  <w:rFonts w:ascii="Cambria Math" w:eastAsiaTheme="minorEastAsia" w:hAnsi="Cambria Math" w:cs="Times New Roman"/>
                  <w:i/>
                </w:rPr>
              </w:ins>
            </m:ctrlPr>
          </m:dPr>
          <m:e>
            <m:sSub>
              <m:sSubPr>
                <m:ctrlPr>
                  <w:ins w:id="228" w:author="M. Shojaei Arani" w:date="2024-05-30T10:53:00Z">
                    <w:rPr>
                      <w:rFonts w:ascii="Cambria Math" w:eastAsiaTheme="minorEastAsia" w:hAnsi="Cambria Math" w:cs="Times New Roman"/>
                      <w:i/>
                    </w:rPr>
                  </w:ins>
                </m:ctrlPr>
              </m:sSubPr>
              <m:e>
                <m:r>
                  <w:ins w:id="229" w:author="M. Shojaei Arani" w:date="2024-05-30T10:53:00Z">
                    <w:rPr>
                      <w:rFonts w:ascii="Cambria Math" w:eastAsiaTheme="minorEastAsia" w:hAnsi="Cambria Math" w:cs="Times New Roman"/>
                    </w:rPr>
                    <m:t>X</m:t>
                  </w:ins>
                </m:r>
              </m:e>
              <m:sub>
                <m:r>
                  <w:ins w:id="230" w:author="M. Shojaei Arani" w:date="2024-05-30T10:53:00Z">
                    <w:rPr>
                      <w:rFonts w:ascii="Cambria Math" w:eastAsiaTheme="minorEastAsia" w:hAnsi="Cambria Math" w:cs="Times New Roman"/>
                    </w:rPr>
                    <m:t>0</m:t>
                  </w:ins>
                </m:r>
              </m:sub>
            </m:sSub>
            <m:r>
              <w:ins w:id="231" w:author="M. Shojaei Arani" w:date="2024-05-30T10:53:00Z">
                <w:rPr>
                  <w:rFonts w:ascii="Cambria Math" w:eastAsiaTheme="minorEastAsia" w:hAnsi="Cambria Math" w:cs="Times New Roman"/>
                </w:rPr>
                <m:t xml:space="preserve">, </m:t>
              </w:ins>
            </m:r>
            <m:sSub>
              <m:sSubPr>
                <m:ctrlPr>
                  <w:ins w:id="232" w:author="M. Shojaei Arani" w:date="2024-05-30T10:53:00Z">
                    <w:rPr>
                      <w:rFonts w:ascii="Cambria Math" w:eastAsiaTheme="minorEastAsia" w:hAnsi="Cambria Math" w:cs="Times New Roman"/>
                      <w:i/>
                    </w:rPr>
                  </w:ins>
                </m:ctrlPr>
              </m:sSubPr>
              <m:e>
                <m:r>
                  <w:ins w:id="233" w:author="M. Shojaei Arani" w:date="2024-05-30T10:53:00Z">
                    <w:rPr>
                      <w:rFonts w:ascii="Cambria Math" w:eastAsiaTheme="minorEastAsia" w:hAnsi="Cambria Math" w:cs="Times New Roman"/>
                    </w:rPr>
                    <m:t>X</m:t>
                  </w:ins>
                </m:r>
              </m:e>
              <m:sub>
                <m:r>
                  <w:ins w:id="234" w:author="M. Shojaei Arani" w:date="2024-05-30T10:53:00Z">
                    <w:rPr>
                      <w:rFonts w:ascii="Cambria Math" w:eastAsiaTheme="minorEastAsia" w:hAnsi="Cambria Math" w:cs="Times New Roman"/>
                    </w:rPr>
                    <m:t>1</m:t>
                  </w:ins>
                </m:r>
              </m:sub>
            </m:sSub>
            <m:r>
              <w:ins w:id="235" w:author="M. Shojaei Arani" w:date="2024-05-30T10:53:00Z">
                <w:rPr>
                  <w:rFonts w:ascii="Cambria Math" w:eastAsiaTheme="minorEastAsia" w:hAnsi="Cambria Math" w:cs="Times New Roman"/>
                </w:rPr>
                <m:t>, …, X;θ</m:t>
              </w:ins>
            </m:r>
          </m:e>
        </m:d>
      </m:oMath>
      <w:ins w:id="236" w:author="M. Shojaei Arani" w:date="2024-05-30T10:53:00Z">
        <w:r>
          <w:rPr>
            <w:rFonts w:ascii="Times New Roman" w:eastAsiaTheme="minorEastAsia" w:hAnsi="Times New Roman" w:cs="Times New Roman"/>
          </w:rPr>
          <w:t>. Due to the Markov</w:t>
        </w:r>
        <w:proofErr w:type="spellStart"/>
        <w:r>
          <w:rPr>
            <w:rFonts w:ascii="Times New Roman" w:eastAsiaTheme="minorEastAsia" w:hAnsi="Times New Roman" w:cs="Times New Roman"/>
          </w:rPr>
          <w:t>ian</w:t>
        </w:r>
        <w:proofErr w:type="spellEnd"/>
        <w:r>
          <w:rPr>
            <w:rFonts w:ascii="Times New Roman" w:eastAsiaTheme="minorEastAsia" w:hAnsi="Times New Roman" w:cs="Times New Roman"/>
          </w:rPr>
          <w:t xml:space="preserve"> nature of the Langevin model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DiffusionParametric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1</w:t>
        </w:r>
        <w:r>
          <w:rPr>
            <w:rFonts w:ascii="Times New Roman" w:eastAsiaTheme="minorEastAsia" w:hAnsi="Times New Roman" w:cs="Times New Roman"/>
          </w:rPr>
          <w:fldChar w:fldCharType="end"/>
        </w:r>
        <w:r>
          <w:rPr>
            <w:rFonts w:ascii="Times New Roman" w:eastAsiaTheme="minorEastAsia" w:hAnsi="Times New Roman" w:cs="Times New Roman"/>
          </w:rPr>
          <w:t xml:space="preserve">) and using the Bayes rule in probability theory we can greatly simplify this multi-point density by the products of the conditional densities as below </w:t>
        </w:r>
      </w:ins>
    </w:p>
    <w:p w14:paraId="02B3C986" w14:textId="77777777" w:rsidR="00907C1A" w:rsidRDefault="00907C1A" w:rsidP="00907C1A">
      <w:pPr>
        <w:spacing w:after="120" w:line="360" w:lineRule="auto"/>
        <w:jc w:val="center"/>
        <w:rPr>
          <w:ins w:id="237" w:author="M. Shojaei Arani" w:date="2024-05-30T10:53:00Z"/>
          <w:rFonts w:ascii="Times New Roman" w:hAnsi="Times New Roman" w:cs="Times New Roman"/>
          <w:b/>
        </w:rPr>
      </w:pPr>
      <m:oMath>
        <m:sSub>
          <m:sSubPr>
            <m:ctrlPr>
              <w:ins w:id="238" w:author="M. Shojaei Arani" w:date="2024-05-30T10:53:00Z">
                <w:rPr>
                  <w:rFonts w:ascii="Cambria Math" w:eastAsiaTheme="minorEastAsia" w:hAnsi="Cambria Math" w:cs="Times New Roman"/>
                  <w:i/>
                </w:rPr>
              </w:ins>
            </m:ctrlPr>
          </m:sSubPr>
          <m:e>
            <m:r>
              <w:ins w:id="239" w:author="M. Shojaei Arani" w:date="2024-05-30T10:53:00Z">
                <w:rPr>
                  <w:rFonts w:ascii="Cambria Math" w:eastAsiaTheme="minorEastAsia" w:hAnsi="Cambria Math" w:cs="Times New Roman"/>
                </w:rPr>
                <m:t>P</m:t>
              </w:ins>
            </m:r>
          </m:e>
          <m:sub>
            <m:r>
              <w:ins w:id="240" w:author="M. Shojaei Arani" w:date="2024-05-30T10:53:00Z">
                <w:rPr>
                  <w:rFonts w:ascii="Cambria Math" w:eastAsiaTheme="minorEastAsia" w:hAnsi="Cambria Math" w:cs="Times New Roman"/>
                </w:rPr>
                <m:t>X</m:t>
              </w:ins>
            </m:r>
          </m:sub>
        </m:sSub>
        <m:d>
          <m:dPr>
            <m:ctrlPr>
              <w:ins w:id="241" w:author="M. Shojaei Arani" w:date="2024-05-30T10:53:00Z">
                <w:rPr>
                  <w:rFonts w:ascii="Cambria Math" w:eastAsiaTheme="minorEastAsia" w:hAnsi="Cambria Math" w:cs="Times New Roman"/>
                  <w:i/>
                </w:rPr>
              </w:ins>
            </m:ctrlPr>
          </m:dPr>
          <m:e>
            <m:sSub>
              <m:sSubPr>
                <m:ctrlPr>
                  <w:ins w:id="242" w:author="M. Shojaei Arani" w:date="2024-05-30T10:53:00Z">
                    <w:rPr>
                      <w:rFonts w:ascii="Cambria Math" w:eastAsiaTheme="minorEastAsia" w:hAnsi="Cambria Math" w:cs="Times New Roman"/>
                      <w:i/>
                    </w:rPr>
                  </w:ins>
                </m:ctrlPr>
              </m:sSubPr>
              <m:e>
                <m:r>
                  <w:ins w:id="243" w:author="M. Shojaei Arani" w:date="2024-05-30T10:53:00Z">
                    <w:rPr>
                      <w:rFonts w:ascii="Cambria Math" w:eastAsiaTheme="minorEastAsia" w:hAnsi="Cambria Math" w:cs="Times New Roman"/>
                    </w:rPr>
                    <m:t>X</m:t>
                  </w:ins>
                </m:r>
              </m:e>
              <m:sub>
                <m:r>
                  <w:ins w:id="244" w:author="M. Shojaei Arani" w:date="2024-05-30T10:53:00Z">
                    <w:rPr>
                      <w:rFonts w:ascii="Cambria Math" w:eastAsiaTheme="minorEastAsia" w:hAnsi="Cambria Math" w:cs="Times New Roman"/>
                    </w:rPr>
                    <m:t>0</m:t>
                  </w:ins>
                </m:r>
              </m:sub>
            </m:sSub>
            <m:r>
              <w:ins w:id="245" w:author="M. Shojaei Arani" w:date="2024-05-30T10:53:00Z">
                <w:rPr>
                  <w:rFonts w:ascii="Cambria Math" w:eastAsiaTheme="minorEastAsia" w:hAnsi="Cambria Math" w:cs="Times New Roman"/>
                </w:rPr>
                <m:t xml:space="preserve">, </m:t>
              </w:ins>
            </m:r>
            <m:sSub>
              <m:sSubPr>
                <m:ctrlPr>
                  <w:ins w:id="246" w:author="M. Shojaei Arani" w:date="2024-05-30T10:53:00Z">
                    <w:rPr>
                      <w:rFonts w:ascii="Cambria Math" w:eastAsiaTheme="minorEastAsia" w:hAnsi="Cambria Math" w:cs="Times New Roman"/>
                      <w:i/>
                    </w:rPr>
                  </w:ins>
                </m:ctrlPr>
              </m:sSubPr>
              <m:e>
                <m:r>
                  <w:ins w:id="247" w:author="M. Shojaei Arani" w:date="2024-05-30T10:53:00Z">
                    <w:rPr>
                      <w:rFonts w:ascii="Cambria Math" w:eastAsiaTheme="minorEastAsia" w:hAnsi="Cambria Math" w:cs="Times New Roman"/>
                    </w:rPr>
                    <m:t>X</m:t>
                  </w:ins>
                </m:r>
              </m:e>
              <m:sub>
                <m:r>
                  <w:ins w:id="248" w:author="M. Shojaei Arani" w:date="2024-05-30T10:53:00Z">
                    <w:rPr>
                      <w:rFonts w:ascii="Cambria Math" w:eastAsiaTheme="minorEastAsia" w:hAnsi="Cambria Math" w:cs="Times New Roman"/>
                    </w:rPr>
                    <m:t>1</m:t>
                  </w:ins>
                </m:r>
              </m:sub>
            </m:sSub>
            <m:r>
              <w:ins w:id="249" w:author="M. Shojaei Arani" w:date="2024-05-30T10:53:00Z">
                <w:rPr>
                  <w:rFonts w:ascii="Cambria Math" w:eastAsiaTheme="minorEastAsia" w:hAnsi="Cambria Math" w:cs="Times New Roman"/>
                </w:rPr>
                <m:t xml:space="preserve">, …, </m:t>
              </w:ins>
            </m:r>
            <m:sSub>
              <m:sSubPr>
                <m:ctrlPr>
                  <w:ins w:id="250" w:author="M. Shojaei Arani" w:date="2024-05-30T10:53:00Z">
                    <w:rPr>
                      <w:rFonts w:ascii="Cambria Math" w:eastAsiaTheme="minorEastAsia" w:hAnsi="Cambria Math" w:cs="Times New Roman"/>
                      <w:i/>
                    </w:rPr>
                  </w:ins>
                </m:ctrlPr>
              </m:sSubPr>
              <m:e>
                <m:r>
                  <w:ins w:id="251" w:author="M. Shojaei Arani" w:date="2024-05-30T10:53:00Z">
                    <w:rPr>
                      <w:rFonts w:ascii="Cambria Math" w:eastAsiaTheme="minorEastAsia" w:hAnsi="Cambria Math" w:cs="Times New Roman"/>
                    </w:rPr>
                    <m:t>X</m:t>
                  </w:ins>
                </m:r>
              </m:e>
              <m:sub>
                <m:r>
                  <w:ins w:id="252" w:author="M. Shojaei Arani" w:date="2024-05-30T10:53:00Z">
                    <w:rPr>
                      <w:rFonts w:ascii="Cambria Math" w:eastAsiaTheme="minorEastAsia" w:hAnsi="Cambria Math" w:cs="Times New Roman"/>
                    </w:rPr>
                    <m:t>N</m:t>
                  </w:ins>
                </m:r>
              </m:sub>
            </m:sSub>
            <m:r>
              <w:ins w:id="253" w:author="M. Shojaei Arani" w:date="2024-05-30T10:53:00Z">
                <w:rPr>
                  <w:rFonts w:ascii="Cambria Math" w:eastAsiaTheme="minorEastAsia" w:hAnsi="Cambria Math" w:cs="Times New Roman"/>
                </w:rPr>
                <m:t>;θ</m:t>
              </w:ins>
            </m:r>
          </m:e>
        </m:d>
        <m:r>
          <w:ins w:id="254" w:author="M. Shojaei Arani" w:date="2024-05-30T10:53:00Z">
            <w:rPr>
              <w:rFonts w:ascii="Cambria Math" w:eastAsiaTheme="minorEastAsia" w:hAnsi="Cambria Math" w:cs="Times New Roman"/>
            </w:rPr>
            <m:t>=</m:t>
          </w:ins>
        </m:r>
        <m:sSub>
          <m:sSubPr>
            <m:ctrlPr>
              <w:ins w:id="255" w:author="M. Shojaei Arani" w:date="2024-05-30T10:53:00Z">
                <w:rPr>
                  <w:rFonts w:ascii="Cambria Math" w:eastAsiaTheme="minorEastAsia" w:hAnsi="Cambria Math" w:cs="Times New Roman"/>
                  <w:i/>
                </w:rPr>
              </w:ins>
            </m:ctrlPr>
          </m:sSubPr>
          <m:e>
            <m:r>
              <w:ins w:id="256" w:author="M. Shojaei Arani" w:date="2024-05-30T10:53:00Z">
                <w:rPr>
                  <w:rFonts w:ascii="Cambria Math" w:eastAsiaTheme="minorEastAsia" w:hAnsi="Cambria Math" w:cs="Times New Roman"/>
                </w:rPr>
                <m:t>P</m:t>
              </w:ins>
            </m:r>
          </m:e>
          <m:sub>
            <m:r>
              <w:ins w:id="257" w:author="M. Shojaei Arani" w:date="2024-05-30T10:53:00Z">
                <w:rPr>
                  <w:rFonts w:ascii="Cambria Math" w:eastAsiaTheme="minorEastAsia" w:hAnsi="Cambria Math" w:cs="Times New Roman"/>
                </w:rPr>
                <m:t>X</m:t>
              </w:ins>
            </m:r>
          </m:sub>
        </m:sSub>
        <m:d>
          <m:dPr>
            <m:ctrlPr>
              <w:ins w:id="258" w:author="M. Shojaei Arani" w:date="2024-05-30T10:53:00Z">
                <w:rPr>
                  <w:rFonts w:ascii="Cambria Math" w:eastAsiaTheme="minorEastAsia" w:hAnsi="Cambria Math" w:cs="Times New Roman"/>
                  <w:i/>
                </w:rPr>
              </w:ins>
            </m:ctrlPr>
          </m:dPr>
          <m:e>
            <m:sSub>
              <m:sSubPr>
                <m:ctrlPr>
                  <w:ins w:id="259" w:author="M. Shojaei Arani" w:date="2024-05-30T10:53:00Z">
                    <w:rPr>
                      <w:rFonts w:ascii="Cambria Math" w:eastAsiaTheme="minorEastAsia" w:hAnsi="Cambria Math" w:cs="Times New Roman"/>
                      <w:i/>
                    </w:rPr>
                  </w:ins>
                </m:ctrlPr>
              </m:sSubPr>
              <m:e>
                <m:r>
                  <w:ins w:id="260" w:author="M. Shojaei Arani" w:date="2024-05-30T10:53:00Z">
                    <w:rPr>
                      <w:rFonts w:ascii="Cambria Math" w:eastAsiaTheme="minorEastAsia" w:hAnsi="Cambria Math" w:cs="Times New Roman"/>
                    </w:rPr>
                    <m:t>X</m:t>
                  </w:ins>
                </m:r>
              </m:e>
              <m:sub>
                <m:r>
                  <w:ins w:id="261" w:author="M. Shojaei Arani" w:date="2024-05-30T10:53:00Z">
                    <w:rPr>
                      <w:rFonts w:ascii="Cambria Math" w:eastAsiaTheme="minorEastAsia" w:hAnsi="Cambria Math" w:cs="Times New Roman"/>
                    </w:rPr>
                    <m:t>0</m:t>
                  </w:ins>
                </m:r>
              </m:sub>
            </m:sSub>
            <m:r>
              <w:ins w:id="262" w:author="M. Shojaei Arani" w:date="2024-05-30T10:53:00Z">
                <w:rPr>
                  <w:rFonts w:ascii="Cambria Math" w:eastAsiaTheme="minorEastAsia" w:hAnsi="Cambria Math" w:cs="Times New Roman"/>
                </w:rPr>
                <m:t>;θ</m:t>
              </w:ins>
            </m:r>
          </m:e>
        </m:d>
        <m:nary>
          <m:naryPr>
            <m:chr m:val="∏"/>
            <m:limLoc m:val="undOvr"/>
            <m:ctrlPr>
              <w:ins w:id="263" w:author="M. Shojaei Arani" w:date="2024-05-30T10:53:00Z">
                <w:rPr>
                  <w:rFonts w:ascii="Cambria Math" w:eastAsiaTheme="minorEastAsia" w:hAnsi="Cambria Math" w:cs="Times New Roman"/>
                  <w:i/>
                </w:rPr>
              </w:ins>
            </m:ctrlPr>
          </m:naryPr>
          <m:sub>
            <m:r>
              <w:ins w:id="264" w:author="M. Shojaei Arani" w:date="2024-05-30T10:53:00Z">
                <w:rPr>
                  <w:rFonts w:ascii="Cambria Math" w:eastAsiaTheme="minorEastAsia" w:hAnsi="Cambria Math" w:cs="Times New Roman"/>
                </w:rPr>
                <m:t>i=1</m:t>
              </w:ins>
            </m:r>
          </m:sub>
          <m:sup>
            <m:r>
              <w:ins w:id="265" w:author="M. Shojaei Arani" w:date="2024-05-30T10:53:00Z">
                <w:rPr>
                  <w:rFonts w:ascii="Cambria Math" w:eastAsiaTheme="minorEastAsia" w:hAnsi="Cambria Math" w:cs="Times New Roman"/>
                </w:rPr>
                <m:t>N</m:t>
              </w:ins>
            </m:r>
          </m:sup>
          <m:e>
            <m:sSub>
              <m:sSubPr>
                <m:ctrlPr>
                  <w:ins w:id="266" w:author="M. Shojaei Arani" w:date="2024-05-30T10:53:00Z">
                    <w:rPr>
                      <w:rFonts w:ascii="Cambria Math" w:eastAsiaTheme="minorEastAsia" w:hAnsi="Cambria Math" w:cs="Times New Roman"/>
                      <w:i/>
                    </w:rPr>
                  </w:ins>
                </m:ctrlPr>
              </m:sSubPr>
              <m:e>
                <m:r>
                  <w:ins w:id="267" w:author="M. Shojaei Arani" w:date="2024-05-30T10:53:00Z">
                    <w:rPr>
                      <w:rFonts w:ascii="Cambria Math" w:eastAsiaTheme="minorEastAsia" w:hAnsi="Cambria Math" w:cs="Times New Roman"/>
                    </w:rPr>
                    <m:t>P</m:t>
                  </w:ins>
                </m:r>
              </m:e>
              <m:sub>
                <m:r>
                  <w:ins w:id="268" w:author="M. Shojaei Arani" w:date="2024-05-30T10:53:00Z">
                    <w:rPr>
                      <w:rFonts w:ascii="Cambria Math" w:eastAsiaTheme="minorEastAsia" w:hAnsi="Cambria Math" w:cs="Times New Roman"/>
                    </w:rPr>
                    <m:t>X</m:t>
                  </w:ins>
                </m:r>
              </m:sub>
            </m:sSub>
            <m:d>
              <m:dPr>
                <m:ctrlPr>
                  <w:ins w:id="269" w:author="M. Shojaei Arani" w:date="2024-05-30T10:53:00Z">
                    <w:rPr>
                      <w:rFonts w:ascii="Cambria Math" w:eastAsiaTheme="minorEastAsia" w:hAnsi="Cambria Math" w:cs="Times New Roman"/>
                      <w:i/>
                    </w:rPr>
                  </w:ins>
                </m:ctrlPr>
              </m:dPr>
              <m:e>
                <m:r>
                  <w:ins w:id="270" w:author="M. Shojaei Arani" w:date="2024-05-30T10:53:00Z">
                    <w:rPr>
                      <w:rFonts w:ascii="Cambria Math" w:eastAsiaTheme="minorEastAsia" w:hAnsi="Cambria Math" w:cs="Times New Roman"/>
                    </w:rPr>
                    <m:t>∆,</m:t>
                  </w:ins>
                </m:r>
                <m:sSub>
                  <m:sSubPr>
                    <m:ctrlPr>
                      <w:ins w:id="271" w:author="M. Shojaei Arani" w:date="2024-05-30T10:53:00Z">
                        <w:rPr>
                          <w:rFonts w:ascii="Cambria Math" w:eastAsiaTheme="minorEastAsia" w:hAnsi="Cambria Math" w:cs="Times New Roman"/>
                          <w:i/>
                        </w:rPr>
                      </w:ins>
                    </m:ctrlPr>
                  </m:sSubPr>
                  <m:e>
                    <m:r>
                      <w:ins w:id="272" w:author="M. Shojaei Arani" w:date="2024-05-30T10:53:00Z">
                        <w:rPr>
                          <w:rFonts w:ascii="Cambria Math" w:eastAsiaTheme="minorEastAsia" w:hAnsi="Cambria Math" w:cs="Times New Roman"/>
                        </w:rPr>
                        <m:t>X</m:t>
                      </w:ins>
                    </m:r>
                  </m:e>
                  <m:sub>
                    <m:r>
                      <w:ins w:id="273" w:author="M. Shojaei Arani" w:date="2024-05-30T10:53:00Z">
                        <w:rPr>
                          <w:rFonts w:ascii="Cambria Math" w:eastAsiaTheme="minorEastAsia" w:hAnsi="Cambria Math" w:cs="Times New Roman"/>
                        </w:rPr>
                        <m:t>i∆</m:t>
                      </w:ins>
                    </m:r>
                  </m:sub>
                </m:sSub>
                <m:r>
                  <w:ins w:id="274" w:author="M. Shojaei Arani" w:date="2024-05-30T10:53:00Z">
                    <w:rPr>
                      <w:rFonts w:ascii="Cambria Math" w:eastAsiaTheme="minorEastAsia" w:hAnsi="Cambria Math" w:cs="Times New Roman"/>
                    </w:rPr>
                    <m:t>|</m:t>
                  </w:ins>
                </m:r>
                <m:sSub>
                  <m:sSubPr>
                    <m:ctrlPr>
                      <w:ins w:id="275" w:author="M. Shojaei Arani" w:date="2024-05-30T10:53:00Z">
                        <w:rPr>
                          <w:rFonts w:ascii="Cambria Math" w:eastAsiaTheme="minorEastAsia" w:hAnsi="Cambria Math" w:cs="Times New Roman"/>
                          <w:i/>
                        </w:rPr>
                      </w:ins>
                    </m:ctrlPr>
                  </m:sSubPr>
                  <m:e>
                    <m:r>
                      <w:ins w:id="276" w:author="M. Shojaei Arani" w:date="2024-05-30T10:53:00Z">
                        <w:rPr>
                          <w:rFonts w:ascii="Cambria Math" w:eastAsiaTheme="minorEastAsia" w:hAnsi="Cambria Math" w:cs="Times New Roman"/>
                        </w:rPr>
                        <m:t>X</m:t>
                      </w:ins>
                    </m:r>
                  </m:e>
                  <m:sub>
                    <m:r>
                      <w:ins w:id="277" w:author="M. Shojaei Arani" w:date="2024-05-30T10:53:00Z">
                        <w:rPr>
                          <w:rFonts w:ascii="Cambria Math" w:eastAsiaTheme="minorEastAsia" w:hAnsi="Cambria Math" w:cs="Times New Roman"/>
                        </w:rPr>
                        <m:t>(i-1)∆</m:t>
                      </w:ins>
                    </m:r>
                  </m:sub>
                </m:sSub>
                <m:r>
                  <w:ins w:id="278" w:author="M. Shojaei Arani" w:date="2024-05-30T10:53:00Z">
                    <w:rPr>
                      <w:rFonts w:ascii="Cambria Math" w:eastAsiaTheme="minorEastAsia" w:hAnsi="Cambria Math" w:cs="Times New Roman"/>
                    </w:rPr>
                    <m:t>;θ</m:t>
                  </w:ins>
                </m:r>
              </m:e>
            </m:d>
          </m:e>
        </m:nary>
      </m:oMath>
      <w:ins w:id="279" w:author="M. Shojaei Arani" w:date="2024-05-30T10:53:00Z">
        <w:r>
          <w:rPr>
            <w:rFonts w:ascii="Times New Roman" w:eastAsiaTheme="minorEastAsia" w:hAnsi="Times New Roman" w:cs="Times New Roman"/>
          </w:rPr>
          <w:t>.</w:t>
        </w:r>
        <w:r>
          <w:rPr>
            <w:rFonts w:ascii="Times New Roman" w:hAnsi="Times New Roman" w:cs="Times New Roman"/>
            <w:b/>
          </w:rPr>
          <w:t xml:space="preserve"> </w:t>
        </w:r>
      </w:ins>
    </w:p>
    <w:p w14:paraId="4646D5B3" w14:textId="77777777" w:rsidR="00907C1A" w:rsidRDefault="00907C1A" w:rsidP="00907C1A">
      <w:pPr>
        <w:spacing w:after="120" w:line="360" w:lineRule="auto"/>
        <w:jc w:val="both"/>
        <w:rPr>
          <w:ins w:id="280" w:author="M. Shojaei Arani" w:date="2024-05-30T10:53:00Z"/>
          <w:rFonts w:ascii="Times New Roman" w:eastAsiaTheme="minorEastAsia" w:hAnsi="Times New Roman" w:cs="Times New Roman"/>
        </w:rPr>
      </w:pPr>
      <w:ins w:id="281" w:author="M. Shojaei Arani" w:date="2024-05-30T10:53:00Z">
        <w:r>
          <w:rPr>
            <w:rFonts w:ascii="Times New Roman" w:eastAsiaTheme="minorEastAsia" w:hAnsi="Times New Roman" w:cs="Times New Roman"/>
          </w:rPr>
          <w:t>Based on the principle of MLE the true parameters of the Langevin model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DiffusionParametric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1</w:t>
        </w:r>
        <w:r>
          <w:rPr>
            <w:rFonts w:ascii="Times New Roman" w:eastAsiaTheme="minorEastAsia" w:hAnsi="Times New Roman" w:cs="Times New Roman"/>
          </w:rPr>
          <w:fldChar w:fldCharType="end"/>
        </w:r>
        <w:r>
          <w:rPr>
            <w:rFonts w:ascii="Times New Roman" w:eastAsiaTheme="minorEastAsia" w:hAnsi="Times New Roman" w:cs="Times New Roman"/>
          </w:rPr>
          <w:t xml:space="preserve">) correspond with the global maximum of the likelihood function. It is more convenient to work with log-likelihood function </w:t>
        </w:r>
      </w:ins>
    </w:p>
    <w:tbl>
      <w:tblPr>
        <w:tblStyle w:val="TableGrid"/>
        <w:tblW w:w="9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5"/>
        <w:gridCol w:w="635"/>
        <w:gridCol w:w="656"/>
      </w:tblGrid>
      <w:tr w:rsidR="00907C1A" w:rsidRPr="00E834A6" w14:paraId="60EF01CD" w14:textId="77777777" w:rsidTr="008313A9">
        <w:trPr>
          <w:trHeight w:val="408"/>
          <w:ins w:id="282" w:author="M. Shojaei Arani" w:date="2024-05-30T10:53:00Z"/>
        </w:trPr>
        <w:tc>
          <w:tcPr>
            <w:tcW w:w="7875" w:type="dxa"/>
            <w:vAlign w:val="center"/>
          </w:tcPr>
          <w:p w14:paraId="26811176" w14:textId="77777777" w:rsidR="00907C1A" w:rsidRPr="00907C1A" w:rsidRDefault="00907C1A" w:rsidP="008313A9">
            <w:pPr>
              <w:spacing w:line="360" w:lineRule="auto"/>
              <w:jc w:val="center"/>
              <w:rPr>
                <w:ins w:id="283" w:author="M. Shojaei Arani" w:date="2024-05-30T10:53:00Z"/>
                <w:rFonts w:ascii="Times New Roman" w:hAnsi="Times New Roman" w:cs="Times New Roman"/>
                <w:lang w:val="en-US"/>
                <w:rPrChange w:id="284" w:author="M. Shojaei Arani" w:date="2024-05-30T10:53:00Z">
                  <w:rPr>
                    <w:ins w:id="285" w:author="M. Shojaei Arani" w:date="2024-05-30T10:53:00Z"/>
                    <w:rFonts w:ascii="Times New Roman" w:hAnsi="Times New Roman" w:cs="Times New Roman"/>
                  </w:rPr>
                </w:rPrChange>
              </w:rPr>
            </w:pPr>
            <w:ins w:id="286" w:author="M. Shojaei Arani" w:date="2024-05-30T10:53:00Z">
              <w:r w:rsidRPr="00907C1A">
                <w:rPr>
                  <w:rFonts w:ascii="Times New Roman" w:hAnsi="Times New Roman" w:cs="Times New Roman"/>
                  <w:lang w:val="en-US"/>
                  <w:rPrChange w:id="287" w:author="M. Shojaei Arani" w:date="2024-05-30T10:53:00Z">
                    <w:rPr>
                      <w:rFonts w:ascii="Times New Roman" w:hAnsi="Times New Roman" w:cs="Times New Roman"/>
                    </w:rPr>
                  </w:rPrChange>
                </w:rPr>
                <w:t xml:space="preserve">                     </w:t>
              </w:r>
            </w:ins>
            <m:oMath>
              <m:r>
                <w:ins w:id="288" w:author="M. Shojaei Arani" w:date="2024-05-30T10:53:00Z">
                  <m:rPr>
                    <m:scr m:val="script"/>
                  </m:rPr>
                  <w:rPr>
                    <w:rFonts w:ascii="Cambria Math" w:hAnsi="Cambria Math" w:cs="Aharoni"/>
                    <w:lang w:val="en-US"/>
                    <w:rPrChange w:id="289" w:author="M. Shojaei Arani" w:date="2024-05-30T10:53:00Z">
                      <w:rPr>
                        <w:rFonts w:ascii="Cambria Math" w:hAnsi="Cambria Math" w:cs="Aharoni"/>
                      </w:rPr>
                    </w:rPrChange>
                  </w:rPr>
                  <m:t>l=</m:t>
                </w:ins>
              </m:r>
              <m:nary>
                <m:naryPr>
                  <m:chr m:val="∑"/>
                  <m:limLoc m:val="undOvr"/>
                  <m:ctrlPr>
                    <w:ins w:id="290" w:author="M. Shojaei Arani" w:date="2024-05-30T10:53:00Z">
                      <w:rPr>
                        <w:rFonts w:ascii="Cambria Math" w:hAnsi="Cambria Math" w:cs="Aharoni"/>
                        <w:i/>
                      </w:rPr>
                    </w:ins>
                  </m:ctrlPr>
                </m:naryPr>
                <m:sub>
                  <m:r>
                    <w:ins w:id="291" w:author="M. Shojaei Arani" w:date="2024-05-30T10:53:00Z">
                      <w:rPr>
                        <w:rFonts w:ascii="Cambria Math" w:hAnsi="Cambria Math" w:cs="Aharoni"/>
                      </w:rPr>
                      <m:t>i</m:t>
                    </w:ins>
                  </m:r>
                  <m:r>
                    <w:ins w:id="292" w:author="M. Shojaei Arani" w:date="2024-05-30T10:53:00Z">
                      <w:rPr>
                        <w:rFonts w:ascii="Cambria Math" w:hAnsi="Cambria Math" w:cs="Aharoni"/>
                        <w:lang w:val="en-US"/>
                        <w:rPrChange w:id="293" w:author="M. Shojaei Arani" w:date="2024-05-30T10:53:00Z">
                          <w:rPr>
                            <w:rFonts w:ascii="Cambria Math" w:hAnsi="Cambria Math" w:cs="Aharoni"/>
                          </w:rPr>
                        </w:rPrChange>
                      </w:rPr>
                      <m:t>=1</m:t>
                    </w:ins>
                  </m:r>
                </m:sub>
                <m:sup>
                  <m:r>
                    <w:ins w:id="294" w:author="M. Shojaei Arani" w:date="2024-05-30T10:53:00Z">
                      <w:rPr>
                        <w:rFonts w:ascii="Cambria Math" w:hAnsi="Cambria Math" w:cs="Aharoni"/>
                      </w:rPr>
                      <m:t>N</m:t>
                    </w:ins>
                  </m:r>
                </m:sup>
                <m:e>
                  <m:func>
                    <m:funcPr>
                      <m:ctrlPr>
                        <w:ins w:id="295" w:author="M. Shojaei Arani" w:date="2024-05-30T10:53:00Z">
                          <w:rPr>
                            <w:rFonts w:ascii="Cambria Math" w:hAnsi="Cambria Math" w:cs="Aharoni"/>
                            <w:i/>
                          </w:rPr>
                        </w:ins>
                      </m:ctrlPr>
                    </m:funcPr>
                    <m:fName>
                      <m:r>
                        <w:ins w:id="296" w:author="M. Shojaei Arani" w:date="2024-05-30T10:53:00Z">
                          <m:rPr>
                            <m:sty m:val="p"/>
                          </m:rPr>
                          <w:rPr>
                            <w:rFonts w:ascii="Cambria Math" w:hAnsi="Cambria Math" w:cs="Aharoni"/>
                            <w:lang w:val="en-US"/>
                            <w:rPrChange w:id="297" w:author="M. Shojaei Arani" w:date="2024-05-30T10:53:00Z">
                              <w:rPr>
                                <w:rFonts w:ascii="Cambria Math" w:hAnsi="Cambria Math" w:cs="Aharoni"/>
                              </w:rPr>
                            </w:rPrChange>
                          </w:rPr>
                          <m:t>ln</m:t>
                        </w:ins>
                      </m:r>
                    </m:fName>
                    <m:e>
                      <m:d>
                        <m:dPr>
                          <m:begChr m:val="{"/>
                          <m:endChr m:val="}"/>
                          <m:ctrlPr>
                            <w:ins w:id="298" w:author="M. Shojaei Arani" w:date="2024-05-30T10:53:00Z">
                              <w:rPr>
                                <w:rFonts w:ascii="Cambria Math" w:hAnsi="Cambria Math" w:cs="Aharoni"/>
                                <w:i/>
                              </w:rPr>
                            </w:ins>
                          </m:ctrlPr>
                        </m:dPr>
                        <m:e>
                          <m:sSub>
                            <m:sSubPr>
                              <m:ctrlPr>
                                <w:ins w:id="299" w:author="M. Shojaei Arani" w:date="2024-05-30T10:53:00Z">
                                  <w:rPr>
                                    <w:rFonts w:ascii="Cambria Math" w:hAnsi="Cambria Math" w:cs="Aharoni"/>
                                    <w:i/>
                                  </w:rPr>
                                </w:ins>
                              </m:ctrlPr>
                            </m:sSubPr>
                            <m:e>
                              <m:r>
                                <w:ins w:id="300" w:author="M. Shojaei Arani" w:date="2024-05-30T10:53:00Z">
                                  <w:rPr>
                                    <w:rFonts w:ascii="Cambria Math" w:hAnsi="Cambria Math" w:cs="Aharoni"/>
                                  </w:rPr>
                                  <m:t>P</m:t>
                                </w:ins>
                              </m:r>
                            </m:e>
                            <m:sub>
                              <m:r>
                                <w:ins w:id="301" w:author="M. Shojaei Arani" w:date="2024-05-30T10:53:00Z">
                                  <w:rPr>
                                    <w:rFonts w:ascii="Cambria Math" w:hAnsi="Cambria Math" w:cs="Aharoni"/>
                                  </w:rPr>
                                  <m:t>X</m:t>
                                </w:ins>
                              </m:r>
                            </m:sub>
                          </m:sSub>
                          <m:d>
                            <m:dPr>
                              <m:ctrlPr>
                                <w:ins w:id="302" w:author="M. Shojaei Arani" w:date="2024-05-30T10:53:00Z">
                                  <w:rPr>
                                    <w:rFonts w:ascii="Cambria Math" w:hAnsi="Cambria Math" w:cs="Aharoni"/>
                                    <w:i/>
                                  </w:rPr>
                                </w:ins>
                              </m:ctrlPr>
                            </m:dPr>
                            <m:e>
                              <m:r>
                                <w:ins w:id="303" w:author="M. Shojaei Arani" w:date="2024-05-30T10:53:00Z">
                                  <w:rPr>
                                    <w:rFonts w:ascii="Cambria Math" w:hAnsi="Cambria Math" w:cs="Aharoni"/>
                                    <w:lang w:val="en-US"/>
                                    <w:rPrChange w:id="304" w:author="M. Shojaei Arani" w:date="2024-05-30T10:53:00Z">
                                      <w:rPr>
                                        <w:rFonts w:ascii="Cambria Math" w:hAnsi="Cambria Math" w:cs="Aharoni"/>
                                      </w:rPr>
                                    </w:rPrChange>
                                  </w:rPr>
                                  <m:t>∆,</m:t>
                                </w:ins>
                              </m:r>
                              <m:sSub>
                                <m:sSubPr>
                                  <m:ctrlPr>
                                    <w:ins w:id="305" w:author="M. Shojaei Arani" w:date="2024-05-30T10:53:00Z">
                                      <w:rPr>
                                        <w:rFonts w:ascii="Cambria Math" w:hAnsi="Cambria Math" w:cs="Aharoni"/>
                                        <w:i/>
                                      </w:rPr>
                                    </w:ins>
                                  </m:ctrlPr>
                                </m:sSubPr>
                                <m:e>
                                  <m:r>
                                    <w:ins w:id="306" w:author="M. Shojaei Arani" w:date="2024-05-30T10:53:00Z">
                                      <w:rPr>
                                        <w:rFonts w:ascii="Cambria Math" w:hAnsi="Cambria Math" w:cs="Aharoni"/>
                                      </w:rPr>
                                      <m:t>X</m:t>
                                    </w:ins>
                                  </m:r>
                                </m:e>
                                <m:sub>
                                  <m:r>
                                    <w:ins w:id="307" w:author="M. Shojaei Arani" w:date="2024-05-30T10:53:00Z">
                                      <w:rPr>
                                        <w:rFonts w:ascii="Cambria Math" w:hAnsi="Cambria Math" w:cs="Aharoni"/>
                                      </w:rPr>
                                      <m:t>i</m:t>
                                    </w:ins>
                                  </m:r>
                                  <m:r>
                                    <w:ins w:id="308" w:author="M. Shojaei Arani" w:date="2024-05-30T10:53:00Z">
                                      <w:rPr>
                                        <w:rFonts w:ascii="Cambria Math" w:hAnsi="Cambria Math" w:cs="Aharoni"/>
                                        <w:lang w:val="en-US"/>
                                        <w:rPrChange w:id="309" w:author="M. Shojaei Arani" w:date="2024-05-30T10:53:00Z">
                                          <w:rPr>
                                            <w:rFonts w:ascii="Cambria Math" w:hAnsi="Cambria Math" w:cs="Aharoni"/>
                                          </w:rPr>
                                        </w:rPrChange>
                                      </w:rPr>
                                      <m:t>∆</m:t>
                                    </w:ins>
                                  </m:r>
                                </m:sub>
                              </m:sSub>
                              <m:r>
                                <w:ins w:id="310" w:author="M. Shojaei Arani" w:date="2024-05-30T10:53:00Z">
                                  <w:rPr>
                                    <w:rFonts w:ascii="Cambria Math" w:hAnsi="Cambria Math" w:cs="Aharoni"/>
                                    <w:lang w:val="en-US"/>
                                    <w:rPrChange w:id="311" w:author="M. Shojaei Arani" w:date="2024-05-30T10:53:00Z">
                                      <w:rPr>
                                        <w:rFonts w:ascii="Cambria Math" w:hAnsi="Cambria Math" w:cs="Aharoni"/>
                                      </w:rPr>
                                    </w:rPrChange>
                                  </w:rPr>
                                  <m:t>|</m:t>
                                </w:ins>
                              </m:r>
                              <m:sSub>
                                <m:sSubPr>
                                  <m:ctrlPr>
                                    <w:ins w:id="312" w:author="M. Shojaei Arani" w:date="2024-05-30T10:53:00Z">
                                      <w:rPr>
                                        <w:rFonts w:ascii="Cambria Math" w:hAnsi="Cambria Math" w:cs="Aharoni"/>
                                        <w:i/>
                                      </w:rPr>
                                    </w:ins>
                                  </m:ctrlPr>
                                </m:sSubPr>
                                <m:e>
                                  <m:r>
                                    <w:ins w:id="313" w:author="M. Shojaei Arani" w:date="2024-05-30T10:53:00Z">
                                      <w:rPr>
                                        <w:rFonts w:ascii="Cambria Math" w:hAnsi="Cambria Math" w:cs="Aharoni"/>
                                      </w:rPr>
                                      <m:t>X</m:t>
                                    </w:ins>
                                  </m:r>
                                </m:e>
                                <m:sub>
                                  <m:r>
                                    <w:ins w:id="314" w:author="M. Shojaei Arani" w:date="2024-05-30T10:53:00Z">
                                      <w:rPr>
                                        <w:rFonts w:ascii="Cambria Math" w:hAnsi="Cambria Math" w:cs="Aharoni"/>
                                        <w:lang w:val="en-US"/>
                                        <w:rPrChange w:id="315" w:author="M. Shojaei Arani" w:date="2024-05-30T10:53:00Z">
                                          <w:rPr>
                                            <w:rFonts w:ascii="Cambria Math" w:hAnsi="Cambria Math" w:cs="Aharoni"/>
                                          </w:rPr>
                                        </w:rPrChange>
                                      </w:rPr>
                                      <m:t>(</m:t>
                                    </w:ins>
                                  </m:r>
                                  <m:r>
                                    <w:ins w:id="316" w:author="M. Shojaei Arani" w:date="2024-05-30T10:53:00Z">
                                      <w:rPr>
                                        <w:rFonts w:ascii="Cambria Math" w:hAnsi="Cambria Math" w:cs="Aharoni"/>
                                      </w:rPr>
                                      <m:t>i</m:t>
                                    </w:ins>
                                  </m:r>
                                  <m:r>
                                    <w:ins w:id="317" w:author="M. Shojaei Arani" w:date="2024-05-30T10:53:00Z">
                                      <w:rPr>
                                        <w:rFonts w:ascii="Cambria Math" w:hAnsi="Cambria Math" w:cs="Aharoni"/>
                                        <w:lang w:val="en-US"/>
                                        <w:rPrChange w:id="318" w:author="M. Shojaei Arani" w:date="2024-05-30T10:53:00Z">
                                          <w:rPr>
                                            <w:rFonts w:ascii="Cambria Math" w:hAnsi="Cambria Math" w:cs="Aharoni"/>
                                          </w:rPr>
                                        </w:rPrChange>
                                      </w:rPr>
                                      <m:t>-1)∆</m:t>
                                    </w:ins>
                                  </m:r>
                                </m:sub>
                              </m:sSub>
                              <m:r>
                                <w:ins w:id="319" w:author="M. Shojaei Arani" w:date="2024-05-30T10:53:00Z">
                                  <w:rPr>
                                    <w:rFonts w:ascii="Cambria Math" w:hAnsi="Cambria Math" w:cs="Aharoni"/>
                                    <w:lang w:val="en-US"/>
                                    <w:rPrChange w:id="320" w:author="M. Shojaei Arani" w:date="2024-05-30T10:53:00Z">
                                      <w:rPr>
                                        <w:rFonts w:ascii="Cambria Math" w:hAnsi="Cambria Math" w:cs="Aharoni"/>
                                      </w:rPr>
                                    </w:rPrChange>
                                  </w:rPr>
                                  <m:t>;</m:t>
                                </w:ins>
                              </m:r>
                              <m:r>
                                <w:ins w:id="321" w:author="M. Shojaei Arani" w:date="2024-05-30T10:53:00Z">
                                  <w:rPr>
                                    <w:rFonts w:ascii="Cambria Math" w:hAnsi="Cambria Math" w:cs="Aharoni"/>
                                  </w:rPr>
                                  <m:t>θ</m:t>
                                </w:ins>
                              </m:r>
                            </m:e>
                          </m:d>
                        </m:e>
                      </m:d>
                    </m:e>
                  </m:func>
                </m:e>
              </m:nary>
              <m:r>
                <w:ins w:id="322" w:author="M. Shojaei Arani" w:date="2024-05-30T10:53:00Z">
                  <w:rPr>
                    <w:rFonts w:ascii="Cambria Math" w:hAnsi="Cambria Math" w:cs="Times New Roman"/>
                    <w:lang w:val="en-US"/>
                    <w:rPrChange w:id="323" w:author="M. Shojaei Arani" w:date="2024-05-30T10:53:00Z">
                      <w:rPr>
                        <w:rFonts w:ascii="Cambria Math" w:hAnsi="Cambria Math" w:cs="Times New Roman"/>
                      </w:rPr>
                    </w:rPrChange>
                  </w:rPr>
                  <m:t>,</m:t>
                </w:ins>
              </m:r>
            </m:oMath>
            <w:ins w:id="324" w:author="M. Shojaei Arani" w:date="2024-05-30T10:53:00Z">
              <w:r w:rsidRPr="00907C1A">
                <w:rPr>
                  <w:rFonts w:ascii="Times New Roman" w:hAnsi="Times New Roman" w:cs="Times New Roman"/>
                  <w:lang w:val="en-US"/>
                  <w:rPrChange w:id="325" w:author="M. Shojaei Arani" w:date="2024-05-30T10:53:00Z">
                    <w:rPr>
                      <w:rFonts w:ascii="Times New Roman" w:hAnsi="Times New Roman" w:cs="Times New Roman"/>
                    </w:rPr>
                  </w:rPrChange>
                </w:rPr>
                <w:t xml:space="preserve">  </w:t>
              </w:r>
            </w:ins>
          </w:p>
        </w:tc>
        <w:tc>
          <w:tcPr>
            <w:tcW w:w="635" w:type="dxa"/>
          </w:tcPr>
          <w:p w14:paraId="40879B1B" w14:textId="77777777" w:rsidR="00907C1A" w:rsidRPr="00907C1A" w:rsidRDefault="00907C1A" w:rsidP="008313A9">
            <w:pPr>
              <w:spacing w:line="360" w:lineRule="auto"/>
              <w:jc w:val="right"/>
              <w:rPr>
                <w:ins w:id="326" w:author="M. Shojaei Arani" w:date="2024-05-30T10:53:00Z"/>
                <w:rFonts w:ascii="Times New Roman" w:hAnsi="Times New Roman" w:cs="Times New Roman"/>
                <w:lang w:val="en-US"/>
                <w:rPrChange w:id="327" w:author="M. Shojaei Arani" w:date="2024-05-30T10:53:00Z">
                  <w:rPr>
                    <w:ins w:id="328" w:author="M. Shojaei Arani" w:date="2024-05-30T10:53:00Z"/>
                    <w:rFonts w:ascii="Times New Roman" w:hAnsi="Times New Roman" w:cs="Times New Roman"/>
                  </w:rPr>
                </w:rPrChange>
              </w:rPr>
            </w:pPr>
          </w:p>
        </w:tc>
        <w:tc>
          <w:tcPr>
            <w:tcW w:w="656" w:type="dxa"/>
            <w:vAlign w:val="center"/>
          </w:tcPr>
          <w:p w14:paraId="2D564057" w14:textId="77777777" w:rsidR="00907C1A" w:rsidRPr="00E834A6" w:rsidRDefault="00907C1A" w:rsidP="008313A9">
            <w:pPr>
              <w:spacing w:line="360" w:lineRule="auto"/>
              <w:jc w:val="right"/>
              <w:rPr>
                <w:ins w:id="329" w:author="M. Shojaei Arani" w:date="2024-05-30T10:53:00Z"/>
                <w:rFonts w:ascii="Times New Roman" w:hAnsi="Times New Roman" w:cs="Times New Roman"/>
              </w:rPr>
            </w:pPr>
            <w:ins w:id="330" w:author="M. Shojaei Arani" w:date="2024-05-30T10:53:00Z">
              <w:r w:rsidRPr="00907C1A">
                <w:rPr>
                  <w:rFonts w:ascii="Times New Roman" w:hAnsi="Times New Roman" w:cs="Times New Roman"/>
                  <w:lang w:val="en-US"/>
                  <w:rPrChange w:id="331" w:author="M. Shojaei Arani" w:date="2024-05-30T10:53:00Z">
                    <w:rPr>
                      <w:rFonts w:ascii="Times New Roman" w:hAnsi="Times New Roman" w:cs="Times New Roman"/>
                    </w:rPr>
                  </w:rPrChange>
                </w:rPr>
                <w:t xml:space="preserve"> </w:t>
              </w:r>
              <w:r w:rsidRPr="00E834A6">
                <w:rPr>
                  <w:rFonts w:ascii="Times New Roman" w:hAnsi="Times New Roman" w:cs="Times New Roman"/>
                </w:rPr>
                <w:t>(</w:t>
              </w:r>
              <w:bookmarkStart w:id="332" w:name="LL"/>
              <w:r w:rsidRPr="00E834A6">
                <w:rPr>
                  <w:rFonts w:ascii="Times New Roman" w:hAnsi="Times New Roman" w:cs="Times New Roman"/>
                </w:rPr>
                <w:fldChar w:fldCharType="begin"/>
              </w:r>
              <w:r w:rsidRPr="00E834A6">
                <w:rPr>
                  <w:rFonts w:ascii="Times New Roman" w:hAnsi="Times New Roman" w:cs="Times New Roman"/>
                </w:rPr>
                <w:instrText xml:space="preserve"> SEQ EQ \* MERGEFORMAT </w:instrText>
              </w:r>
              <w:r w:rsidRPr="00E834A6">
                <w:rPr>
                  <w:rFonts w:ascii="Times New Roman" w:hAnsi="Times New Roman" w:cs="Times New Roman"/>
                </w:rPr>
                <w:fldChar w:fldCharType="separate"/>
              </w:r>
              <w:r>
                <w:rPr>
                  <w:rFonts w:ascii="Times New Roman" w:hAnsi="Times New Roman" w:cs="Times New Roman"/>
                  <w:noProof/>
                </w:rPr>
                <w:t>2</w:t>
              </w:r>
              <w:r w:rsidRPr="00E834A6">
                <w:rPr>
                  <w:rFonts w:ascii="Times New Roman" w:hAnsi="Times New Roman" w:cs="Times New Roman"/>
                </w:rPr>
                <w:fldChar w:fldCharType="end"/>
              </w:r>
              <w:bookmarkEnd w:id="332"/>
              <w:r w:rsidRPr="00E834A6">
                <w:rPr>
                  <w:rFonts w:ascii="Times New Roman" w:hAnsi="Times New Roman" w:cs="Times New Roman"/>
                </w:rPr>
                <w:t>)</w:t>
              </w:r>
            </w:ins>
          </w:p>
        </w:tc>
      </w:tr>
    </w:tbl>
    <w:p w14:paraId="4C24F827" w14:textId="77777777" w:rsidR="00907C1A" w:rsidRDefault="00907C1A" w:rsidP="00907C1A">
      <w:pPr>
        <w:spacing w:before="120" w:after="360" w:line="360" w:lineRule="auto"/>
        <w:jc w:val="both"/>
        <w:rPr>
          <w:ins w:id="333" w:author="M. Shojaei Arani" w:date="2024-05-30T10:53:00Z"/>
          <w:rFonts w:ascii="Times New Roman" w:eastAsiaTheme="minorEastAsia" w:hAnsi="Times New Roman" w:cs="Times New Roman"/>
        </w:rPr>
      </w:pPr>
      <w:ins w:id="334" w:author="M. Shojaei Arani" w:date="2024-05-30T10:53:00Z">
        <w:r>
          <w:rPr>
            <w:rFonts w:ascii="Times New Roman" w:eastAsiaTheme="minorEastAsia" w:hAnsi="Times New Roman" w:cs="Times New Roman"/>
          </w:rPr>
          <w:t xml:space="preserve">where the first unconditional term </w:t>
        </w:r>
      </w:ins>
      <m:oMath>
        <m:func>
          <m:funcPr>
            <m:ctrlPr>
              <w:ins w:id="335" w:author="M. Shojaei Arani" w:date="2024-05-30T10:53:00Z">
                <w:rPr>
                  <w:rFonts w:ascii="Cambria Math" w:eastAsiaTheme="minorEastAsia" w:hAnsi="Cambria Math" w:cs="Times New Roman"/>
                  <w:i/>
                </w:rPr>
              </w:ins>
            </m:ctrlPr>
          </m:funcPr>
          <m:fName>
            <m:r>
              <w:ins w:id="336" w:author="M. Shojaei Arani" w:date="2024-05-30T10:53:00Z">
                <m:rPr>
                  <m:sty m:val="p"/>
                </m:rPr>
                <w:rPr>
                  <w:rFonts w:ascii="Cambria Math" w:hAnsi="Cambria Math" w:cs="Times New Roman"/>
                </w:rPr>
                <m:t>ln</m:t>
              </w:ins>
            </m:r>
          </m:fName>
          <m:e>
            <m:d>
              <m:dPr>
                <m:ctrlPr>
                  <w:ins w:id="337" w:author="M. Shojaei Arani" w:date="2024-05-30T10:53:00Z">
                    <w:rPr>
                      <w:rFonts w:ascii="Cambria Math" w:eastAsiaTheme="minorEastAsia" w:hAnsi="Cambria Math" w:cs="Times New Roman"/>
                      <w:i/>
                    </w:rPr>
                  </w:ins>
                </m:ctrlPr>
              </m:dPr>
              <m:e>
                <m:sSub>
                  <m:sSubPr>
                    <m:ctrlPr>
                      <w:ins w:id="338" w:author="M. Shojaei Arani" w:date="2024-05-30T10:53:00Z">
                        <w:rPr>
                          <w:rFonts w:ascii="Cambria Math" w:eastAsiaTheme="minorEastAsia" w:hAnsi="Cambria Math" w:cs="Times New Roman"/>
                          <w:i/>
                        </w:rPr>
                      </w:ins>
                    </m:ctrlPr>
                  </m:sSubPr>
                  <m:e>
                    <m:r>
                      <w:ins w:id="339" w:author="M. Shojaei Arani" w:date="2024-05-30T10:53:00Z">
                        <w:rPr>
                          <w:rFonts w:ascii="Cambria Math" w:eastAsiaTheme="minorEastAsia" w:hAnsi="Cambria Math" w:cs="Times New Roman"/>
                        </w:rPr>
                        <m:t>P</m:t>
                      </w:ins>
                    </m:r>
                  </m:e>
                  <m:sub>
                    <m:r>
                      <w:ins w:id="340" w:author="M. Shojaei Arani" w:date="2024-05-30T10:53:00Z">
                        <w:rPr>
                          <w:rFonts w:ascii="Cambria Math" w:eastAsiaTheme="minorEastAsia" w:hAnsi="Cambria Math" w:cs="Times New Roman"/>
                        </w:rPr>
                        <m:t>X</m:t>
                      </w:ins>
                    </m:r>
                  </m:sub>
                </m:sSub>
                <m:d>
                  <m:dPr>
                    <m:ctrlPr>
                      <w:ins w:id="341" w:author="M. Shojaei Arani" w:date="2024-05-30T10:53:00Z">
                        <w:rPr>
                          <w:rFonts w:ascii="Cambria Math" w:eastAsiaTheme="minorEastAsia" w:hAnsi="Cambria Math" w:cs="Times New Roman"/>
                          <w:i/>
                        </w:rPr>
                      </w:ins>
                    </m:ctrlPr>
                  </m:dPr>
                  <m:e>
                    <m:sSub>
                      <m:sSubPr>
                        <m:ctrlPr>
                          <w:ins w:id="342" w:author="M. Shojaei Arani" w:date="2024-05-30T10:53:00Z">
                            <w:rPr>
                              <w:rFonts w:ascii="Cambria Math" w:eastAsiaTheme="minorEastAsia" w:hAnsi="Cambria Math" w:cs="Times New Roman"/>
                              <w:i/>
                            </w:rPr>
                          </w:ins>
                        </m:ctrlPr>
                      </m:sSubPr>
                      <m:e>
                        <m:r>
                          <w:ins w:id="343" w:author="M. Shojaei Arani" w:date="2024-05-30T10:53:00Z">
                            <w:rPr>
                              <w:rFonts w:ascii="Cambria Math" w:eastAsiaTheme="minorEastAsia" w:hAnsi="Cambria Math" w:cs="Times New Roman"/>
                            </w:rPr>
                            <m:t>X</m:t>
                          </w:ins>
                        </m:r>
                      </m:e>
                      <m:sub>
                        <m:r>
                          <w:ins w:id="344" w:author="M. Shojaei Arani" w:date="2024-05-30T10:53:00Z">
                            <w:rPr>
                              <w:rFonts w:ascii="Cambria Math" w:eastAsiaTheme="minorEastAsia" w:hAnsi="Cambria Math" w:cs="Times New Roman"/>
                            </w:rPr>
                            <m:t>0</m:t>
                          </w:ins>
                        </m:r>
                      </m:sub>
                    </m:sSub>
                  </m:e>
                </m:d>
              </m:e>
            </m:d>
          </m:e>
        </m:func>
      </m:oMath>
      <w:ins w:id="345" w:author="M. Shojaei Arani" w:date="2024-05-30T10:53:00Z">
        <w:r>
          <w:rPr>
            <w:rFonts w:ascii="Times New Roman" w:eastAsiaTheme="minorEastAsia" w:hAnsi="Times New Roman" w:cs="Times New Roman"/>
          </w:rPr>
          <w:t xml:space="preserve"> is ignored as it has a negligible effect when </w:t>
        </w:r>
      </w:ins>
      <m:oMath>
        <m:r>
          <w:ins w:id="346" w:author="M. Shojaei Arani" w:date="2024-05-30T10:53:00Z">
            <w:rPr>
              <w:rFonts w:ascii="Cambria Math" w:eastAsiaTheme="minorEastAsia" w:hAnsi="Cambria Math" w:cs="Times New Roman"/>
            </w:rPr>
            <m:t>N≫1</m:t>
          </w:ins>
        </m:r>
      </m:oMath>
      <w:ins w:id="347" w:author="M. Shojaei Arani" w:date="2024-05-30T10:53:00Z">
        <w:r>
          <w:rPr>
            <w:rFonts w:ascii="Times New Roman" w:eastAsiaTheme="minorEastAsia" w:hAnsi="Times New Roman" w:cs="Times New Roman"/>
          </w:rPr>
          <w:t xml:space="preserve"> (see, for instance, the first paragraph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&lt;EndNote&gt;&lt;Cite&gt;&lt;Author&gt;Aït‐Sahalia&lt;/Author&gt;&lt;Year&gt;2002&lt;/Year&gt;&lt;RecNum&gt;53&lt;/RecNum&gt;&lt;DisplayText&gt;(Aït‐Sahalia 2002b)&lt;/DisplayText&gt;&lt;record&gt;&lt;rec-number&gt;53&lt;/rec-number&gt;&lt;foreign-keys&gt;&lt;key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(Aït‐Sahalia 2002b)</w:t>
        </w:r>
        <w:r>
          <w:rPr>
            <w:rFonts w:ascii="Times New Roman" w:eastAsiaTheme="minorEastAsia" w:hAnsi="Times New Roman" w:cs="Times New Roman"/>
          </w:rPr>
          <w:fldChar w:fldCharType="end"/>
        </w:r>
        <w:r>
          <w:rPr>
            <w:rFonts w:ascii="Times New Roman" w:eastAsiaTheme="minorEastAsia" w:hAnsi="Times New Roman" w:cs="Times New Roman"/>
          </w:rPr>
          <w:t xml:space="preserve">). In this work, we actually consider the negative log-likelihood function </w:t>
        </w:r>
      </w:ins>
      <m:oMath>
        <m:r>
          <w:ins w:id="348" w:author="M. Shojaei Arani" w:date="2024-05-30T10:53:00Z">
            <w:rPr>
              <w:rFonts w:ascii="Cambria Math" w:eastAsiaTheme="minorEastAsia" w:hAnsi="Cambria Math" w:cs="Times New Roman"/>
            </w:rPr>
            <m:t>-</m:t>
          </w:ins>
        </m:r>
        <m:r>
          <w:ins w:id="349" w:author="M. Shojaei Arani" w:date="2024-05-30T10:53:00Z">
            <m:rPr>
              <m:scr m:val="script"/>
            </m:rPr>
            <w:rPr>
              <w:rFonts w:ascii="Cambria Math" w:hAnsi="Cambria Math" w:cs="Aharoni"/>
            </w:rPr>
            <m:t>l</m:t>
          </w:ins>
        </m:r>
      </m:oMath>
      <w:ins w:id="350" w:author="M. Shojaei Arani" w:date="2024-05-30T10:53:00Z">
        <w:r>
          <w:rPr>
            <w:rFonts w:ascii="Times New Roman" w:eastAsiaTheme="minorEastAsia" w:hAnsi="Times New Roman" w:cs="Times New Roman"/>
          </w:rPr>
          <w:t xml:space="preserve"> and consider solving a minimization problem, instead. Only for a limited number of Langevin models we know the analytical form of the conditional density in </w:t>
        </w:r>
        <w:r w:rsidRPr="00440918">
          <w:rPr>
            <w:rFonts w:ascii="Times New Roman" w:eastAsiaTheme="minorEastAsia" w:hAnsi="Times New Roman" w:cs="Times New Roman"/>
          </w:rPr>
          <w:t>(</w:t>
        </w:r>
        <w:r w:rsidRPr="00440918">
          <w:rPr>
            <w:rFonts w:ascii="Times New Roman" w:eastAsiaTheme="minorEastAsia" w:hAnsi="Times New Roman" w:cs="Times New Roman"/>
          </w:rPr>
          <w:fldChar w:fldCharType="begin"/>
        </w:r>
        <w:r w:rsidRPr="00440918">
          <w:rPr>
            <w:rFonts w:ascii="Times New Roman" w:eastAsiaTheme="minorEastAsia" w:hAnsi="Times New Roman" w:cs="Times New Roman"/>
          </w:rPr>
          <w:instrText xml:space="preserve"> REF LL \h </w:instrText>
        </w:r>
        <w:r>
          <w:rPr>
            <w:rFonts w:ascii="Times New Roman" w:eastAsiaTheme="minorEastAsia" w:hAnsi="Times New Roman" w:cs="Times New Roman"/>
          </w:rPr>
          <w:instrText xml:space="preserve"> \* MERGEFORMAT </w:instrText>
        </w:r>
        <w:r w:rsidRPr="00440918">
          <w:rPr>
            <w:rFonts w:ascii="Times New Roman" w:eastAsiaTheme="minorEastAsia" w:hAnsi="Times New Roman" w:cs="Times New Roman"/>
          </w:rPr>
        </w:r>
        <w:r w:rsidRPr="00440918">
          <w:rPr>
            <w:rFonts w:ascii="Times New Roman" w:eastAsiaTheme="minorEastAsia" w:hAnsi="Times New Roman" w:cs="Times New Roman"/>
          </w:rPr>
          <w:fldChar w:fldCharType="separate"/>
        </w:r>
        <w:r w:rsidRPr="00440918">
          <w:rPr>
            <w:rFonts w:ascii="Times New Roman" w:hAnsi="Times New Roman" w:cs="Times New Roman"/>
            <w:noProof/>
          </w:rPr>
          <w:t>2</w:t>
        </w:r>
        <w:r w:rsidRPr="00440918">
          <w:rPr>
            <w:rFonts w:ascii="Times New Roman" w:eastAsiaTheme="minorEastAsia" w:hAnsi="Times New Roman" w:cs="Times New Roman"/>
          </w:rPr>
          <w:fldChar w:fldCharType="end"/>
        </w:r>
        <w:r w:rsidRPr="00440918">
          <w:rPr>
            <w:rFonts w:ascii="Times New Roman" w:eastAsiaTheme="minorEastAsia" w:hAnsi="Times New Roman" w:cs="Times New Roman"/>
          </w:rPr>
          <w:t>)</w:t>
        </w:r>
        <w:r>
          <w:rPr>
            <w:rFonts w:ascii="Times New Roman" w:eastAsiaTheme="minorEastAsia" w:hAnsi="Times New Roman" w:cs="Times New Roman"/>
          </w:rPr>
          <w:t xml:space="preserve">. Therefore, our focus lies on quasi-MLE procedures, where we employ approximations of the conditional density in </w:t>
        </w:r>
        <w:r w:rsidRPr="00440918">
          <w:rPr>
            <w:rFonts w:ascii="Times New Roman" w:eastAsiaTheme="minorEastAsia" w:hAnsi="Times New Roman" w:cs="Times New Roman"/>
          </w:rPr>
          <w:t>(</w:t>
        </w:r>
        <w:r w:rsidRPr="00440918">
          <w:rPr>
            <w:rFonts w:ascii="Times New Roman" w:eastAsiaTheme="minorEastAsia" w:hAnsi="Times New Roman" w:cs="Times New Roman"/>
          </w:rPr>
          <w:fldChar w:fldCharType="begin"/>
        </w:r>
        <w:r w:rsidRPr="00440918">
          <w:rPr>
            <w:rFonts w:ascii="Times New Roman" w:eastAsiaTheme="minorEastAsia" w:hAnsi="Times New Roman" w:cs="Times New Roman"/>
          </w:rPr>
          <w:instrText xml:space="preserve"> REF LL \h </w:instrText>
        </w:r>
        <w:r>
          <w:rPr>
            <w:rFonts w:ascii="Times New Roman" w:eastAsiaTheme="minorEastAsia" w:hAnsi="Times New Roman" w:cs="Times New Roman"/>
          </w:rPr>
          <w:instrText xml:space="preserve"> \* MERGEFORMAT </w:instrText>
        </w:r>
        <w:r w:rsidRPr="00440918">
          <w:rPr>
            <w:rFonts w:ascii="Times New Roman" w:eastAsiaTheme="minorEastAsia" w:hAnsi="Times New Roman" w:cs="Times New Roman"/>
          </w:rPr>
        </w:r>
        <w:r w:rsidRPr="00440918">
          <w:rPr>
            <w:rFonts w:ascii="Times New Roman" w:eastAsiaTheme="minorEastAsia" w:hAnsi="Times New Roman" w:cs="Times New Roman"/>
          </w:rPr>
          <w:fldChar w:fldCharType="separate"/>
        </w:r>
        <w:r w:rsidRPr="00440918">
          <w:rPr>
            <w:rFonts w:ascii="Times New Roman" w:hAnsi="Times New Roman" w:cs="Times New Roman"/>
            <w:noProof/>
          </w:rPr>
          <w:t>2</w:t>
        </w:r>
        <w:r w:rsidRPr="00440918">
          <w:rPr>
            <w:rFonts w:ascii="Times New Roman" w:eastAsiaTheme="minorEastAsia" w:hAnsi="Times New Roman" w:cs="Times New Roman"/>
          </w:rPr>
          <w:fldChar w:fldCharType="end"/>
        </w:r>
        <w:r w:rsidRPr="00440918">
          <w:rPr>
            <w:rFonts w:ascii="Times New Roman" w:eastAsiaTheme="minorEastAsia" w:hAnsi="Times New Roman" w:cs="Times New Roman"/>
          </w:rPr>
          <w:t>)</w:t>
        </w:r>
        <w:r>
          <w:rPr>
            <w:rFonts w:ascii="Times New Roman" w:eastAsiaTheme="minorEastAsia" w:hAnsi="Times New Roman" w:cs="Times New Roman"/>
          </w:rPr>
          <w:t xml:space="preserve"> in Appendices D, E, and F. </w:t>
        </w:r>
      </w:ins>
    </w:p>
    <w:p w14:paraId="4150D279" w14:textId="77777777" w:rsidR="00907C1A" w:rsidRPr="00A201F4" w:rsidRDefault="00907C1A" w:rsidP="00907C1A">
      <w:pPr>
        <w:spacing w:line="360" w:lineRule="auto"/>
        <w:jc w:val="both"/>
        <w:rPr>
          <w:ins w:id="351" w:author="M. Shojaei Arani" w:date="2024-05-30T10:53:00Z"/>
          <w:rFonts w:ascii="Times New Roman" w:hAnsi="Times New Roman" w:cs="Times New Roman"/>
          <w:b/>
          <w:sz w:val="24"/>
          <w:szCs w:val="24"/>
        </w:rPr>
      </w:pPr>
      <w:ins w:id="352" w:author="M. Shojaei Arani" w:date="2024-05-30T10:53:00Z">
        <w:r w:rsidRPr="00A201F4">
          <w:rPr>
            <w:rFonts w:ascii="Times New Roman" w:hAnsi="Times New Roman" w:cs="Times New Roman"/>
            <w:b/>
            <w:sz w:val="24"/>
            <w:szCs w:val="24"/>
          </w:rPr>
          <w:t>Appendix D. Euler reconstruction</w:t>
        </w:r>
      </w:ins>
    </w:p>
    <w:p w14:paraId="54A751C9" w14:textId="77777777" w:rsidR="00907C1A" w:rsidRDefault="00907C1A" w:rsidP="00907C1A">
      <w:pPr>
        <w:spacing w:after="120" w:line="360" w:lineRule="auto"/>
        <w:jc w:val="both"/>
        <w:rPr>
          <w:ins w:id="353" w:author="M. Shojaei Arani" w:date="2024-05-30T10:53:00Z"/>
          <w:rFonts w:ascii="Times New Roman" w:eastAsiaTheme="minorEastAsia" w:hAnsi="Times New Roman" w:cs="Times New Roman"/>
        </w:rPr>
      </w:pPr>
      <w:ins w:id="354" w:author="M. Shojaei Arani" w:date="2024-05-30T10:53:00Z">
        <w:r>
          <w:rPr>
            <w:rFonts w:ascii="Times New Roman" w:eastAsiaTheme="minorEastAsia" w:hAnsi="Times New Roman" w:cs="Times New Roman"/>
          </w:rPr>
          <w:t>The Euler reconstruction corresponds with a maximum likelihood estimation of the Langevin model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DiffusionParametric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1</w:t>
        </w:r>
        <w:r>
          <w:rPr>
            <w:rFonts w:ascii="Times New Roman" w:eastAsiaTheme="minorEastAsia" w:hAnsi="Times New Roman" w:cs="Times New Roman"/>
          </w:rPr>
          <w:fldChar w:fldCharType="end"/>
        </w:r>
        <w:r>
          <w:rPr>
            <w:rFonts w:ascii="Times New Roman" w:eastAsiaTheme="minorEastAsia" w:hAnsi="Times New Roman" w:cs="Times New Roman"/>
          </w:rPr>
          <w:t xml:space="preserve">) when the sampling time is infinitesimally small, i.e., </w:t>
        </w:r>
      </w:ins>
      <m:oMath>
        <m:r>
          <w:ins w:id="355" w:author="M. Shojaei Arani" w:date="2024-05-30T10:53:00Z">
            <w:rPr>
              <w:rFonts w:ascii="Cambria Math" w:eastAsiaTheme="minorEastAsia" w:hAnsi="Cambria Math" w:cs="Times New Roman"/>
            </w:rPr>
            <m:t>∆→0</m:t>
          </w:ins>
        </m:r>
      </m:oMath>
      <w:ins w:id="356" w:author="M. Shojaei Arani" w:date="2024-05-30T10:53:00Z">
        <w:r>
          <w:rPr>
            <w:rFonts w:ascii="Times New Roman" w:eastAsiaTheme="minorEastAsia" w:hAnsi="Times New Roman" w:cs="Times New Roman"/>
          </w:rPr>
          <w:t>. Under this limiting case we can replace the Langevin model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DiffusionParametric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1</w:t>
        </w:r>
        <w:r>
          <w:rPr>
            <w:rFonts w:ascii="Times New Roman" w:eastAsiaTheme="minorEastAsia" w:hAnsi="Times New Roman" w:cs="Times New Roman"/>
          </w:rPr>
          <w:fldChar w:fldCharType="end"/>
        </w:r>
        <w:r>
          <w:rPr>
            <w:rFonts w:ascii="Times New Roman" w:eastAsiaTheme="minorEastAsia" w:hAnsi="Times New Roman" w:cs="Times New Roman"/>
          </w:rPr>
          <w:t xml:space="preserve">) with a difference equation based on the Euler-Maruyama discretization </w:t>
        </w:r>
      </w:ins>
    </w:p>
    <w:p w14:paraId="31F96017" w14:textId="77777777" w:rsidR="00907C1A" w:rsidRPr="00DB1372" w:rsidRDefault="00907C1A" w:rsidP="00907C1A">
      <w:pPr>
        <w:spacing w:after="120" w:line="360" w:lineRule="auto"/>
        <w:jc w:val="both"/>
        <w:rPr>
          <w:ins w:id="357" w:author="M. Shojaei Arani" w:date="2024-05-30T10:53:00Z"/>
          <w:rFonts w:ascii="Times New Roman" w:eastAsiaTheme="minorEastAsia" w:hAnsi="Times New Roman" w:cs="Times New Roman"/>
        </w:rPr>
      </w:pPr>
      <m:oMathPara>
        <m:oMath>
          <m:sSub>
            <m:sSubPr>
              <m:ctrlPr>
                <w:ins w:id="358" w:author="M. Shojaei Arani" w:date="2024-05-30T10:53:00Z">
                  <w:rPr>
                    <w:rFonts w:ascii="Cambria Math" w:eastAsiaTheme="minorEastAsia" w:hAnsi="Cambria Math" w:cs="Times New Roman"/>
                    <w:i/>
                  </w:rPr>
                </w:ins>
              </m:ctrlPr>
            </m:sSubPr>
            <m:e>
              <m:r>
                <w:ins w:id="359" w:author="M. Shojaei Arani" w:date="2024-05-30T10:53:00Z">
                  <w:rPr>
                    <w:rFonts w:ascii="Cambria Math" w:eastAsiaTheme="minorEastAsia" w:hAnsi="Cambria Math" w:cs="Times New Roman"/>
                  </w:rPr>
                  <m:t>X</m:t>
                </w:ins>
              </m:r>
            </m:e>
            <m:sub>
              <m:r>
                <w:ins w:id="360" w:author="M. Shojaei Arani" w:date="2024-05-30T10:53:00Z">
                  <w:rPr>
                    <w:rFonts w:ascii="Cambria Math" w:eastAsiaTheme="minorEastAsia" w:hAnsi="Cambria Math" w:cs="Times New Roman"/>
                  </w:rPr>
                  <m:t>t+∆</m:t>
                </w:ins>
              </m:r>
            </m:sub>
          </m:sSub>
          <m:r>
            <w:ins w:id="361" w:author="M. Shojaei Arani" w:date="2024-05-30T10:53:00Z">
              <w:rPr>
                <w:rFonts w:ascii="Cambria Math" w:eastAsiaTheme="minorEastAsia" w:hAnsi="Cambria Math" w:cs="Times New Roman"/>
              </w:rPr>
              <m:t>=</m:t>
            </w:ins>
          </m:r>
          <m:sSub>
            <m:sSubPr>
              <m:ctrlPr>
                <w:ins w:id="362" w:author="M. Shojaei Arani" w:date="2024-05-30T10:53:00Z">
                  <w:rPr>
                    <w:rFonts w:ascii="Cambria Math" w:eastAsiaTheme="minorEastAsia" w:hAnsi="Cambria Math" w:cs="Times New Roman"/>
                    <w:i/>
                  </w:rPr>
                </w:ins>
              </m:ctrlPr>
            </m:sSubPr>
            <m:e>
              <m:r>
                <w:ins w:id="363" w:author="M. Shojaei Arani" w:date="2024-05-30T10:53:00Z">
                  <w:rPr>
                    <w:rFonts w:ascii="Cambria Math" w:eastAsiaTheme="minorEastAsia" w:hAnsi="Cambria Math" w:cs="Times New Roman"/>
                  </w:rPr>
                  <m:t>X</m:t>
                </w:ins>
              </m:r>
            </m:e>
            <m:sub>
              <m:r>
                <w:ins w:id="364" w:author="M. Shojaei Arani" w:date="2024-05-30T10:53:00Z">
                  <w:rPr>
                    <w:rFonts w:ascii="Cambria Math" w:eastAsiaTheme="minorEastAsia" w:hAnsi="Cambria Math" w:cs="Times New Roman"/>
                  </w:rPr>
                  <m:t>t</m:t>
                </w:ins>
              </m:r>
            </m:sub>
          </m:sSub>
          <m:r>
            <w:ins w:id="365" w:author="M. Shojaei Arani" w:date="2024-05-30T10:53:00Z">
              <w:rPr>
                <w:rFonts w:ascii="Cambria Math" w:eastAsiaTheme="minorEastAsia" w:hAnsi="Cambria Math" w:cs="Times New Roman"/>
              </w:rPr>
              <m:t>+μ</m:t>
            </w:ins>
          </m:r>
          <m:d>
            <m:dPr>
              <m:ctrlPr>
                <w:ins w:id="366" w:author="M. Shojaei Arani" w:date="2024-05-30T10:53:00Z">
                  <w:rPr>
                    <w:rFonts w:ascii="Cambria Math" w:eastAsiaTheme="minorEastAsia" w:hAnsi="Cambria Math" w:cs="Times New Roman"/>
                    <w:i/>
                  </w:rPr>
                </w:ins>
              </m:ctrlPr>
            </m:dPr>
            <m:e>
              <m:sSub>
                <m:sSubPr>
                  <m:ctrlPr>
                    <w:ins w:id="367" w:author="M. Shojaei Arani" w:date="2024-05-30T10:53:00Z">
                      <w:rPr>
                        <w:rFonts w:ascii="Cambria Math" w:eastAsiaTheme="minorEastAsia" w:hAnsi="Cambria Math" w:cs="Times New Roman"/>
                        <w:i/>
                      </w:rPr>
                    </w:ins>
                  </m:ctrlPr>
                </m:sSubPr>
                <m:e>
                  <m:r>
                    <w:ins w:id="368" w:author="M. Shojaei Arani" w:date="2024-05-30T10:53:00Z">
                      <w:rPr>
                        <w:rFonts w:ascii="Cambria Math" w:eastAsiaTheme="minorEastAsia" w:hAnsi="Cambria Math" w:cs="Times New Roman"/>
                      </w:rPr>
                      <m:t>X</m:t>
                    </w:ins>
                  </m:r>
                </m:e>
                <m:sub>
                  <m:r>
                    <w:ins w:id="369" w:author="M. Shojaei Arani" w:date="2024-05-30T10:53:00Z">
                      <w:rPr>
                        <w:rFonts w:ascii="Cambria Math" w:eastAsiaTheme="minorEastAsia" w:hAnsi="Cambria Math" w:cs="Times New Roman"/>
                      </w:rPr>
                      <m:t>t</m:t>
                    </w:ins>
                  </m:r>
                </m:sub>
              </m:sSub>
              <m:r>
                <w:ins w:id="370" w:author="M. Shojaei Arani" w:date="2024-05-30T10:53:00Z">
                  <w:rPr>
                    <w:rFonts w:ascii="Cambria Math" w:eastAsiaTheme="minorEastAsia" w:hAnsi="Cambria Math" w:cs="Times New Roman"/>
                  </w:rPr>
                  <m:t>;θ</m:t>
                </w:ins>
              </m:r>
            </m:e>
          </m:d>
          <m:r>
            <w:ins w:id="371" w:author="M. Shojaei Arani" w:date="2024-05-30T10:53:00Z">
              <w:rPr>
                <w:rFonts w:ascii="Cambria Math" w:eastAsiaTheme="minorEastAsia" w:hAnsi="Cambria Math" w:cs="Times New Roman"/>
              </w:rPr>
              <m:t>∆+</m:t>
            </w:ins>
          </m:r>
          <m:rad>
            <m:radPr>
              <m:degHide m:val="1"/>
              <m:ctrlPr>
                <w:ins w:id="372" w:author="M. Shojaei Arani" w:date="2024-05-30T10:53:00Z">
                  <w:rPr>
                    <w:rFonts w:ascii="Cambria Math" w:eastAsiaTheme="minorEastAsia" w:hAnsi="Cambria Math" w:cs="Times New Roman"/>
                    <w:i/>
                  </w:rPr>
                </w:ins>
              </m:ctrlPr>
            </m:radPr>
            <m:deg/>
            <m:e>
              <m:r>
                <w:ins w:id="373" w:author="M. Shojaei Arani" w:date="2024-05-30T10:53:00Z">
                  <w:rPr>
                    <w:rFonts w:ascii="Cambria Math" w:eastAsiaTheme="minorEastAsia" w:hAnsi="Cambria Math" w:cs="Times New Roman"/>
                  </w:rPr>
                  <m:t>∆</m:t>
                </w:ins>
              </m:r>
            </m:e>
          </m:rad>
          <m:r>
            <w:ins w:id="374" w:author="M. Shojaei Arani" w:date="2024-05-30T10:53:00Z">
              <w:rPr>
                <w:rFonts w:ascii="Cambria Math" w:eastAsiaTheme="minorEastAsia" w:hAnsi="Cambria Math" w:cs="Times New Roman"/>
              </w:rPr>
              <m:t xml:space="preserve"> σ</m:t>
            </w:ins>
          </m:r>
          <m:d>
            <m:dPr>
              <m:ctrlPr>
                <w:ins w:id="375" w:author="M. Shojaei Arani" w:date="2024-05-30T10:53:00Z">
                  <w:rPr>
                    <w:rFonts w:ascii="Cambria Math" w:eastAsiaTheme="minorEastAsia" w:hAnsi="Cambria Math" w:cs="Times New Roman"/>
                    <w:i/>
                  </w:rPr>
                </w:ins>
              </m:ctrlPr>
            </m:dPr>
            <m:e>
              <m:sSub>
                <m:sSubPr>
                  <m:ctrlPr>
                    <w:ins w:id="376" w:author="M. Shojaei Arani" w:date="2024-05-30T10:53:00Z">
                      <w:rPr>
                        <w:rFonts w:ascii="Cambria Math" w:eastAsiaTheme="minorEastAsia" w:hAnsi="Cambria Math" w:cs="Times New Roman"/>
                        <w:i/>
                      </w:rPr>
                    </w:ins>
                  </m:ctrlPr>
                </m:sSubPr>
                <m:e>
                  <m:r>
                    <w:ins w:id="377" w:author="M. Shojaei Arani" w:date="2024-05-30T10:53:00Z">
                      <w:rPr>
                        <w:rFonts w:ascii="Cambria Math" w:eastAsiaTheme="minorEastAsia" w:hAnsi="Cambria Math" w:cs="Times New Roman"/>
                      </w:rPr>
                      <m:t>X</m:t>
                    </w:ins>
                  </m:r>
                </m:e>
                <m:sub>
                  <m:r>
                    <w:ins w:id="378" w:author="M. Shojaei Arani" w:date="2024-05-30T10:53:00Z">
                      <w:rPr>
                        <w:rFonts w:ascii="Cambria Math" w:eastAsiaTheme="minorEastAsia" w:hAnsi="Cambria Math" w:cs="Times New Roman"/>
                      </w:rPr>
                      <m:t>t</m:t>
                    </w:ins>
                  </m:r>
                </m:sub>
              </m:sSub>
              <m:r>
                <w:ins w:id="379" w:author="M. Shojaei Arani" w:date="2024-05-30T10:53:00Z">
                  <w:rPr>
                    <w:rFonts w:ascii="Cambria Math" w:eastAsiaTheme="minorEastAsia" w:hAnsi="Cambria Math" w:cs="Times New Roman"/>
                  </w:rPr>
                  <m:t>;θ</m:t>
                </w:ins>
              </m:r>
            </m:e>
          </m:d>
          <m:r>
            <w:ins w:id="380" w:author="M. Shojaei Arani" w:date="2024-05-30T10:53:00Z">
              <w:rPr>
                <w:rFonts w:ascii="Cambria Math" w:eastAsiaTheme="minorEastAsia" w:hAnsi="Cambria Math" w:cs="Times New Roman"/>
              </w:rPr>
              <m:t xml:space="preserve"> </m:t>
            </w:ins>
          </m:r>
          <m:sSub>
            <m:sSubPr>
              <m:ctrlPr>
                <w:ins w:id="381" w:author="M. Shojaei Arani" w:date="2024-05-30T10:53:00Z">
                  <w:rPr>
                    <w:rFonts w:ascii="Cambria Math" w:eastAsiaTheme="minorEastAsia" w:hAnsi="Cambria Math" w:cs="Times New Roman"/>
                    <w:i/>
                  </w:rPr>
                </w:ins>
              </m:ctrlPr>
            </m:sSubPr>
            <m:e>
              <m:r>
                <w:ins w:id="382" w:author="M. Shojaei Arani" w:date="2024-05-30T10:53:00Z">
                  <w:rPr>
                    <w:rFonts w:ascii="Cambria Math" w:eastAsiaTheme="minorEastAsia" w:hAnsi="Cambria Math" w:cs="Times New Roman"/>
                  </w:rPr>
                  <m:t>ε</m:t>
                </w:ins>
              </m:r>
            </m:e>
            <m:sub>
              <m:r>
                <w:ins w:id="383" w:author="M. Shojaei Arani" w:date="2024-05-30T10:53:00Z">
                  <w:rPr>
                    <w:rFonts w:ascii="Cambria Math" w:eastAsiaTheme="minorEastAsia" w:hAnsi="Cambria Math" w:cs="Times New Roman"/>
                  </w:rPr>
                  <m:t>t</m:t>
                </w:ins>
              </m:r>
            </m:sub>
          </m:sSub>
        </m:oMath>
      </m:oMathPara>
    </w:p>
    <w:p w14:paraId="46E8248D" w14:textId="77777777" w:rsidR="00907C1A" w:rsidRDefault="00907C1A" w:rsidP="00907C1A">
      <w:pPr>
        <w:spacing w:after="120" w:line="360" w:lineRule="auto"/>
        <w:jc w:val="both"/>
        <w:rPr>
          <w:ins w:id="384" w:author="M. Shojaei Arani" w:date="2024-05-30T10:53:00Z"/>
          <w:rFonts w:ascii="Times New Roman" w:eastAsiaTheme="minorEastAsia" w:hAnsi="Times New Roman" w:cs="Times New Roman"/>
        </w:rPr>
      </w:pPr>
      <w:ins w:id="385" w:author="M. Shojaei Arani" w:date="2024-05-30T10:53:00Z">
        <w:r>
          <w:rPr>
            <w:rFonts w:ascii="Times New Roman" w:eastAsiaTheme="minorEastAsia" w:hAnsi="Times New Roman" w:cs="Times New Roman"/>
          </w:rPr>
          <w:t xml:space="preserve">Where </w:t>
        </w:r>
      </w:ins>
      <m:oMath>
        <m:r>
          <w:ins w:id="386" w:author="M. Shojaei Arani" w:date="2024-05-30T10:53:00Z">
            <w:rPr>
              <w:rFonts w:ascii="Cambria Math" w:eastAsiaTheme="minorEastAsia" w:hAnsi="Cambria Math" w:cs="Times New Roman"/>
            </w:rPr>
            <m:t xml:space="preserve"> </m:t>
          </w:ins>
        </m:r>
        <m:sSub>
          <m:sSubPr>
            <m:ctrlPr>
              <w:ins w:id="387" w:author="M. Shojaei Arani" w:date="2024-05-30T10:53:00Z">
                <w:rPr>
                  <w:rFonts w:ascii="Cambria Math" w:eastAsiaTheme="minorEastAsia" w:hAnsi="Cambria Math" w:cs="Times New Roman"/>
                  <w:i/>
                </w:rPr>
              </w:ins>
            </m:ctrlPr>
          </m:sSubPr>
          <m:e>
            <m:r>
              <w:ins w:id="388" w:author="M. Shojaei Arani" w:date="2024-05-30T10:53:00Z">
                <w:rPr>
                  <w:rFonts w:ascii="Cambria Math" w:eastAsiaTheme="minorEastAsia" w:hAnsi="Cambria Math" w:cs="Times New Roman"/>
                </w:rPr>
                <m:t>ε</m:t>
              </w:ins>
            </m:r>
          </m:e>
          <m:sub>
            <m:r>
              <w:ins w:id="389" w:author="M. Shojaei Arani" w:date="2024-05-30T10:53:00Z">
                <w:rPr>
                  <w:rFonts w:ascii="Cambria Math" w:eastAsiaTheme="minorEastAsia" w:hAnsi="Cambria Math" w:cs="Times New Roman"/>
                </w:rPr>
                <m:t>t</m:t>
              </w:ins>
            </m:r>
          </m:sub>
        </m:sSub>
      </m:oMath>
      <w:ins w:id="390" w:author="M. Shojaei Arani" w:date="2024-05-30T10:53:00Z">
        <w:r>
          <w:rPr>
            <w:rFonts w:ascii="Times New Roman" w:eastAsiaTheme="minorEastAsia" w:hAnsi="Times New Roman" w:cs="Times New Roman"/>
          </w:rPr>
          <w:t xml:space="preserve"> follows a standard normal </w:t>
        </w:r>
        <w:r w:rsidRPr="003A2834">
          <w:rPr>
            <w:rFonts w:ascii="Times New Roman" w:eastAsiaTheme="minorEastAsia" w:hAnsi="Times New Roman" w:cs="Times New Roman"/>
          </w:rPr>
          <w:t xml:space="preserve">distribution. As a result, the conditional density </w:t>
        </w:r>
      </w:ins>
      <m:oMath>
        <m:sSub>
          <m:sSubPr>
            <m:ctrlPr>
              <w:ins w:id="391" w:author="M. Shojaei Arani" w:date="2024-05-30T10:53:00Z">
                <w:rPr>
                  <w:rFonts w:ascii="Cambria Math" w:eastAsiaTheme="minorEastAsia" w:hAnsi="Cambria Math" w:cs="Times New Roman"/>
                  <w:i/>
                </w:rPr>
              </w:ins>
            </m:ctrlPr>
          </m:sSubPr>
          <m:e>
            <m:r>
              <w:ins w:id="392" w:author="M. Shojaei Arani" w:date="2024-05-30T10:53:00Z">
                <w:rPr>
                  <w:rFonts w:ascii="Cambria Math" w:eastAsiaTheme="minorEastAsia" w:hAnsi="Cambria Math" w:cs="Times New Roman"/>
                </w:rPr>
                <m:t>P</m:t>
              </w:ins>
            </m:r>
          </m:e>
          <m:sub>
            <m:r>
              <w:ins w:id="393" w:author="M. Shojaei Arani" w:date="2024-05-30T10:53:00Z">
                <w:rPr>
                  <w:rFonts w:ascii="Cambria Math" w:eastAsiaTheme="minorEastAsia" w:hAnsi="Cambria Math" w:cs="Times New Roman"/>
                </w:rPr>
                <m:t>X</m:t>
              </w:ins>
            </m:r>
          </m:sub>
        </m:sSub>
        <m:d>
          <m:dPr>
            <m:ctrlPr>
              <w:ins w:id="394" w:author="M. Shojaei Arani" w:date="2024-05-30T10:53:00Z">
                <w:rPr>
                  <w:rFonts w:ascii="Cambria Math" w:eastAsiaTheme="minorEastAsia" w:hAnsi="Cambria Math" w:cs="Times New Roman"/>
                  <w:i/>
                </w:rPr>
              </w:ins>
            </m:ctrlPr>
          </m:dPr>
          <m:e>
            <m:r>
              <w:ins w:id="395" w:author="M. Shojaei Arani" w:date="2024-05-30T10:53:00Z">
                <w:rPr>
                  <w:rFonts w:ascii="Cambria Math" w:eastAsiaTheme="minorEastAsia" w:hAnsi="Cambria Math" w:cs="Times New Roman"/>
                </w:rPr>
                <m:t>∆,x|</m:t>
              </w:ins>
            </m:r>
            <m:sSub>
              <m:sSubPr>
                <m:ctrlPr>
                  <w:ins w:id="396" w:author="M. Shojaei Arani" w:date="2024-05-30T10:53:00Z">
                    <w:rPr>
                      <w:rFonts w:ascii="Cambria Math" w:eastAsiaTheme="minorEastAsia" w:hAnsi="Cambria Math" w:cs="Times New Roman"/>
                      <w:i/>
                    </w:rPr>
                  </w:ins>
                </m:ctrlPr>
              </m:sSubPr>
              <m:e>
                <m:r>
                  <w:ins w:id="397" w:author="M. Shojaei Arani" w:date="2024-05-30T10:53:00Z">
                    <w:rPr>
                      <w:rFonts w:ascii="Cambria Math" w:eastAsiaTheme="minorEastAsia" w:hAnsi="Cambria Math" w:cs="Times New Roman"/>
                    </w:rPr>
                    <m:t>x</m:t>
                  </w:ins>
                </m:r>
              </m:e>
              <m:sub>
                <m:r>
                  <w:ins w:id="398" w:author="M. Shojaei Arani" w:date="2024-05-30T10:53:00Z">
                    <w:rPr>
                      <w:rFonts w:ascii="Cambria Math" w:eastAsiaTheme="minorEastAsia" w:hAnsi="Cambria Math" w:cs="Times New Roman"/>
                    </w:rPr>
                    <m:t>0</m:t>
                  </w:ins>
                </m:r>
              </m:sub>
            </m:sSub>
            <m:r>
              <w:ins w:id="399" w:author="M. Shojaei Arani" w:date="2024-05-30T10:53:00Z">
                <w:rPr>
                  <w:rFonts w:ascii="Cambria Math" w:eastAsiaTheme="minorEastAsia" w:hAnsi="Cambria Math" w:cs="Times New Roman"/>
                </w:rPr>
                <m:t>;θ</m:t>
              </w:ins>
            </m:r>
          </m:e>
        </m:d>
      </m:oMath>
      <w:ins w:id="400" w:author="M. Shojaei Arani" w:date="2024-05-30T10:53:00Z">
        <w:r w:rsidRPr="003A2834">
          <w:rPr>
            <w:rFonts w:ascii="Times New Roman" w:eastAsiaTheme="minorEastAsia" w:hAnsi="Times New Roman" w:cs="Times New Roman"/>
          </w:rPr>
          <w:t xml:space="preserve"> can be approximated by a normal distribution with mean </w:t>
        </w:r>
      </w:ins>
      <m:oMath>
        <m:sSub>
          <m:sSubPr>
            <m:ctrlPr>
              <w:ins w:id="401" w:author="M. Shojaei Arani" w:date="2024-05-30T10:53:00Z">
                <w:rPr>
                  <w:rFonts w:ascii="Cambria Math" w:eastAsiaTheme="minorEastAsia" w:hAnsi="Cambria Math" w:cs="Times New Roman"/>
                  <w:i/>
                </w:rPr>
              </w:ins>
            </m:ctrlPr>
          </m:sSubPr>
          <m:e>
            <m:r>
              <w:ins w:id="402" w:author="M. Shojaei Arani" w:date="2024-05-30T10:53:00Z">
                <w:rPr>
                  <w:rFonts w:ascii="Cambria Math" w:eastAsiaTheme="minorEastAsia" w:hAnsi="Cambria Math" w:cs="Times New Roman"/>
                </w:rPr>
                <m:t>x</m:t>
              </w:ins>
            </m:r>
          </m:e>
          <m:sub>
            <m:r>
              <w:ins w:id="403" w:author="M. Shojaei Arani" w:date="2024-05-30T10:53:00Z">
                <w:rPr>
                  <w:rFonts w:ascii="Cambria Math" w:eastAsiaTheme="minorEastAsia" w:hAnsi="Cambria Math" w:cs="Times New Roman"/>
                </w:rPr>
                <m:t>0</m:t>
              </w:ins>
            </m:r>
          </m:sub>
        </m:sSub>
        <m:r>
          <w:ins w:id="404" w:author="M. Shojaei Arani" w:date="2024-05-30T10:53:00Z">
            <w:rPr>
              <w:rFonts w:ascii="Cambria Math" w:eastAsiaTheme="minorEastAsia" w:hAnsi="Cambria Math" w:cs="Times New Roman"/>
            </w:rPr>
            <m:t>+μ</m:t>
          </w:ins>
        </m:r>
        <m:d>
          <m:dPr>
            <m:ctrlPr>
              <w:ins w:id="405" w:author="M. Shojaei Arani" w:date="2024-05-30T10:53:00Z">
                <w:rPr>
                  <w:rFonts w:ascii="Cambria Math" w:eastAsiaTheme="minorEastAsia" w:hAnsi="Cambria Math" w:cs="Times New Roman"/>
                  <w:i/>
                </w:rPr>
              </w:ins>
            </m:ctrlPr>
          </m:dPr>
          <m:e>
            <m:sSub>
              <m:sSubPr>
                <m:ctrlPr>
                  <w:ins w:id="406" w:author="M. Shojaei Arani" w:date="2024-05-30T10:53:00Z">
                    <w:rPr>
                      <w:rFonts w:ascii="Cambria Math" w:eastAsiaTheme="minorEastAsia" w:hAnsi="Cambria Math" w:cs="Times New Roman"/>
                      <w:i/>
                    </w:rPr>
                  </w:ins>
                </m:ctrlPr>
              </m:sSubPr>
              <m:e>
                <m:r>
                  <w:ins w:id="407" w:author="M. Shojaei Arani" w:date="2024-05-30T10:53:00Z">
                    <w:rPr>
                      <w:rFonts w:ascii="Cambria Math" w:eastAsiaTheme="minorEastAsia" w:hAnsi="Cambria Math" w:cs="Times New Roman"/>
                    </w:rPr>
                    <m:t>x</m:t>
                  </w:ins>
                </m:r>
              </m:e>
              <m:sub>
                <m:r>
                  <w:ins w:id="408" w:author="M. Shojaei Arani" w:date="2024-05-30T10:53:00Z">
                    <w:rPr>
                      <w:rFonts w:ascii="Cambria Math" w:eastAsiaTheme="minorEastAsia" w:hAnsi="Cambria Math" w:cs="Times New Roman"/>
                    </w:rPr>
                    <m:t>0</m:t>
                  </w:ins>
                </m:r>
              </m:sub>
            </m:sSub>
            <m:r>
              <w:ins w:id="409" w:author="M. Shojaei Arani" w:date="2024-05-30T10:53:00Z">
                <w:rPr>
                  <w:rFonts w:ascii="Cambria Math" w:eastAsiaTheme="minorEastAsia" w:hAnsi="Cambria Math" w:cs="Times New Roman"/>
                </w:rPr>
                <m:t>;θ</m:t>
              </w:ins>
            </m:r>
          </m:e>
        </m:d>
        <m:r>
          <w:ins w:id="410" w:author="M. Shojaei Arani" w:date="2024-05-30T10:53:00Z">
            <w:rPr>
              <w:rFonts w:ascii="Cambria Math" w:eastAsiaTheme="minorEastAsia" w:hAnsi="Cambria Math" w:cs="Times New Roman"/>
            </w:rPr>
            <m:t>∆</m:t>
          </w:ins>
        </m:r>
      </m:oMath>
      <w:ins w:id="411" w:author="M. Shojaei Arani" w:date="2024-05-30T10:53:00Z">
        <w:r>
          <w:rPr>
            <w:rFonts w:ascii="Times New Roman" w:eastAsiaTheme="minorEastAsia" w:hAnsi="Times New Roman" w:cs="Times New Roman"/>
            <w:sz w:val="20"/>
            <w:szCs w:val="20"/>
          </w:rPr>
          <w:t xml:space="preserve"> </w:t>
        </w:r>
        <w:r w:rsidRPr="003A2834">
          <w:rPr>
            <w:rFonts w:ascii="Times New Roman" w:eastAsiaTheme="minorEastAsia" w:hAnsi="Times New Roman" w:cs="Times New Roman"/>
          </w:rPr>
          <w:t>and var</w:t>
        </w:r>
        <w:r w:rsidRPr="00B54048">
          <w:rPr>
            <w:rFonts w:ascii="Times New Roman" w:eastAsiaTheme="minorEastAsia" w:hAnsi="Times New Roman" w:cs="Times New Roman"/>
          </w:rPr>
          <w:t xml:space="preserve">iance </w:t>
        </w:r>
      </w:ins>
      <m:oMath>
        <m:r>
          <w:ins w:id="412" w:author="M. Shojaei Arani" w:date="2024-05-30T10:53:00Z">
            <w:rPr>
              <w:rFonts w:ascii="Cambria Math" w:eastAsiaTheme="minorEastAsia" w:hAnsi="Cambria Math" w:cs="Times New Roman"/>
            </w:rPr>
            <m:t>∆</m:t>
          </w:ins>
        </m:r>
        <m:sSup>
          <m:sSupPr>
            <m:ctrlPr>
              <w:ins w:id="413" w:author="M. Shojaei Arani" w:date="2024-05-30T10:53:00Z">
                <w:rPr>
                  <w:rFonts w:ascii="Cambria Math" w:eastAsiaTheme="minorEastAsia" w:hAnsi="Cambria Math" w:cs="Times New Roman"/>
                  <w:i/>
                </w:rPr>
              </w:ins>
            </m:ctrlPr>
          </m:sSupPr>
          <m:e>
            <m:r>
              <w:ins w:id="414" w:author="M. Shojaei Arani" w:date="2024-05-30T10:53:00Z">
                <w:rPr>
                  <w:rFonts w:ascii="Cambria Math" w:eastAsiaTheme="minorEastAsia" w:hAnsi="Cambria Math" w:cs="Times New Roman"/>
                </w:rPr>
                <m:t>σ</m:t>
              </w:ins>
            </m:r>
          </m:e>
          <m:sup>
            <m:r>
              <w:ins w:id="415" w:author="M. Shojaei Arani" w:date="2024-05-30T10:53:00Z">
                <w:rPr>
                  <w:rFonts w:ascii="Cambria Math" w:eastAsiaTheme="minorEastAsia" w:hAnsi="Cambria Math" w:cs="Times New Roman"/>
                </w:rPr>
                <m:t>2</m:t>
              </w:ins>
            </m:r>
          </m:sup>
        </m:sSup>
        <m:d>
          <m:dPr>
            <m:ctrlPr>
              <w:ins w:id="416" w:author="M. Shojaei Arani" w:date="2024-05-30T10:53:00Z">
                <w:rPr>
                  <w:rFonts w:ascii="Cambria Math" w:eastAsiaTheme="minorEastAsia" w:hAnsi="Cambria Math" w:cs="Times New Roman"/>
                  <w:i/>
                </w:rPr>
              </w:ins>
            </m:ctrlPr>
          </m:dPr>
          <m:e>
            <m:sSub>
              <m:sSubPr>
                <m:ctrlPr>
                  <w:ins w:id="417" w:author="M. Shojaei Arani" w:date="2024-05-30T10:53:00Z">
                    <w:rPr>
                      <w:rFonts w:ascii="Cambria Math" w:eastAsiaTheme="minorEastAsia" w:hAnsi="Cambria Math" w:cs="Times New Roman"/>
                      <w:i/>
                    </w:rPr>
                  </w:ins>
                </m:ctrlPr>
              </m:sSubPr>
              <m:e>
                <m:r>
                  <w:ins w:id="418" w:author="M. Shojaei Arani" w:date="2024-05-30T10:53:00Z">
                    <w:rPr>
                      <w:rFonts w:ascii="Cambria Math" w:eastAsiaTheme="minorEastAsia" w:hAnsi="Cambria Math" w:cs="Times New Roman"/>
                    </w:rPr>
                    <m:t>X</m:t>
                  </w:ins>
                </m:r>
              </m:e>
              <m:sub>
                <m:r>
                  <w:ins w:id="419" w:author="M. Shojaei Arani" w:date="2024-05-30T10:53:00Z">
                    <w:rPr>
                      <w:rFonts w:ascii="Cambria Math" w:eastAsiaTheme="minorEastAsia" w:hAnsi="Cambria Math" w:cs="Times New Roman"/>
                    </w:rPr>
                    <m:t>0</m:t>
                  </w:ins>
                </m:r>
              </m:sub>
            </m:sSub>
            <m:r>
              <w:ins w:id="420" w:author="M. Shojaei Arani" w:date="2024-05-30T10:53:00Z">
                <w:rPr>
                  <w:rFonts w:ascii="Cambria Math" w:eastAsiaTheme="minorEastAsia" w:hAnsi="Cambria Math" w:cs="Times New Roman"/>
                </w:rPr>
                <m:t>;θ</m:t>
              </w:ins>
            </m:r>
          </m:e>
        </m:d>
      </m:oMath>
      <w:ins w:id="421" w:author="M. Shojaei Arani" w:date="2024-05-30T10:53:00Z">
        <w:r>
          <w:rPr>
            <w:rFonts w:ascii="Times New Roman" w:eastAsiaTheme="minorEastAsia" w:hAnsi="Times New Roman" w:cs="Times New Roman"/>
          </w:rPr>
          <w:t>, that is</w:t>
        </w:r>
        <w:r w:rsidRPr="00B54048">
          <w:rPr>
            <w:rFonts w:ascii="Times New Roman" w:eastAsiaTheme="minorEastAsia" w:hAnsi="Times New Roman" w:cs="Times New Roman"/>
          </w:rPr>
          <w:t xml:space="preserve">  </w:t>
        </w:r>
      </w:ins>
    </w:p>
    <w:p w14:paraId="52CF1907" w14:textId="77777777" w:rsidR="00907C1A" w:rsidRPr="005A7922" w:rsidRDefault="00907C1A" w:rsidP="00907C1A">
      <w:pPr>
        <w:spacing w:after="120" w:line="360" w:lineRule="auto"/>
        <w:rPr>
          <w:ins w:id="422" w:author="M. Shojaei Arani" w:date="2024-05-30T10:53:00Z"/>
          <w:rFonts w:ascii="Times New Roman" w:hAnsi="Times New Roman" w:cs="Times New Roman"/>
          <w:b/>
          <w:sz w:val="20"/>
          <w:szCs w:val="20"/>
        </w:rPr>
      </w:pPr>
      <m:oMathPara>
        <m:oMath>
          <m:sSub>
            <m:sSubPr>
              <m:ctrlPr>
                <w:ins w:id="423" w:author="M. Shojaei Arani" w:date="2024-05-30T10:53:00Z">
                  <w:rPr>
                    <w:rFonts w:ascii="Cambria Math" w:eastAsiaTheme="minorEastAsia" w:hAnsi="Cambria Math" w:cs="Times New Roman"/>
                    <w:i/>
                    <w:sz w:val="20"/>
                    <w:szCs w:val="20"/>
                  </w:rPr>
                </w:ins>
              </m:ctrlPr>
            </m:sSubPr>
            <m:e>
              <m:r>
                <w:ins w:id="424" w:author="M. Shojaei Arani" w:date="2024-05-30T10:53:00Z">
                  <w:rPr>
                    <w:rFonts w:ascii="Cambria Math" w:eastAsiaTheme="minorEastAsia" w:hAnsi="Cambria Math" w:cs="Times New Roman"/>
                    <w:sz w:val="20"/>
                    <w:szCs w:val="20"/>
                  </w:rPr>
                  <m:t>P</m:t>
                </w:ins>
              </m:r>
            </m:e>
            <m:sub>
              <m:r>
                <w:ins w:id="425" w:author="M. Shojaei Arani" w:date="2024-05-30T10:53:00Z">
                  <w:rPr>
                    <w:rFonts w:ascii="Cambria Math" w:eastAsiaTheme="minorEastAsia" w:hAnsi="Cambria Math" w:cs="Times New Roman"/>
                    <w:sz w:val="20"/>
                    <w:szCs w:val="20"/>
                  </w:rPr>
                  <m:t>X</m:t>
                </w:ins>
              </m:r>
            </m:sub>
          </m:sSub>
          <m:d>
            <m:dPr>
              <m:ctrlPr>
                <w:ins w:id="426" w:author="M. Shojaei Arani" w:date="2024-05-30T10:53:00Z">
                  <w:rPr>
                    <w:rFonts w:ascii="Cambria Math" w:eastAsiaTheme="minorEastAsia" w:hAnsi="Cambria Math" w:cs="Times New Roman"/>
                    <w:i/>
                    <w:sz w:val="20"/>
                    <w:szCs w:val="20"/>
                  </w:rPr>
                </w:ins>
              </m:ctrlPr>
            </m:dPr>
            <m:e>
              <m:r>
                <w:ins w:id="427" w:author="M. Shojaei Arani" w:date="2024-05-30T10:53:00Z">
                  <w:rPr>
                    <w:rFonts w:ascii="Cambria Math" w:eastAsiaTheme="minorEastAsia" w:hAnsi="Cambria Math" w:cs="Times New Roman"/>
                    <w:sz w:val="20"/>
                    <w:szCs w:val="20"/>
                  </w:rPr>
                  <m:t>∆,x|</m:t>
                </w:ins>
              </m:r>
              <m:sSub>
                <m:sSubPr>
                  <m:ctrlPr>
                    <w:ins w:id="428" w:author="M. Shojaei Arani" w:date="2024-05-30T10:53:00Z">
                      <w:rPr>
                        <w:rFonts w:ascii="Cambria Math" w:eastAsiaTheme="minorEastAsia" w:hAnsi="Cambria Math" w:cs="Times New Roman"/>
                        <w:i/>
                        <w:sz w:val="20"/>
                        <w:szCs w:val="20"/>
                      </w:rPr>
                    </w:ins>
                  </m:ctrlPr>
                </m:sSubPr>
                <m:e>
                  <m:r>
                    <w:ins w:id="429" w:author="M. Shojaei Arani" w:date="2024-05-30T10:53:00Z">
                      <w:rPr>
                        <w:rFonts w:ascii="Cambria Math" w:eastAsiaTheme="minorEastAsia" w:hAnsi="Cambria Math" w:cs="Times New Roman"/>
                        <w:sz w:val="20"/>
                        <w:szCs w:val="20"/>
                      </w:rPr>
                      <m:t>x</m:t>
                    </w:ins>
                  </m:r>
                </m:e>
                <m:sub>
                  <m:r>
                    <w:ins w:id="430" w:author="M. Shojaei Arani" w:date="2024-05-30T10:53:00Z">
                      <w:rPr>
                        <w:rFonts w:ascii="Cambria Math" w:eastAsiaTheme="minorEastAsia" w:hAnsi="Cambria Math" w:cs="Times New Roman"/>
                        <w:sz w:val="20"/>
                        <w:szCs w:val="20"/>
                      </w:rPr>
                      <m:t>0</m:t>
                    </w:ins>
                  </m:r>
                </m:sub>
              </m:sSub>
              <m:r>
                <w:ins w:id="431" w:author="M. Shojaei Arani" w:date="2024-05-30T10:53:00Z">
                  <w:rPr>
                    <w:rFonts w:ascii="Cambria Math" w:eastAsiaTheme="minorEastAsia" w:hAnsi="Cambria Math" w:cs="Times New Roman"/>
                    <w:sz w:val="20"/>
                    <w:szCs w:val="20"/>
                  </w:rPr>
                  <m:t>;θ</m:t>
                </w:ins>
              </m:r>
            </m:e>
          </m:d>
          <m:r>
            <w:ins w:id="432" w:author="M. Shojaei Arani" w:date="2024-05-30T10:53:00Z">
              <w:rPr>
                <w:rFonts w:ascii="Cambria Math" w:eastAsiaTheme="minorEastAsia" w:hAnsi="Cambria Math" w:cs="Times New Roman"/>
                <w:sz w:val="20"/>
                <w:szCs w:val="20"/>
              </w:rPr>
              <m:t>~</m:t>
            </w:ins>
          </m:r>
          <m:sSubSup>
            <m:sSubSupPr>
              <m:ctrlPr>
                <w:ins w:id="433" w:author="M. Shojaei Arani" w:date="2024-05-30T10:53:00Z">
                  <w:rPr>
                    <w:rFonts w:ascii="Cambria Math" w:eastAsiaTheme="minorEastAsia" w:hAnsi="Cambria Math" w:cs="Times New Roman"/>
                    <w:i/>
                    <w:sz w:val="20"/>
                    <w:szCs w:val="20"/>
                  </w:rPr>
                </w:ins>
              </m:ctrlPr>
            </m:sSubSupPr>
            <m:e>
              <m:r>
                <w:ins w:id="434" w:author="M. Shojaei Arani" w:date="2024-05-30T10:53:00Z">
                  <w:rPr>
                    <w:rFonts w:ascii="Cambria Math" w:eastAsiaTheme="minorEastAsia" w:hAnsi="Cambria Math" w:cs="Times New Roman"/>
                    <w:sz w:val="20"/>
                    <w:szCs w:val="20"/>
                  </w:rPr>
                  <m:t>P</m:t>
                </w:ins>
              </m:r>
            </m:e>
            <m:sub>
              <m:r>
                <w:ins w:id="435" w:author="M. Shojaei Arani" w:date="2024-05-30T10:53:00Z">
                  <w:rPr>
                    <w:rFonts w:ascii="Cambria Math" w:eastAsiaTheme="minorEastAsia" w:hAnsi="Cambria Math" w:cs="Times New Roman"/>
                    <w:sz w:val="20"/>
                    <w:szCs w:val="20"/>
                  </w:rPr>
                  <m:t>X</m:t>
                </w:ins>
              </m:r>
            </m:sub>
            <m:sup>
              <m:r>
                <w:ins w:id="436" w:author="M. Shojaei Arani" w:date="2024-05-30T10:53:00Z">
                  <m:rPr>
                    <m:sty m:val="p"/>
                  </m:rPr>
                  <w:rPr>
                    <w:rFonts w:ascii="Cambria Math" w:eastAsiaTheme="minorEastAsia" w:hAnsi="Cambria Math" w:cs="Times New Roman"/>
                    <w:sz w:val="20"/>
                    <w:szCs w:val="20"/>
                  </w:rPr>
                  <m:t>Euler</m:t>
                </w:ins>
              </m:r>
            </m:sup>
          </m:sSubSup>
          <m:d>
            <m:dPr>
              <m:ctrlPr>
                <w:ins w:id="437" w:author="M. Shojaei Arani" w:date="2024-05-30T10:53:00Z">
                  <w:rPr>
                    <w:rFonts w:ascii="Cambria Math" w:eastAsiaTheme="minorEastAsia" w:hAnsi="Cambria Math" w:cs="Times New Roman"/>
                    <w:i/>
                    <w:sz w:val="20"/>
                    <w:szCs w:val="20"/>
                  </w:rPr>
                </w:ins>
              </m:ctrlPr>
            </m:dPr>
            <m:e>
              <m:r>
                <w:ins w:id="438" w:author="M. Shojaei Arani" w:date="2024-05-30T10:53:00Z">
                  <w:rPr>
                    <w:rFonts w:ascii="Cambria Math" w:eastAsiaTheme="minorEastAsia" w:hAnsi="Cambria Math" w:cs="Times New Roman"/>
                    <w:sz w:val="20"/>
                    <w:szCs w:val="20"/>
                  </w:rPr>
                  <m:t>∆,x|</m:t>
                </w:ins>
              </m:r>
              <m:sSub>
                <m:sSubPr>
                  <m:ctrlPr>
                    <w:ins w:id="439" w:author="M. Shojaei Arani" w:date="2024-05-30T10:53:00Z">
                      <w:rPr>
                        <w:rFonts w:ascii="Cambria Math" w:eastAsiaTheme="minorEastAsia" w:hAnsi="Cambria Math" w:cs="Times New Roman"/>
                        <w:i/>
                        <w:sz w:val="20"/>
                        <w:szCs w:val="20"/>
                      </w:rPr>
                    </w:ins>
                  </m:ctrlPr>
                </m:sSubPr>
                <m:e>
                  <m:r>
                    <w:ins w:id="440" w:author="M. Shojaei Arani" w:date="2024-05-30T10:53:00Z">
                      <w:rPr>
                        <w:rFonts w:ascii="Cambria Math" w:eastAsiaTheme="minorEastAsia" w:hAnsi="Cambria Math" w:cs="Times New Roman"/>
                        <w:sz w:val="20"/>
                        <w:szCs w:val="20"/>
                      </w:rPr>
                      <m:t>x</m:t>
                    </w:ins>
                  </m:r>
                </m:e>
                <m:sub>
                  <m:r>
                    <w:ins w:id="441" w:author="M. Shojaei Arani" w:date="2024-05-30T10:53:00Z">
                      <w:rPr>
                        <w:rFonts w:ascii="Cambria Math" w:eastAsiaTheme="minorEastAsia" w:hAnsi="Cambria Math" w:cs="Times New Roman"/>
                        <w:sz w:val="20"/>
                        <w:szCs w:val="20"/>
                      </w:rPr>
                      <m:t>0</m:t>
                    </w:ins>
                  </m:r>
                </m:sub>
              </m:sSub>
              <m:r>
                <w:ins w:id="442" w:author="M. Shojaei Arani" w:date="2024-05-30T10:53:00Z">
                  <w:rPr>
                    <w:rFonts w:ascii="Cambria Math" w:eastAsiaTheme="minorEastAsia" w:hAnsi="Cambria Math" w:cs="Times New Roman"/>
                    <w:sz w:val="20"/>
                    <w:szCs w:val="20"/>
                  </w:rPr>
                  <m:t>;θ</m:t>
                </w:ins>
              </m:r>
            </m:e>
          </m:d>
          <m:r>
            <w:ins w:id="443" w:author="M. Shojaei Arani" w:date="2024-05-30T10:53:00Z">
              <w:rPr>
                <w:rFonts w:ascii="Cambria Math" w:eastAsiaTheme="minorEastAsia" w:hAnsi="Cambria Math" w:cs="Times New Roman"/>
                <w:sz w:val="20"/>
                <w:szCs w:val="20"/>
              </w:rPr>
              <m:t>=</m:t>
            </w:ins>
          </m:r>
          <m:sSup>
            <m:sSupPr>
              <m:ctrlPr>
                <w:ins w:id="444" w:author="M. Shojaei Arani" w:date="2024-05-30T10:53:00Z">
                  <w:rPr>
                    <w:rFonts w:ascii="Cambria Math" w:eastAsiaTheme="minorEastAsia" w:hAnsi="Cambria Math" w:cs="Times New Roman"/>
                    <w:i/>
                    <w:sz w:val="20"/>
                    <w:szCs w:val="20"/>
                  </w:rPr>
                </w:ins>
              </m:ctrlPr>
            </m:sSupPr>
            <m:e>
              <m:d>
                <m:dPr>
                  <m:ctrlPr>
                    <w:ins w:id="445" w:author="M. Shojaei Arani" w:date="2024-05-30T10:53:00Z">
                      <w:rPr>
                        <w:rFonts w:ascii="Cambria Math" w:eastAsiaTheme="minorEastAsia" w:hAnsi="Cambria Math" w:cs="Times New Roman"/>
                        <w:i/>
                        <w:sz w:val="20"/>
                        <w:szCs w:val="20"/>
                      </w:rPr>
                    </w:ins>
                  </m:ctrlPr>
                </m:dPr>
                <m:e>
                  <m:r>
                    <w:ins w:id="446" w:author="M. Shojaei Arani" w:date="2024-05-30T10:53:00Z">
                      <w:rPr>
                        <w:rFonts w:ascii="Cambria Math" w:eastAsiaTheme="minorEastAsia" w:hAnsi="Cambria Math" w:cs="Times New Roman"/>
                        <w:sz w:val="20"/>
                        <w:szCs w:val="20"/>
                      </w:rPr>
                      <m:t>2π∆</m:t>
                    </w:ins>
                  </m:r>
                  <m:sSup>
                    <m:sSupPr>
                      <m:ctrlPr>
                        <w:ins w:id="447" w:author="M. Shojaei Arani" w:date="2024-05-30T10:53:00Z">
                          <w:rPr>
                            <w:rFonts w:ascii="Cambria Math" w:eastAsiaTheme="minorEastAsia" w:hAnsi="Cambria Math" w:cs="Times New Roman"/>
                            <w:i/>
                            <w:sz w:val="20"/>
                            <w:szCs w:val="20"/>
                          </w:rPr>
                        </w:ins>
                      </m:ctrlPr>
                    </m:sSupPr>
                    <m:e>
                      <m:r>
                        <w:ins w:id="448" w:author="M. Shojaei Arani" w:date="2024-05-30T10:53:00Z">
                          <w:rPr>
                            <w:rFonts w:ascii="Cambria Math" w:eastAsiaTheme="minorEastAsia" w:hAnsi="Cambria Math" w:cs="Times New Roman"/>
                            <w:sz w:val="20"/>
                            <w:szCs w:val="20"/>
                          </w:rPr>
                          <m:t>σ</m:t>
                        </w:ins>
                      </m:r>
                    </m:e>
                    <m:sup>
                      <m:r>
                        <w:ins w:id="449" w:author="M. Shojaei Arani" w:date="2024-05-30T10:53:00Z">
                          <w:rPr>
                            <w:rFonts w:ascii="Cambria Math" w:eastAsiaTheme="minorEastAsia" w:hAnsi="Cambria Math" w:cs="Times New Roman"/>
                            <w:sz w:val="20"/>
                            <w:szCs w:val="20"/>
                          </w:rPr>
                          <m:t>2</m:t>
                        </w:ins>
                      </m:r>
                    </m:sup>
                  </m:sSup>
                  <m:d>
                    <m:dPr>
                      <m:ctrlPr>
                        <w:ins w:id="450" w:author="M. Shojaei Arani" w:date="2024-05-30T10:53:00Z">
                          <w:rPr>
                            <w:rFonts w:ascii="Cambria Math" w:eastAsiaTheme="minorEastAsia" w:hAnsi="Cambria Math" w:cs="Times New Roman"/>
                            <w:i/>
                            <w:sz w:val="20"/>
                            <w:szCs w:val="20"/>
                          </w:rPr>
                        </w:ins>
                      </m:ctrlPr>
                    </m:dPr>
                    <m:e>
                      <m:sSub>
                        <m:sSubPr>
                          <m:ctrlPr>
                            <w:ins w:id="451" w:author="M. Shojaei Arani" w:date="2024-05-30T10:53:00Z">
                              <w:rPr>
                                <w:rFonts w:ascii="Cambria Math" w:eastAsiaTheme="minorEastAsia" w:hAnsi="Cambria Math" w:cs="Times New Roman"/>
                                <w:i/>
                                <w:sz w:val="20"/>
                                <w:szCs w:val="20"/>
                              </w:rPr>
                            </w:ins>
                          </m:ctrlPr>
                        </m:sSubPr>
                        <m:e>
                          <m:r>
                            <w:ins w:id="452" w:author="M. Shojaei Arani" w:date="2024-05-30T10:53:00Z">
                              <w:rPr>
                                <w:rFonts w:ascii="Cambria Math" w:eastAsiaTheme="minorEastAsia" w:hAnsi="Cambria Math" w:cs="Times New Roman"/>
                                <w:sz w:val="20"/>
                                <w:szCs w:val="20"/>
                              </w:rPr>
                              <m:t>x</m:t>
                            </w:ins>
                          </m:r>
                        </m:e>
                        <m:sub>
                          <m:r>
                            <w:ins w:id="453" w:author="M. Shojaei Arani" w:date="2024-05-30T10:53:00Z">
                              <w:rPr>
                                <w:rFonts w:ascii="Cambria Math" w:eastAsiaTheme="minorEastAsia" w:hAnsi="Cambria Math" w:cs="Times New Roman"/>
                                <w:sz w:val="20"/>
                                <w:szCs w:val="20"/>
                              </w:rPr>
                              <m:t>0</m:t>
                            </w:ins>
                          </m:r>
                        </m:sub>
                      </m:sSub>
                      <m:r>
                        <w:ins w:id="454" w:author="M. Shojaei Arani" w:date="2024-05-30T10:53:00Z">
                          <w:rPr>
                            <w:rFonts w:ascii="Cambria Math" w:eastAsiaTheme="minorEastAsia" w:hAnsi="Cambria Math" w:cs="Times New Roman"/>
                            <w:sz w:val="20"/>
                            <w:szCs w:val="20"/>
                          </w:rPr>
                          <m:t>;θ</m:t>
                        </w:ins>
                      </m:r>
                    </m:e>
                  </m:d>
                </m:e>
              </m:d>
            </m:e>
            <m:sup>
              <m:r>
                <w:ins w:id="455" w:author="M. Shojaei Arani" w:date="2024-05-30T10:53:00Z">
                  <w:rPr>
                    <w:rFonts w:ascii="Cambria Math" w:eastAsiaTheme="minorEastAsia" w:hAnsi="Cambria Math" w:cs="Times New Roman"/>
                    <w:sz w:val="20"/>
                    <w:szCs w:val="20"/>
                  </w:rPr>
                  <m:t>-1/2</m:t>
                </w:ins>
              </m:r>
            </m:sup>
          </m:sSup>
          <m:r>
            <w:ins w:id="456" w:author="M. Shojaei Arani" w:date="2024-05-30T10:53:00Z">
              <m:rPr>
                <m:sty m:val="p"/>
              </m:rPr>
              <w:rPr>
                <w:rFonts w:ascii="Cambria Math" w:eastAsiaTheme="minorEastAsia" w:hAnsi="Cambria Math" w:cs="Times New Roman"/>
                <w:sz w:val="20"/>
                <w:szCs w:val="20"/>
              </w:rPr>
              <m:t>exp</m:t>
            </w:ins>
          </m:r>
          <m:d>
            <m:dPr>
              <m:ctrlPr>
                <w:ins w:id="457" w:author="M. Shojaei Arani" w:date="2024-05-30T10:53:00Z">
                  <w:rPr>
                    <w:rFonts w:ascii="Cambria Math" w:eastAsiaTheme="minorEastAsia" w:hAnsi="Cambria Math" w:cs="Times New Roman"/>
                    <w:sz w:val="20"/>
                    <w:szCs w:val="20"/>
                  </w:rPr>
                </w:ins>
              </m:ctrlPr>
            </m:dPr>
            <m:e>
              <m:r>
                <w:ins w:id="458" w:author="M. Shojaei Arani" w:date="2024-05-30T10:53:00Z">
                  <w:rPr>
                    <w:rFonts w:ascii="Cambria Math" w:eastAsiaTheme="minorEastAsia" w:hAnsi="Cambria Math" w:cs="Times New Roman"/>
                    <w:sz w:val="20"/>
                    <w:szCs w:val="20"/>
                  </w:rPr>
                  <m:t>-</m:t>
                </w:ins>
              </m:r>
              <m:sSup>
                <m:sSupPr>
                  <m:ctrlPr>
                    <w:ins w:id="459" w:author="M. Shojaei Arani" w:date="2024-05-30T10:53:00Z">
                      <w:rPr>
                        <w:rFonts w:ascii="Cambria Math" w:eastAsiaTheme="minorEastAsia" w:hAnsi="Cambria Math" w:cs="Times New Roman"/>
                        <w:i/>
                        <w:sz w:val="20"/>
                        <w:szCs w:val="20"/>
                      </w:rPr>
                    </w:ins>
                  </m:ctrlPr>
                </m:sSupPr>
                <m:e>
                  <m:d>
                    <m:dPr>
                      <m:ctrlPr>
                        <w:ins w:id="460" w:author="M. Shojaei Arani" w:date="2024-05-30T10:53:00Z">
                          <w:rPr>
                            <w:rFonts w:ascii="Cambria Math" w:eastAsiaTheme="minorEastAsia" w:hAnsi="Cambria Math" w:cs="Times New Roman"/>
                            <w:i/>
                            <w:sz w:val="20"/>
                            <w:szCs w:val="20"/>
                          </w:rPr>
                        </w:ins>
                      </m:ctrlPr>
                    </m:dPr>
                    <m:e>
                      <m:r>
                        <w:ins w:id="461" w:author="M. Shojaei Arani" w:date="2024-05-30T10:53:00Z">
                          <w:rPr>
                            <w:rFonts w:ascii="Cambria Math" w:eastAsiaTheme="minorEastAsia" w:hAnsi="Cambria Math" w:cs="Times New Roman"/>
                            <w:sz w:val="20"/>
                            <w:szCs w:val="20"/>
                          </w:rPr>
                          <m:t>x-</m:t>
                        </w:ins>
                      </m:r>
                      <m:sSub>
                        <m:sSubPr>
                          <m:ctrlPr>
                            <w:ins w:id="462" w:author="M. Shojaei Arani" w:date="2024-05-30T10:53:00Z">
                              <w:rPr>
                                <w:rFonts w:ascii="Cambria Math" w:eastAsiaTheme="minorEastAsia" w:hAnsi="Cambria Math" w:cs="Times New Roman"/>
                                <w:i/>
                                <w:sz w:val="20"/>
                                <w:szCs w:val="20"/>
                              </w:rPr>
                            </w:ins>
                          </m:ctrlPr>
                        </m:sSubPr>
                        <m:e>
                          <m:r>
                            <w:ins w:id="463" w:author="M. Shojaei Arani" w:date="2024-05-30T10:53:00Z">
                              <w:rPr>
                                <w:rFonts w:ascii="Cambria Math" w:eastAsiaTheme="minorEastAsia" w:hAnsi="Cambria Math" w:cs="Times New Roman"/>
                                <w:sz w:val="20"/>
                                <w:szCs w:val="20"/>
                              </w:rPr>
                              <m:t>x</m:t>
                            </w:ins>
                          </m:r>
                        </m:e>
                        <m:sub>
                          <m:r>
                            <w:ins w:id="464" w:author="M. Shojaei Arani" w:date="2024-05-30T10:53:00Z">
                              <w:rPr>
                                <w:rFonts w:ascii="Cambria Math" w:eastAsiaTheme="minorEastAsia" w:hAnsi="Cambria Math" w:cs="Times New Roman"/>
                                <w:sz w:val="20"/>
                                <w:szCs w:val="20"/>
                              </w:rPr>
                              <m:t>0</m:t>
                            </w:ins>
                          </m:r>
                        </m:sub>
                      </m:sSub>
                      <m:r>
                        <w:ins w:id="465" w:author="M. Shojaei Arani" w:date="2024-05-30T10:53:00Z">
                          <w:rPr>
                            <w:rFonts w:ascii="Cambria Math" w:eastAsiaTheme="minorEastAsia" w:hAnsi="Cambria Math" w:cs="Times New Roman"/>
                            <w:sz w:val="20"/>
                            <w:szCs w:val="20"/>
                          </w:rPr>
                          <m:t>-μ</m:t>
                        </w:ins>
                      </m:r>
                      <m:d>
                        <m:dPr>
                          <m:ctrlPr>
                            <w:ins w:id="466" w:author="M. Shojaei Arani" w:date="2024-05-30T10:53:00Z">
                              <w:rPr>
                                <w:rFonts w:ascii="Cambria Math" w:eastAsiaTheme="minorEastAsia" w:hAnsi="Cambria Math" w:cs="Times New Roman"/>
                                <w:i/>
                                <w:sz w:val="20"/>
                                <w:szCs w:val="20"/>
                              </w:rPr>
                            </w:ins>
                          </m:ctrlPr>
                        </m:dPr>
                        <m:e>
                          <m:sSub>
                            <m:sSubPr>
                              <m:ctrlPr>
                                <w:ins w:id="467" w:author="M. Shojaei Arani" w:date="2024-05-30T10:53:00Z">
                                  <w:rPr>
                                    <w:rFonts w:ascii="Cambria Math" w:eastAsiaTheme="minorEastAsia" w:hAnsi="Cambria Math" w:cs="Times New Roman"/>
                                    <w:i/>
                                    <w:sz w:val="20"/>
                                    <w:szCs w:val="20"/>
                                  </w:rPr>
                                </w:ins>
                              </m:ctrlPr>
                            </m:sSubPr>
                            <m:e>
                              <m:r>
                                <w:ins w:id="468" w:author="M. Shojaei Arani" w:date="2024-05-30T10:53:00Z">
                                  <w:rPr>
                                    <w:rFonts w:ascii="Cambria Math" w:eastAsiaTheme="minorEastAsia" w:hAnsi="Cambria Math" w:cs="Times New Roman"/>
                                    <w:sz w:val="20"/>
                                    <w:szCs w:val="20"/>
                                  </w:rPr>
                                  <m:t>x</m:t>
                                </w:ins>
                              </m:r>
                            </m:e>
                            <m:sub>
                              <m:r>
                                <w:ins w:id="469" w:author="M. Shojaei Arani" w:date="2024-05-30T10:53:00Z">
                                  <w:rPr>
                                    <w:rFonts w:ascii="Cambria Math" w:eastAsiaTheme="minorEastAsia" w:hAnsi="Cambria Math" w:cs="Times New Roman"/>
                                    <w:sz w:val="20"/>
                                    <w:szCs w:val="20"/>
                                  </w:rPr>
                                  <m:t>0</m:t>
                                </w:ins>
                              </m:r>
                            </m:sub>
                          </m:sSub>
                          <m:r>
                            <w:ins w:id="470" w:author="M. Shojaei Arani" w:date="2024-05-30T10:53:00Z">
                              <w:rPr>
                                <w:rFonts w:ascii="Cambria Math" w:eastAsiaTheme="minorEastAsia" w:hAnsi="Cambria Math" w:cs="Times New Roman"/>
                                <w:sz w:val="20"/>
                                <w:szCs w:val="20"/>
                              </w:rPr>
                              <m:t>;θ</m:t>
                            </w:ins>
                          </m:r>
                        </m:e>
                      </m:d>
                      <m:r>
                        <w:ins w:id="471" w:author="M. Shojaei Arani" w:date="2024-05-30T10:53:00Z">
                          <w:rPr>
                            <w:rFonts w:ascii="Cambria Math" w:eastAsiaTheme="minorEastAsia" w:hAnsi="Cambria Math" w:cs="Times New Roman"/>
                            <w:sz w:val="20"/>
                            <w:szCs w:val="20"/>
                          </w:rPr>
                          <m:t>∆</m:t>
                        </w:ins>
                      </m:r>
                    </m:e>
                  </m:d>
                </m:e>
                <m:sup>
                  <m:r>
                    <w:ins w:id="472" w:author="M. Shojaei Arani" w:date="2024-05-30T10:53:00Z">
                      <w:rPr>
                        <w:rFonts w:ascii="Cambria Math" w:eastAsiaTheme="minorEastAsia" w:hAnsi="Cambria Math" w:cs="Times New Roman"/>
                        <w:sz w:val="20"/>
                        <w:szCs w:val="20"/>
                      </w:rPr>
                      <m:t>2</m:t>
                    </w:ins>
                  </m:r>
                </m:sup>
              </m:sSup>
              <m:r>
                <w:ins w:id="473" w:author="M. Shojaei Arani" w:date="2024-05-30T10:53:00Z">
                  <w:rPr>
                    <w:rFonts w:ascii="Cambria Math" w:eastAsiaTheme="minorEastAsia" w:hAnsi="Cambria Math" w:cs="Times New Roman"/>
                    <w:sz w:val="20"/>
                    <w:szCs w:val="20"/>
                  </w:rPr>
                  <m:t>/</m:t>
                </w:ins>
              </m:r>
              <m:d>
                <m:dPr>
                  <m:ctrlPr>
                    <w:ins w:id="474" w:author="M. Shojaei Arani" w:date="2024-05-30T10:53:00Z">
                      <w:rPr>
                        <w:rFonts w:ascii="Cambria Math" w:eastAsiaTheme="minorEastAsia" w:hAnsi="Cambria Math" w:cs="Times New Roman"/>
                        <w:i/>
                        <w:sz w:val="20"/>
                        <w:szCs w:val="20"/>
                      </w:rPr>
                    </w:ins>
                  </m:ctrlPr>
                </m:dPr>
                <m:e>
                  <m:r>
                    <w:ins w:id="475" w:author="M. Shojaei Arani" w:date="2024-05-30T10:53:00Z">
                      <w:rPr>
                        <w:rFonts w:ascii="Cambria Math" w:eastAsiaTheme="minorEastAsia" w:hAnsi="Cambria Math" w:cs="Times New Roman"/>
                        <w:sz w:val="20"/>
                        <w:szCs w:val="20"/>
                      </w:rPr>
                      <m:t>2∆</m:t>
                    </w:ins>
                  </m:r>
                  <m:sSup>
                    <m:sSupPr>
                      <m:ctrlPr>
                        <w:ins w:id="476" w:author="M. Shojaei Arani" w:date="2024-05-30T10:53:00Z">
                          <w:rPr>
                            <w:rFonts w:ascii="Cambria Math" w:eastAsiaTheme="minorEastAsia" w:hAnsi="Cambria Math" w:cs="Times New Roman"/>
                            <w:i/>
                            <w:sz w:val="20"/>
                            <w:szCs w:val="20"/>
                          </w:rPr>
                        </w:ins>
                      </m:ctrlPr>
                    </m:sSupPr>
                    <m:e>
                      <m:r>
                        <w:ins w:id="477" w:author="M. Shojaei Arani" w:date="2024-05-30T10:53:00Z">
                          <w:rPr>
                            <w:rFonts w:ascii="Cambria Math" w:eastAsiaTheme="minorEastAsia" w:hAnsi="Cambria Math" w:cs="Times New Roman"/>
                            <w:sz w:val="20"/>
                            <w:szCs w:val="20"/>
                          </w:rPr>
                          <m:t>σ</m:t>
                        </w:ins>
                      </m:r>
                    </m:e>
                    <m:sup>
                      <m:r>
                        <w:ins w:id="478" w:author="M. Shojaei Arani" w:date="2024-05-30T10:53:00Z">
                          <w:rPr>
                            <w:rFonts w:ascii="Cambria Math" w:eastAsiaTheme="minorEastAsia" w:hAnsi="Cambria Math" w:cs="Times New Roman"/>
                            <w:sz w:val="20"/>
                            <w:szCs w:val="20"/>
                          </w:rPr>
                          <m:t>2</m:t>
                        </w:ins>
                      </m:r>
                    </m:sup>
                  </m:sSup>
                  <m:d>
                    <m:dPr>
                      <m:ctrlPr>
                        <w:ins w:id="479" w:author="M. Shojaei Arani" w:date="2024-05-30T10:53:00Z">
                          <w:rPr>
                            <w:rFonts w:ascii="Cambria Math" w:eastAsiaTheme="minorEastAsia" w:hAnsi="Cambria Math" w:cs="Times New Roman"/>
                            <w:i/>
                            <w:sz w:val="20"/>
                            <w:szCs w:val="20"/>
                          </w:rPr>
                        </w:ins>
                      </m:ctrlPr>
                    </m:dPr>
                    <m:e>
                      <m:sSub>
                        <m:sSubPr>
                          <m:ctrlPr>
                            <w:ins w:id="480" w:author="M. Shojaei Arani" w:date="2024-05-30T10:53:00Z">
                              <w:rPr>
                                <w:rFonts w:ascii="Cambria Math" w:eastAsiaTheme="minorEastAsia" w:hAnsi="Cambria Math" w:cs="Times New Roman"/>
                                <w:i/>
                                <w:sz w:val="20"/>
                                <w:szCs w:val="20"/>
                              </w:rPr>
                            </w:ins>
                          </m:ctrlPr>
                        </m:sSubPr>
                        <m:e>
                          <m:r>
                            <w:ins w:id="481" w:author="M. Shojaei Arani" w:date="2024-05-30T10:53:00Z">
                              <w:rPr>
                                <w:rFonts w:ascii="Cambria Math" w:eastAsiaTheme="minorEastAsia" w:hAnsi="Cambria Math" w:cs="Times New Roman"/>
                                <w:sz w:val="20"/>
                                <w:szCs w:val="20"/>
                              </w:rPr>
                              <m:t>x</m:t>
                            </w:ins>
                          </m:r>
                        </m:e>
                        <m:sub>
                          <m:r>
                            <w:ins w:id="482" w:author="M. Shojaei Arani" w:date="2024-05-30T10:53:00Z">
                              <w:rPr>
                                <w:rFonts w:ascii="Cambria Math" w:eastAsiaTheme="minorEastAsia" w:hAnsi="Cambria Math" w:cs="Times New Roman"/>
                                <w:sz w:val="20"/>
                                <w:szCs w:val="20"/>
                              </w:rPr>
                              <m:t>0</m:t>
                            </w:ins>
                          </m:r>
                        </m:sub>
                      </m:sSub>
                      <m:r>
                        <w:ins w:id="483" w:author="M. Shojaei Arani" w:date="2024-05-30T10:53:00Z">
                          <w:rPr>
                            <w:rFonts w:ascii="Cambria Math" w:eastAsiaTheme="minorEastAsia" w:hAnsi="Cambria Math" w:cs="Times New Roman"/>
                            <w:sz w:val="20"/>
                            <w:szCs w:val="20"/>
                          </w:rPr>
                          <m:t>;θ</m:t>
                        </w:ins>
                      </m:r>
                    </m:e>
                  </m:d>
                </m:e>
              </m:d>
            </m:e>
          </m:d>
        </m:oMath>
      </m:oMathPara>
    </w:p>
    <w:p w14:paraId="6DFFF948" w14:textId="77777777" w:rsidR="00907C1A" w:rsidRPr="00904AF1" w:rsidRDefault="00907C1A" w:rsidP="00907C1A">
      <w:pPr>
        <w:spacing w:after="240" w:line="360" w:lineRule="auto"/>
        <w:jc w:val="both"/>
        <w:rPr>
          <w:ins w:id="484" w:author="M. Shojaei Arani" w:date="2024-05-30T10:53:00Z"/>
          <w:rFonts w:ascii="Times New Roman" w:eastAsiaTheme="minorEastAsia" w:hAnsi="Times New Roman" w:cs="Times New Roman"/>
        </w:rPr>
      </w:pPr>
      <w:ins w:id="485" w:author="M. Shojaei Arani" w:date="2024-05-30T10:53:00Z">
        <w:r w:rsidRPr="00904AF1">
          <w:rPr>
            <w:rFonts w:ascii="Times New Roman" w:eastAsiaTheme="minorEastAsia" w:hAnsi="Times New Roman" w:cs="Times New Roman"/>
          </w:rPr>
          <w:t>To construct a</w:t>
        </w:r>
        <w:r>
          <w:rPr>
            <w:rFonts w:ascii="Times New Roman" w:eastAsiaTheme="minorEastAsia" w:hAnsi="Times New Roman" w:cs="Times New Roman"/>
          </w:rPr>
          <w:t xml:space="preserve"> quasi-</w:t>
        </w:r>
        <w:r w:rsidRPr="00904AF1">
          <w:rPr>
            <w:rFonts w:ascii="Times New Roman" w:eastAsiaTheme="minorEastAsia" w:hAnsi="Times New Roman" w:cs="Times New Roman"/>
          </w:rPr>
          <w:t>MLE procedure one replaces the conditional density in (</w:t>
        </w:r>
        <w:r w:rsidRPr="00850157">
          <w:rPr>
            <w:rFonts w:ascii="Times New Roman" w:eastAsiaTheme="minorEastAsia" w:hAnsi="Times New Roman" w:cs="Times New Roman"/>
          </w:rPr>
          <w:fldChar w:fldCharType="begin"/>
        </w:r>
        <w:r w:rsidRPr="00904AF1">
          <w:rPr>
            <w:rFonts w:ascii="Times New Roman" w:eastAsiaTheme="minorEastAsia" w:hAnsi="Times New Roman" w:cs="Times New Roman"/>
          </w:rPr>
          <w:instrText xml:space="preserve"> REF LL \h </w:instrText>
        </w:r>
        <w:r>
          <w:rPr>
            <w:rFonts w:ascii="Times New Roman" w:eastAsiaTheme="minorEastAsia" w:hAnsi="Times New Roman" w:cs="Times New Roman"/>
          </w:rPr>
          <w:instrText xml:space="preserve"> \* MERGEFORMAT </w:instrText>
        </w:r>
        <w:r w:rsidRPr="00850157">
          <w:rPr>
            <w:rFonts w:ascii="Times New Roman" w:eastAsiaTheme="minorEastAsia" w:hAnsi="Times New Roman" w:cs="Times New Roman"/>
          </w:rPr>
        </w:r>
        <w:r w:rsidRPr="00850157">
          <w:rPr>
            <w:rFonts w:ascii="Times New Roman" w:eastAsiaTheme="minorEastAsia" w:hAnsi="Times New Roman" w:cs="Times New Roman"/>
          </w:rPr>
          <w:fldChar w:fldCharType="separate"/>
        </w:r>
        <w:r w:rsidRPr="00904AF1">
          <w:rPr>
            <w:rFonts w:ascii="Times New Roman" w:hAnsi="Times New Roman" w:cs="Times New Roman"/>
            <w:noProof/>
          </w:rPr>
          <w:t>2</w:t>
        </w:r>
        <w:r w:rsidRPr="00850157">
          <w:rPr>
            <w:rFonts w:ascii="Times New Roman" w:eastAsiaTheme="minorEastAsia" w:hAnsi="Times New Roman" w:cs="Times New Roman"/>
          </w:rPr>
          <w:fldChar w:fldCharType="end"/>
        </w:r>
        <w:r w:rsidRPr="00904AF1">
          <w:rPr>
            <w:rFonts w:ascii="Times New Roman" w:eastAsiaTheme="minorEastAsia" w:hAnsi="Times New Roman" w:cs="Times New Roman"/>
          </w:rPr>
          <w:t xml:space="preserve">) by the approximation </w:t>
        </w:r>
      </w:ins>
      <m:oMath>
        <m:sSubSup>
          <m:sSubSupPr>
            <m:ctrlPr>
              <w:ins w:id="486" w:author="M. Shojaei Arani" w:date="2024-05-30T10:53:00Z">
                <w:rPr>
                  <w:rFonts w:ascii="Cambria Math" w:eastAsiaTheme="minorEastAsia" w:hAnsi="Cambria Math" w:cs="Times New Roman"/>
                  <w:i/>
                </w:rPr>
              </w:ins>
            </m:ctrlPr>
          </m:sSubSupPr>
          <m:e>
            <m:r>
              <w:ins w:id="487" w:author="M. Shojaei Arani" w:date="2024-05-30T10:53:00Z">
                <w:rPr>
                  <w:rFonts w:ascii="Cambria Math" w:eastAsiaTheme="minorEastAsia" w:hAnsi="Cambria Math" w:cs="Times New Roman"/>
                </w:rPr>
                <m:t>P</m:t>
              </w:ins>
            </m:r>
          </m:e>
          <m:sub>
            <m:r>
              <w:ins w:id="488" w:author="M. Shojaei Arani" w:date="2024-05-30T10:53:00Z">
                <w:rPr>
                  <w:rFonts w:ascii="Cambria Math" w:eastAsiaTheme="minorEastAsia" w:hAnsi="Cambria Math" w:cs="Times New Roman"/>
                </w:rPr>
                <m:t>X</m:t>
              </w:ins>
            </m:r>
          </m:sub>
          <m:sup>
            <m:r>
              <w:ins w:id="489" w:author="M. Shojaei Arani" w:date="2024-05-30T10:53:00Z">
                <m:rPr>
                  <m:sty m:val="p"/>
                </m:rPr>
                <w:rPr>
                  <w:rFonts w:ascii="Cambria Math" w:eastAsiaTheme="minorEastAsia" w:hAnsi="Cambria Math" w:cs="Times New Roman"/>
                </w:rPr>
                <m:t>Euler</m:t>
              </w:ins>
            </m:r>
          </m:sup>
        </m:sSubSup>
      </m:oMath>
      <w:ins w:id="490" w:author="M. Shojaei Arani" w:date="2024-05-30T10:53:00Z">
        <w:r>
          <w:rPr>
            <w:rFonts w:ascii="Times New Roman" w:eastAsiaTheme="minorEastAsia" w:hAnsi="Times New Roman" w:cs="Times New Roman"/>
          </w:rPr>
          <w:t>. To proceed with parameter estimation this quasi-MLE should be solved</w:t>
        </w:r>
        <w:r w:rsidRPr="00904AF1">
          <w:rPr>
            <w:rFonts w:ascii="Times New Roman" w:eastAsiaTheme="minorEastAsia" w:hAnsi="Times New Roman" w:cs="Times New Roman"/>
          </w:rPr>
          <w:t xml:space="preserve">. The big advantage of using the Euler approach is due to the fact that its implementation is very fast. Fortunately, based on our experience, this approach also shows a satisfactory performance for datasets with medium resolution. </w:t>
        </w:r>
      </w:ins>
    </w:p>
    <w:p w14:paraId="100B33E6" w14:textId="77777777" w:rsidR="00907C1A" w:rsidRPr="00A201F4" w:rsidRDefault="00907C1A" w:rsidP="00907C1A">
      <w:pPr>
        <w:spacing w:line="360" w:lineRule="auto"/>
        <w:rPr>
          <w:ins w:id="491" w:author="M. Shojaei Arani" w:date="2024-05-30T10:53:00Z"/>
          <w:rFonts w:ascii="Times New Roman" w:hAnsi="Times New Roman" w:cs="Times New Roman"/>
          <w:b/>
          <w:sz w:val="24"/>
          <w:szCs w:val="24"/>
        </w:rPr>
      </w:pPr>
      <w:ins w:id="492" w:author="M. Shojaei Arani" w:date="2024-05-30T10:53:00Z">
        <w:r w:rsidRPr="00A201F4">
          <w:rPr>
            <w:rFonts w:ascii="Times New Roman" w:hAnsi="Times New Roman" w:cs="Times New Roman"/>
            <w:b/>
            <w:sz w:val="24"/>
            <w:szCs w:val="24"/>
          </w:rPr>
          <w:t xml:space="preserve">Appendix </w:t>
        </w:r>
        <w:r>
          <w:rPr>
            <w:rFonts w:ascii="Times New Roman" w:hAnsi="Times New Roman" w:cs="Times New Roman"/>
            <w:b/>
            <w:sz w:val="24"/>
            <w:szCs w:val="24"/>
          </w:rPr>
          <w:t>E</w:t>
        </w:r>
        <w:r w:rsidRPr="00A201F4">
          <w:rPr>
            <w:rFonts w:ascii="Times New Roman" w:hAnsi="Times New Roman" w:cs="Times New Roman"/>
            <w:b/>
            <w:sz w:val="24"/>
            <w:szCs w:val="24"/>
          </w:rPr>
          <w:t>. Hermite reconstruction</w:t>
        </w:r>
      </w:ins>
    </w:p>
    <w:p w14:paraId="18D2B208" w14:textId="77777777" w:rsidR="00907C1A" w:rsidRDefault="00907C1A" w:rsidP="00907C1A">
      <w:pPr>
        <w:spacing w:after="120" w:line="360" w:lineRule="auto"/>
        <w:jc w:val="both"/>
        <w:rPr>
          <w:ins w:id="493" w:author="M. Shojaei Arani" w:date="2024-05-30T10:53:00Z"/>
          <w:rFonts w:ascii="Times New Roman" w:eastAsiaTheme="minorEastAsia" w:hAnsi="Times New Roman" w:cs="Times New Roman"/>
        </w:rPr>
      </w:pPr>
      <w:ins w:id="494" w:author="M. Shojaei Arani" w:date="2024-05-30T10:53:00Z">
        <w:r>
          <w:rPr>
            <w:rFonts w:ascii="Times New Roman" w:eastAsiaTheme="minorEastAsia" w:hAnsi="Times New Roman" w:cs="Times New Roman"/>
          </w:rPr>
          <w:t xml:space="preserve">Here, we present an advanced reconstruction procedure developed </w:t>
        </w:r>
        <w:r w:rsidRPr="00C80C5B">
          <w:rPr>
            <w:rFonts w:ascii="Times New Roman" w:eastAsiaTheme="minorEastAsia" w:hAnsi="Times New Roman" w:cs="Times New Roman"/>
          </w:rPr>
          <w:t xml:space="preserve">by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&lt;EndNote&gt;&lt;Cite&gt;&lt;Author&gt;Aït‐Sahalia&lt;/Author&gt;&lt;Year&gt;2002&lt;/Year&gt;&lt;RecNum&gt;75&lt;/RecNum&gt;&lt;DisplayText&gt;(Aït‐Sahalia 2002a)&lt;/DisplayText&gt;&lt;record&gt;&lt;rec-number&gt;75&lt;/rec-number&gt;&lt;foreign-keys&gt;&lt;key app="EN" db-id="rrzfwdfx4p0wdeezdd5vfe57rp55s5wwxdr9" timestamp="1635670918"&gt;75&lt;/key&gt;&lt;/foreign-keys&gt;&lt;ref-type name="Journal Article"&gt;17&lt;/ref-type&gt;&lt;contributors&gt;&lt;authors&gt;&lt;author&gt;Aït‐Sahalia, Yacine&lt;/author&gt;&lt;/authors&gt;&lt;/contributors&gt;&lt;titles&gt;&lt;title&gt;Maximum likelihood estimation of discretely sampled diffusions: a closed‐form approximation approach&lt;/title&gt;&lt;secondary-title&gt;Econometrica&lt;/secondary-title&gt;&lt;/titles&gt;&lt;periodical&gt;&lt;full-title&gt;Econometrica&lt;/full-title&gt;&lt;/periodical&gt;&lt;pages&gt;223-262&lt;/pages&gt;&lt;volume&gt;70&lt;/volume&gt;&lt;number&gt;1&lt;/number&gt;&lt;dates&gt;&lt;year&gt;2002&lt;/year&gt;&lt;/dates&gt;&lt;isbn&gt;0012-9682&lt;/isbn&gt;&lt;urls&gt;&lt;/urls&gt;&lt;/record&gt;&lt;/Cite&gt;&lt;/EndNote&gt;</w:instrText>
        </w:r>
        <w:r>
          <w:rPr>
            <w:rFonts w:ascii="Times New Roman" w:hAnsi="Times New Roman" w:cs="Times New Roman"/>
          </w:rPr>
          <w:fldChar w:fldCharType="separate"/>
        </w:r>
        <w:r>
          <w:rPr>
            <w:rFonts w:ascii="Times New Roman" w:hAnsi="Times New Roman" w:cs="Times New Roman"/>
            <w:noProof/>
          </w:rPr>
          <w:t>(Aït‐Sahalia 2002a)</w:t>
        </w:r>
        <w:r>
          <w:rPr>
            <w:rFonts w:ascii="Times New Roman" w:hAnsi="Times New Roman" w:cs="Times New Roman"/>
          </w:rPr>
          <w:fldChar w:fldCharType="end"/>
        </w:r>
        <w:r>
          <w:rPr>
            <w:rFonts w:ascii="Times New Roman" w:hAnsi="Times New Roman" w:cs="Times New Roman"/>
          </w:rPr>
          <w:t>. For</w:t>
        </w:r>
        <w:r>
          <w:rPr>
            <w:rFonts w:ascii="Times New Roman" w:eastAsiaTheme="minorEastAsia" w:hAnsi="Times New Roman" w:cs="Times New Roman"/>
          </w:rPr>
          <w:t xml:space="preserve"> the sake of clarity and convenience we keep exactly the same notation as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eastAsiaTheme="minorEastAsia" w:hAnsi="Times New Roman" w:cs="Times New Roman"/>
          </w:rPr>
          <w:t xml:space="preserve">. As discussed in Appendix C, the process of a quasi-MLE requires the estimation of conditional density </w:t>
        </w:r>
      </w:ins>
      <m:oMath>
        <m:sSub>
          <m:sSubPr>
            <m:ctrlPr>
              <w:ins w:id="495" w:author="M. Shojaei Arani" w:date="2024-05-30T10:53:00Z">
                <w:rPr>
                  <w:rFonts w:ascii="Cambria Math" w:eastAsiaTheme="minorEastAsia" w:hAnsi="Cambria Math" w:cs="Times New Roman"/>
                  <w:i/>
                </w:rPr>
              </w:ins>
            </m:ctrlPr>
          </m:sSubPr>
          <m:e>
            <m:r>
              <w:ins w:id="496" w:author="M. Shojaei Arani" w:date="2024-05-30T10:53:00Z">
                <w:rPr>
                  <w:rFonts w:ascii="Cambria Math" w:eastAsiaTheme="minorEastAsia" w:hAnsi="Cambria Math" w:cs="Times New Roman"/>
                </w:rPr>
                <m:t>P</m:t>
              </w:ins>
            </m:r>
          </m:e>
          <m:sub>
            <m:r>
              <w:ins w:id="497" w:author="M. Shojaei Arani" w:date="2024-05-30T10:53:00Z">
                <w:rPr>
                  <w:rFonts w:ascii="Cambria Math" w:eastAsiaTheme="minorEastAsia" w:hAnsi="Cambria Math" w:cs="Times New Roman"/>
                </w:rPr>
                <m:t>X</m:t>
              </w:ins>
            </m:r>
          </m:sub>
        </m:sSub>
        <m:d>
          <m:dPr>
            <m:ctrlPr>
              <w:ins w:id="498" w:author="M. Shojaei Arani" w:date="2024-05-30T10:53:00Z">
                <w:rPr>
                  <w:rFonts w:ascii="Cambria Math" w:eastAsiaTheme="minorEastAsia" w:hAnsi="Cambria Math" w:cs="Times New Roman"/>
                  <w:i/>
                </w:rPr>
              </w:ins>
            </m:ctrlPr>
          </m:dPr>
          <m:e>
            <m:r>
              <w:ins w:id="499" w:author="M. Shojaei Arani" w:date="2024-05-30T10:53:00Z">
                <w:rPr>
                  <w:rFonts w:ascii="Cambria Math" w:eastAsiaTheme="minorEastAsia" w:hAnsi="Cambria Math" w:cs="Times New Roman"/>
                </w:rPr>
                <m:t>∆,x|</m:t>
              </w:ins>
            </m:r>
            <m:sSub>
              <m:sSubPr>
                <m:ctrlPr>
                  <w:ins w:id="500" w:author="M. Shojaei Arani" w:date="2024-05-30T10:53:00Z">
                    <w:rPr>
                      <w:rFonts w:ascii="Cambria Math" w:eastAsiaTheme="minorEastAsia" w:hAnsi="Cambria Math" w:cs="Times New Roman"/>
                      <w:i/>
                    </w:rPr>
                  </w:ins>
                </m:ctrlPr>
              </m:sSubPr>
              <m:e>
                <m:r>
                  <w:ins w:id="501" w:author="M. Shojaei Arani" w:date="2024-05-30T10:53:00Z">
                    <w:rPr>
                      <w:rFonts w:ascii="Cambria Math" w:eastAsiaTheme="minorEastAsia" w:hAnsi="Cambria Math" w:cs="Times New Roman"/>
                    </w:rPr>
                    <m:t>x</m:t>
                  </w:ins>
                </m:r>
              </m:e>
              <m:sub>
                <m:r>
                  <w:ins w:id="502" w:author="M. Shojaei Arani" w:date="2024-05-30T10:53:00Z">
                    <w:rPr>
                      <w:rFonts w:ascii="Cambria Math" w:eastAsiaTheme="minorEastAsia" w:hAnsi="Cambria Math" w:cs="Times New Roman"/>
                    </w:rPr>
                    <m:t>0</m:t>
                  </w:ins>
                </m:r>
              </m:sub>
            </m:sSub>
            <m:r>
              <w:ins w:id="503" w:author="M. Shojaei Arani" w:date="2024-05-30T10:53:00Z">
                <w:rPr>
                  <w:rFonts w:ascii="Cambria Math" w:eastAsiaTheme="minorEastAsia" w:hAnsi="Cambria Math" w:cs="Times New Roman"/>
                </w:rPr>
                <m:t>;θ</m:t>
              </w:ins>
            </m:r>
          </m:e>
        </m:d>
      </m:oMath>
      <w:ins w:id="504" w:author="M. Shojaei Arani" w:date="2024-05-30T10:53:00Z">
        <w:r>
          <w:rPr>
            <w:rFonts w:ascii="Times New Roman" w:eastAsiaTheme="minorEastAsia" w:hAnsi="Times New Roman" w:cs="Times New Roman"/>
          </w:rPr>
          <w:t xml:space="preserve">. The approach of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is more accurate than the Euler approach in Appendix D and is based on establishing a convergent Hermite series expansion for the conditional density </w:t>
        </w:r>
      </w:ins>
      <m:oMath>
        <m:sSub>
          <m:sSubPr>
            <m:ctrlPr>
              <w:ins w:id="505" w:author="M. Shojaei Arani" w:date="2024-05-30T10:53:00Z">
                <w:rPr>
                  <w:rFonts w:ascii="Cambria Math" w:eastAsiaTheme="minorEastAsia" w:hAnsi="Cambria Math" w:cs="Times New Roman"/>
                  <w:i/>
                </w:rPr>
              </w:ins>
            </m:ctrlPr>
          </m:sSubPr>
          <m:e>
            <m:r>
              <w:ins w:id="506" w:author="M. Shojaei Arani" w:date="2024-05-30T10:53:00Z">
                <w:rPr>
                  <w:rFonts w:ascii="Cambria Math" w:eastAsiaTheme="minorEastAsia" w:hAnsi="Cambria Math" w:cs="Times New Roman"/>
                </w:rPr>
                <m:t>P</m:t>
              </w:ins>
            </m:r>
          </m:e>
          <m:sub>
            <m:r>
              <w:ins w:id="507" w:author="M. Shojaei Arani" w:date="2024-05-30T10:53:00Z">
                <w:rPr>
                  <w:rFonts w:ascii="Cambria Math" w:eastAsiaTheme="minorEastAsia" w:hAnsi="Cambria Math" w:cs="Times New Roman"/>
                </w:rPr>
                <m:t>X</m:t>
              </w:ins>
            </m:r>
          </m:sub>
        </m:sSub>
        <m:d>
          <m:dPr>
            <m:ctrlPr>
              <w:ins w:id="508" w:author="M. Shojaei Arani" w:date="2024-05-30T10:53:00Z">
                <w:rPr>
                  <w:rFonts w:ascii="Cambria Math" w:eastAsiaTheme="minorEastAsia" w:hAnsi="Cambria Math" w:cs="Times New Roman"/>
                  <w:i/>
                </w:rPr>
              </w:ins>
            </m:ctrlPr>
          </m:dPr>
          <m:e>
            <m:r>
              <w:ins w:id="509" w:author="M. Shojaei Arani" w:date="2024-05-30T10:53:00Z">
                <w:rPr>
                  <w:rFonts w:ascii="Cambria Math" w:eastAsiaTheme="minorEastAsia" w:hAnsi="Cambria Math" w:cs="Times New Roman"/>
                </w:rPr>
                <m:t>∆,x|</m:t>
              </w:ins>
            </m:r>
            <m:sSub>
              <m:sSubPr>
                <m:ctrlPr>
                  <w:ins w:id="510" w:author="M. Shojaei Arani" w:date="2024-05-30T10:53:00Z">
                    <w:rPr>
                      <w:rFonts w:ascii="Cambria Math" w:eastAsiaTheme="minorEastAsia" w:hAnsi="Cambria Math" w:cs="Times New Roman"/>
                      <w:i/>
                    </w:rPr>
                  </w:ins>
                </m:ctrlPr>
              </m:sSubPr>
              <m:e>
                <m:r>
                  <w:ins w:id="511" w:author="M. Shojaei Arani" w:date="2024-05-30T10:53:00Z">
                    <w:rPr>
                      <w:rFonts w:ascii="Cambria Math" w:eastAsiaTheme="minorEastAsia" w:hAnsi="Cambria Math" w:cs="Times New Roman"/>
                    </w:rPr>
                    <m:t>x</m:t>
                  </w:ins>
                </m:r>
              </m:e>
              <m:sub>
                <m:r>
                  <w:ins w:id="512" w:author="M. Shojaei Arani" w:date="2024-05-30T10:53:00Z">
                    <w:rPr>
                      <w:rFonts w:ascii="Cambria Math" w:eastAsiaTheme="minorEastAsia" w:hAnsi="Cambria Math" w:cs="Times New Roman"/>
                    </w:rPr>
                    <m:t>0</m:t>
                  </w:ins>
                </m:r>
              </m:sub>
            </m:sSub>
            <m:r>
              <w:ins w:id="513" w:author="M. Shojaei Arani" w:date="2024-05-30T10:53:00Z">
                <w:rPr>
                  <w:rFonts w:ascii="Cambria Math" w:eastAsiaTheme="minorEastAsia" w:hAnsi="Cambria Math" w:cs="Times New Roman"/>
                </w:rPr>
                <m:t>;θ</m:t>
              </w:ins>
            </m:r>
          </m:e>
        </m:d>
      </m:oMath>
      <w:ins w:id="514" w:author="M. Shojaei Arani" w:date="2024-05-30T10:53:00Z">
        <w:r>
          <w:rPr>
            <w:rFonts w:ascii="Times New Roman" w:eastAsiaTheme="minorEastAsia" w:hAnsi="Times New Roman" w:cs="Times New Roman"/>
          </w:rPr>
          <w:t xml:space="preserve"> and hence a convergent expansion for the log-likelihood function </w:t>
        </w:r>
      </w:ins>
      <m:oMath>
        <m:r>
          <w:ins w:id="515" w:author="M. Shojaei Arani" w:date="2024-05-30T10:53:00Z">
            <m:rPr>
              <m:scr m:val="script"/>
            </m:rPr>
            <w:rPr>
              <w:rFonts w:ascii="Cambria Math" w:hAnsi="Cambria Math" w:cs="Aharoni"/>
            </w:rPr>
            <m:t>l</m:t>
          </w:ins>
        </m:r>
      </m:oMath>
      <w:ins w:id="516"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LL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2</w:t>
        </w:r>
        <w:r>
          <w:rPr>
            <w:rFonts w:ascii="Times New Roman" w:eastAsiaTheme="minorEastAsia" w:hAnsi="Times New Roman" w:cs="Times New Roman"/>
          </w:rPr>
          <w:fldChar w:fldCharType="end"/>
        </w:r>
        <w:r>
          <w:rPr>
            <w:rFonts w:ascii="Times New Roman" w:eastAsiaTheme="minorEastAsia" w:hAnsi="Times New Roman" w:cs="Times New Roman"/>
          </w:rPr>
          <w:t xml:space="preserve">) using Hermite polynomials. Therefore, we call this approach ‘Hermite reconstruction’. This is achieved through two transformations, </w:t>
        </w:r>
      </w:ins>
      <m:oMath>
        <m:r>
          <w:ins w:id="517" w:author="M. Shojaei Arani" w:date="2024-05-30T10:53:00Z">
            <w:rPr>
              <w:rFonts w:ascii="Cambria Math" w:eastAsiaTheme="minorEastAsia" w:hAnsi="Cambria Math" w:cs="Times New Roman"/>
            </w:rPr>
            <m:t>X→Y</m:t>
          </w:ins>
        </m:r>
      </m:oMath>
      <w:ins w:id="518" w:author="M. Shojaei Arani" w:date="2024-05-30T10:53:00Z">
        <w:r>
          <w:rPr>
            <w:rFonts w:ascii="Times New Roman" w:eastAsiaTheme="minorEastAsia" w:hAnsi="Times New Roman" w:cs="Times New Roman"/>
          </w:rPr>
          <w:t xml:space="preserve"> and </w:t>
        </w:r>
      </w:ins>
      <m:oMath>
        <m:r>
          <w:ins w:id="519" w:author="M. Shojaei Arani" w:date="2024-05-30T10:53:00Z">
            <w:rPr>
              <w:rFonts w:ascii="Cambria Math" w:eastAsiaTheme="minorEastAsia" w:hAnsi="Cambria Math" w:cs="Times New Roman"/>
            </w:rPr>
            <m:t>Y→Z</m:t>
          </w:ins>
        </m:r>
      </m:oMath>
      <w:ins w:id="520" w:author="M. Shojaei Arani" w:date="2024-05-30T10:53:00Z">
        <w:r>
          <w:rPr>
            <w:rFonts w:ascii="Times New Roman" w:eastAsiaTheme="minorEastAsia" w:hAnsi="Times New Roman" w:cs="Times New Roman"/>
          </w:rPr>
          <w:t xml:space="preserve">, where the conditional distributions in the transformed space </w:t>
        </w:r>
      </w:ins>
      <m:oMath>
        <m:r>
          <w:ins w:id="521" w:author="M. Shojaei Arani" w:date="2024-05-30T10:53:00Z">
            <w:rPr>
              <w:rFonts w:ascii="Cambria Math" w:eastAsiaTheme="minorEastAsia" w:hAnsi="Cambria Math" w:cs="Times New Roman"/>
            </w:rPr>
            <m:t>Z</m:t>
          </w:ins>
        </m:r>
      </m:oMath>
      <w:ins w:id="522" w:author="M. Shojaei Arani" w:date="2024-05-30T10:53:00Z">
        <w:r>
          <w:rPr>
            <w:rFonts w:ascii="Times New Roman" w:eastAsiaTheme="minorEastAsia" w:hAnsi="Times New Roman" w:cs="Times New Roman"/>
          </w:rPr>
          <w:t xml:space="preserve"> will be as close as to the standard normal distribution.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then constructs a convergent Hermite series expansion for the transformed variable </w:t>
        </w:r>
      </w:ins>
      <m:oMath>
        <m:r>
          <w:ins w:id="523" w:author="M. Shojaei Arani" w:date="2024-05-30T10:53:00Z">
            <w:rPr>
              <w:rFonts w:ascii="Cambria Math" w:eastAsiaTheme="minorEastAsia" w:hAnsi="Cambria Math" w:cs="Times New Roman"/>
            </w:rPr>
            <m:t>Z</m:t>
          </w:ins>
        </m:r>
      </m:oMath>
      <w:ins w:id="524" w:author="M. Shojaei Arani" w:date="2024-05-30T10:53:00Z">
        <w:r>
          <w:rPr>
            <w:rFonts w:ascii="Times New Roman" w:eastAsiaTheme="minorEastAsia" w:hAnsi="Times New Roman" w:cs="Times New Roman"/>
          </w:rPr>
          <w:t xml:space="preserve"> and finally back-transforms to the original variable </w:t>
        </w:r>
      </w:ins>
      <m:oMath>
        <m:r>
          <w:ins w:id="525" w:author="M. Shojaei Arani" w:date="2024-05-30T10:53:00Z">
            <w:rPr>
              <w:rFonts w:ascii="Cambria Math" w:eastAsiaTheme="minorEastAsia" w:hAnsi="Cambria Math" w:cs="Times New Roman"/>
            </w:rPr>
            <m:t>X</m:t>
          </w:ins>
        </m:r>
      </m:oMath>
      <w:ins w:id="526" w:author="M. Shojaei Arani" w:date="2024-05-30T10:53:00Z">
        <w:r>
          <w:rPr>
            <w:rFonts w:ascii="Times New Roman" w:eastAsiaTheme="minorEastAsia" w:hAnsi="Times New Roman" w:cs="Times New Roman"/>
          </w:rPr>
          <w:t xml:space="preserve">. The first transformation </w:t>
        </w:r>
      </w:ins>
      <m:oMath>
        <m:r>
          <w:ins w:id="527" w:author="M. Shojaei Arani" w:date="2024-05-30T10:53:00Z">
            <w:rPr>
              <w:rFonts w:ascii="Cambria Math" w:eastAsiaTheme="minorEastAsia" w:hAnsi="Cambria Math" w:cs="Times New Roman"/>
            </w:rPr>
            <m:t>X→Y</m:t>
          </w:ins>
        </m:r>
      </m:oMath>
      <w:ins w:id="528" w:author="M. Shojaei Arani" w:date="2024-05-30T10:53:00Z">
        <w:r>
          <w:rPr>
            <w:rFonts w:ascii="Times New Roman" w:eastAsiaTheme="minorEastAsia" w:hAnsi="Times New Roman" w:cs="Times New Roman"/>
          </w:rPr>
          <w:t>, also known as the Lamperti transform, is as follows</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66"/>
      </w:tblGrid>
      <w:tr w:rsidR="00907C1A" w:rsidRPr="00FF5954" w14:paraId="09F8F5C3" w14:textId="77777777" w:rsidTr="008313A9">
        <w:trPr>
          <w:trHeight w:val="786"/>
          <w:ins w:id="529" w:author="M. Shojaei Arani" w:date="2024-05-30T10:53:00Z"/>
        </w:trPr>
        <w:tc>
          <w:tcPr>
            <w:tcW w:w="8365" w:type="dxa"/>
            <w:vAlign w:val="center"/>
          </w:tcPr>
          <w:p w14:paraId="6604AE93" w14:textId="77777777" w:rsidR="00907C1A" w:rsidRPr="00907C1A" w:rsidRDefault="00907C1A" w:rsidP="008313A9">
            <w:pPr>
              <w:spacing w:line="360" w:lineRule="auto"/>
              <w:jc w:val="center"/>
              <w:rPr>
                <w:ins w:id="530" w:author="M. Shojaei Arani" w:date="2024-05-30T10:53:00Z"/>
                <w:rFonts w:ascii="Times New Roman" w:hAnsi="Times New Roman" w:cs="Times New Roman"/>
                <w:lang w:val="en-US"/>
                <w:rPrChange w:id="531" w:author="M. Shojaei Arani" w:date="2024-05-30T10:53:00Z">
                  <w:rPr>
                    <w:ins w:id="532" w:author="M. Shojaei Arani" w:date="2024-05-30T10:53:00Z"/>
                    <w:rFonts w:ascii="Times New Roman" w:hAnsi="Times New Roman" w:cs="Times New Roman"/>
                  </w:rPr>
                </w:rPrChange>
              </w:rPr>
            </w:pPr>
            <w:ins w:id="533" w:author="M. Shojaei Arani" w:date="2024-05-30T10:53:00Z">
              <w:r w:rsidRPr="00907C1A">
                <w:rPr>
                  <w:rFonts w:ascii="Times New Roman" w:hAnsi="Times New Roman" w:cs="Times New Roman"/>
                  <w:lang w:val="en-US"/>
                  <w:rPrChange w:id="534" w:author="M. Shojaei Arani" w:date="2024-05-30T10:53:00Z">
                    <w:rPr>
                      <w:rFonts w:ascii="Times New Roman" w:hAnsi="Times New Roman" w:cs="Times New Roman"/>
                    </w:rPr>
                  </w:rPrChange>
                </w:rPr>
                <w:t xml:space="preserve">     </w:t>
              </w:r>
            </w:ins>
            <m:oMath>
              <m:r>
                <w:ins w:id="535" w:author="M. Shojaei Arani" w:date="2024-05-30T10:53:00Z">
                  <w:rPr>
                    <w:rFonts w:ascii="Cambria Math" w:hAnsi="Cambria Math" w:cs="Times New Roman"/>
                  </w:rPr>
                  <m:t>Y</m:t>
                </w:ins>
              </m:r>
              <m:r>
                <w:ins w:id="536" w:author="M. Shojaei Arani" w:date="2024-05-30T10:53:00Z">
                  <w:rPr>
                    <w:rFonts w:ascii="Cambria Math" w:hAnsi="Cambria Math" w:cs="Times New Roman"/>
                    <w:lang w:val="en-US"/>
                    <w:rPrChange w:id="537" w:author="M. Shojaei Arani" w:date="2024-05-30T10:53:00Z">
                      <w:rPr>
                        <w:rFonts w:ascii="Cambria Math" w:hAnsi="Cambria Math" w:cs="Times New Roman"/>
                      </w:rPr>
                    </w:rPrChange>
                  </w:rPr>
                  <m:t>=</m:t>
                </w:ins>
              </m:r>
              <m:r>
                <w:ins w:id="538" w:author="M. Shojaei Arani" w:date="2024-05-30T10:53:00Z">
                  <w:rPr>
                    <w:rFonts w:ascii="Cambria Math" w:hAnsi="Cambria Math" w:cs="Times New Roman"/>
                  </w:rPr>
                  <m:t>γ</m:t>
                </w:ins>
              </m:r>
              <m:d>
                <m:dPr>
                  <m:ctrlPr>
                    <w:ins w:id="539" w:author="M. Shojaei Arani" w:date="2024-05-30T10:53:00Z">
                      <w:rPr>
                        <w:rFonts w:ascii="Cambria Math" w:hAnsi="Cambria Math" w:cs="Times New Roman"/>
                        <w:i/>
                      </w:rPr>
                    </w:ins>
                  </m:ctrlPr>
                </m:dPr>
                <m:e>
                  <m:r>
                    <w:ins w:id="540" w:author="M. Shojaei Arani" w:date="2024-05-30T10:53:00Z">
                      <w:rPr>
                        <w:rFonts w:ascii="Cambria Math" w:hAnsi="Cambria Math" w:cs="Times New Roman"/>
                      </w:rPr>
                      <m:t>X</m:t>
                    </w:ins>
                  </m:r>
                  <m:r>
                    <w:ins w:id="541" w:author="M. Shojaei Arani" w:date="2024-05-30T10:53:00Z">
                      <w:rPr>
                        <w:rFonts w:ascii="Cambria Math" w:hAnsi="Cambria Math" w:cs="Times New Roman"/>
                        <w:lang w:val="en-US"/>
                        <w:rPrChange w:id="542" w:author="M. Shojaei Arani" w:date="2024-05-30T10:53:00Z">
                          <w:rPr>
                            <w:rFonts w:ascii="Cambria Math" w:hAnsi="Cambria Math" w:cs="Times New Roman"/>
                          </w:rPr>
                        </w:rPrChange>
                      </w:rPr>
                      <m:t>;</m:t>
                    </w:ins>
                  </m:r>
                  <m:r>
                    <w:ins w:id="543" w:author="M. Shojaei Arani" w:date="2024-05-30T10:53:00Z">
                      <w:rPr>
                        <w:rFonts w:ascii="Cambria Math" w:hAnsi="Cambria Math" w:cs="Times New Roman"/>
                      </w:rPr>
                      <m:t>θ</m:t>
                    </w:ins>
                  </m:r>
                </m:e>
              </m:d>
              <m:r>
                <w:ins w:id="544" w:author="M. Shojaei Arani" w:date="2024-05-30T10:53:00Z">
                  <w:rPr>
                    <w:rFonts w:ascii="Cambria Math" w:hAnsi="Cambria Math" w:cs="Times New Roman"/>
                    <w:lang w:val="en-US"/>
                    <w:rPrChange w:id="545" w:author="M. Shojaei Arani" w:date="2024-05-30T10:53:00Z">
                      <w:rPr>
                        <w:rFonts w:ascii="Cambria Math" w:hAnsi="Cambria Math" w:cs="Times New Roman"/>
                      </w:rPr>
                    </w:rPrChange>
                  </w:rPr>
                  <m:t>=</m:t>
                </w:ins>
              </m:r>
              <m:nary>
                <m:naryPr>
                  <m:limLoc m:val="subSup"/>
                  <m:ctrlPr>
                    <w:ins w:id="546" w:author="M. Shojaei Arani" w:date="2024-05-30T10:53:00Z">
                      <w:rPr>
                        <w:rFonts w:ascii="Cambria Math" w:hAnsi="Cambria Math" w:cs="Times New Roman"/>
                        <w:i/>
                      </w:rPr>
                    </w:ins>
                  </m:ctrlPr>
                </m:naryPr>
                <m:sub>
                  <m:r>
                    <w:ins w:id="547" w:author="M. Shojaei Arani" w:date="2024-05-30T10:53:00Z">
                      <w:rPr>
                        <w:rFonts w:ascii="Cambria Math" w:hAnsi="Cambria Math" w:cs="Times New Roman"/>
                        <w:color w:val="FFFFFF" w:themeColor="background1"/>
                      </w:rPr>
                      <m:t>x</m:t>
                    </w:ins>
                  </m:r>
                </m:sub>
                <m:sup>
                  <m:r>
                    <w:ins w:id="548" w:author="M. Shojaei Arani" w:date="2024-05-30T10:53:00Z">
                      <w:rPr>
                        <w:rFonts w:ascii="Cambria Math" w:hAnsi="Cambria Math" w:cs="Times New Roman"/>
                      </w:rPr>
                      <m:t>X</m:t>
                    </w:ins>
                  </m:r>
                </m:sup>
                <m:e>
                  <m:f>
                    <m:fPr>
                      <m:ctrlPr>
                        <w:ins w:id="549" w:author="M. Shojaei Arani" w:date="2024-05-30T10:53:00Z">
                          <w:rPr>
                            <w:rFonts w:ascii="Cambria Math" w:hAnsi="Cambria Math" w:cs="Times New Roman"/>
                            <w:i/>
                          </w:rPr>
                        </w:ins>
                      </m:ctrlPr>
                    </m:fPr>
                    <m:num>
                      <m:r>
                        <w:ins w:id="550" w:author="M. Shojaei Arani" w:date="2024-05-30T10:53:00Z">
                          <w:rPr>
                            <w:rFonts w:ascii="Cambria Math" w:hAnsi="Cambria Math" w:cs="Times New Roman"/>
                          </w:rPr>
                          <m:t>du</m:t>
                        </w:ins>
                      </m:r>
                    </m:num>
                    <m:den>
                      <m:r>
                        <w:ins w:id="551" w:author="M. Shojaei Arani" w:date="2024-05-30T10:53:00Z">
                          <w:rPr>
                            <w:rFonts w:ascii="Cambria Math" w:hAnsi="Cambria Math" w:cs="Times New Roman"/>
                          </w:rPr>
                          <m:t>σ</m:t>
                        </w:ins>
                      </m:r>
                      <m:r>
                        <w:ins w:id="552" w:author="M. Shojaei Arani" w:date="2024-05-30T10:53:00Z">
                          <w:rPr>
                            <w:rFonts w:ascii="Cambria Math" w:hAnsi="Cambria Math" w:cs="Times New Roman"/>
                            <w:lang w:val="en-US"/>
                            <w:rPrChange w:id="553" w:author="M. Shojaei Arani" w:date="2024-05-30T10:53:00Z">
                              <w:rPr>
                                <w:rFonts w:ascii="Cambria Math" w:hAnsi="Cambria Math" w:cs="Times New Roman"/>
                              </w:rPr>
                            </w:rPrChange>
                          </w:rPr>
                          <m:t>(</m:t>
                        </w:ins>
                      </m:r>
                      <m:r>
                        <w:ins w:id="554" w:author="M. Shojaei Arani" w:date="2024-05-30T10:53:00Z">
                          <w:rPr>
                            <w:rFonts w:ascii="Cambria Math" w:hAnsi="Cambria Math" w:cs="Times New Roman"/>
                          </w:rPr>
                          <m:t>u</m:t>
                        </w:ins>
                      </m:r>
                      <m:r>
                        <w:ins w:id="555" w:author="M. Shojaei Arani" w:date="2024-05-30T10:53:00Z">
                          <w:rPr>
                            <w:rFonts w:ascii="Cambria Math" w:hAnsi="Cambria Math" w:cs="Times New Roman"/>
                            <w:lang w:val="en-US"/>
                            <w:rPrChange w:id="556" w:author="M. Shojaei Arani" w:date="2024-05-30T10:53:00Z">
                              <w:rPr>
                                <w:rFonts w:ascii="Cambria Math" w:hAnsi="Cambria Math" w:cs="Times New Roman"/>
                              </w:rPr>
                            </w:rPrChange>
                          </w:rPr>
                          <m:t>;</m:t>
                        </w:ins>
                      </m:r>
                      <m:r>
                        <w:ins w:id="557" w:author="M. Shojaei Arani" w:date="2024-05-30T10:53:00Z">
                          <w:rPr>
                            <w:rFonts w:ascii="Cambria Math" w:hAnsi="Cambria Math" w:cs="Times New Roman"/>
                          </w:rPr>
                          <m:t>θ</m:t>
                        </w:ins>
                      </m:r>
                      <m:r>
                        <w:ins w:id="558" w:author="M. Shojaei Arani" w:date="2024-05-30T10:53:00Z">
                          <w:rPr>
                            <w:rFonts w:ascii="Cambria Math" w:hAnsi="Cambria Math" w:cs="Times New Roman"/>
                            <w:lang w:val="en-US"/>
                            <w:rPrChange w:id="559" w:author="M. Shojaei Arani" w:date="2024-05-30T10:53:00Z">
                              <w:rPr>
                                <w:rFonts w:ascii="Cambria Math" w:hAnsi="Cambria Math" w:cs="Times New Roman"/>
                              </w:rPr>
                            </w:rPrChange>
                          </w:rPr>
                          <m:t>)</m:t>
                        </w:ins>
                      </m:r>
                    </m:den>
                  </m:f>
                </m:e>
              </m:nary>
              <m:r>
                <w:ins w:id="560" w:author="M. Shojaei Arani" w:date="2024-05-30T10:53:00Z">
                  <w:rPr>
                    <w:rFonts w:ascii="Cambria Math" w:hAnsi="Cambria Math" w:cs="Times New Roman"/>
                    <w:lang w:val="en-US"/>
                    <w:rPrChange w:id="561" w:author="M. Shojaei Arani" w:date="2024-05-30T10:53:00Z">
                      <w:rPr>
                        <w:rFonts w:ascii="Cambria Math" w:hAnsi="Cambria Math" w:cs="Times New Roman"/>
                      </w:rPr>
                    </w:rPrChange>
                  </w:rPr>
                  <m:t>.</m:t>
                </w:ins>
              </m:r>
            </m:oMath>
            <w:ins w:id="562" w:author="M. Shojaei Arani" w:date="2024-05-30T10:53:00Z">
              <w:r w:rsidRPr="00907C1A">
                <w:rPr>
                  <w:rFonts w:ascii="Times New Roman" w:hAnsi="Times New Roman" w:cs="Times New Roman"/>
                  <w:lang w:val="en-US"/>
                  <w:rPrChange w:id="563" w:author="M. Shojaei Arani" w:date="2024-05-30T10:53:00Z">
                    <w:rPr>
                      <w:rFonts w:ascii="Times New Roman" w:hAnsi="Times New Roman" w:cs="Times New Roman"/>
                    </w:rPr>
                  </w:rPrChange>
                </w:rPr>
                <w:t xml:space="preserve"> </w:t>
              </w:r>
            </w:ins>
          </w:p>
        </w:tc>
        <w:tc>
          <w:tcPr>
            <w:tcW w:w="666" w:type="dxa"/>
            <w:vAlign w:val="center"/>
          </w:tcPr>
          <w:p w14:paraId="5CAA3D27" w14:textId="77777777" w:rsidR="00907C1A" w:rsidRPr="008F25E8" w:rsidRDefault="00907C1A" w:rsidP="008313A9">
            <w:pPr>
              <w:spacing w:line="360" w:lineRule="auto"/>
              <w:jc w:val="right"/>
              <w:rPr>
                <w:ins w:id="564" w:author="M. Shojaei Arani" w:date="2024-05-30T10:53:00Z"/>
                <w:rFonts w:ascii="Times New Roman" w:hAnsi="Times New Roman" w:cs="Times New Roman"/>
              </w:rPr>
            </w:pPr>
            <w:ins w:id="565" w:author="M. Shojaei Arani" w:date="2024-05-30T10:53:00Z">
              <w:r w:rsidRPr="00907C1A">
                <w:rPr>
                  <w:rFonts w:ascii="Times New Roman" w:hAnsi="Times New Roman" w:cs="Times New Roman"/>
                  <w:lang w:val="en-US"/>
                  <w:rPrChange w:id="566" w:author="M. Shojaei Arani" w:date="2024-05-30T10:53:00Z">
                    <w:rPr>
                      <w:rFonts w:ascii="Times New Roman" w:hAnsi="Times New Roman" w:cs="Times New Roman"/>
                    </w:rPr>
                  </w:rPrChange>
                </w:rPr>
                <w:t xml:space="preserve"> </w:t>
              </w:r>
              <w:r w:rsidRPr="008F25E8">
                <w:rPr>
                  <w:rFonts w:ascii="Times New Roman" w:hAnsi="Times New Roman" w:cs="Times New Roman"/>
                </w:rPr>
                <w:t>(</w:t>
              </w:r>
              <w:bookmarkStart w:id="567" w:name="Y"/>
              <w:r w:rsidRPr="008F25E8">
                <w:rPr>
                  <w:rFonts w:ascii="Times New Roman" w:hAnsi="Times New Roman" w:cs="Times New Roman"/>
                </w:rPr>
                <w:fldChar w:fldCharType="begin"/>
              </w:r>
              <w:r w:rsidRPr="008F25E8">
                <w:rPr>
                  <w:rFonts w:ascii="Times New Roman" w:hAnsi="Times New Roman" w:cs="Times New Roman"/>
                </w:rPr>
                <w:instrText xml:space="preserve"> SEQ EQ \* MERGEFORMAT </w:instrText>
              </w:r>
              <w:r w:rsidRPr="008F25E8">
                <w:rPr>
                  <w:rFonts w:ascii="Times New Roman" w:hAnsi="Times New Roman" w:cs="Times New Roman"/>
                </w:rPr>
                <w:fldChar w:fldCharType="separate"/>
              </w:r>
              <w:r>
                <w:rPr>
                  <w:rFonts w:ascii="Times New Roman" w:hAnsi="Times New Roman" w:cs="Times New Roman"/>
                  <w:noProof/>
                </w:rPr>
                <w:t>3</w:t>
              </w:r>
              <w:r w:rsidRPr="008F25E8">
                <w:rPr>
                  <w:rFonts w:ascii="Times New Roman" w:hAnsi="Times New Roman" w:cs="Times New Roman"/>
                </w:rPr>
                <w:fldChar w:fldCharType="end"/>
              </w:r>
              <w:bookmarkEnd w:id="567"/>
              <w:r w:rsidRPr="008F25E8">
                <w:rPr>
                  <w:rFonts w:ascii="Times New Roman" w:hAnsi="Times New Roman" w:cs="Times New Roman"/>
                </w:rPr>
                <w:t>)</w:t>
              </w:r>
            </w:ins>
          </w:p>
        </w:tc>
      </w:tr>
    </w:tbl>
    <w:p w14:paraId="2EF8DF3B" w14:textId="77777777" w:rsidR="00907C1A" w:rsidRDefault="00907C1A" w:rsidP="00907C1A">
      <w:pPr>
        <w:spacing w:after="120" w:line="360" w:lineRule="auto"/>
        <w:jc w:val="both"/>
        <w:rPr>
          <w:ins w:id="568" w:author="M. Shojaei Arani" w:date="2024-05-30T10:53:00Z"/>
          <w:rFonts w:ascii="Times New Roman" w:eastAsiaTheme="minorEastAsia" w:hAnsi="Times New Roman" w:cs="Times New Roman"/>
        </w:rPr>
      </w:pPr>
      <w:ins w:id="569" w:author="M. Shojaei Arani" w:date="2024-05-30T10:53:00Z">
        <w:r>
          <w:rPr>
            <w:rFonts w:ascii="Times New Roman" w:eastAsiaTheme="minorEastAsia" w:hAnsi="Times New Roman" w:cs="Times New Roman"/>
          </w:rPr>
          <w:t>By the It</w:t>
        </w:r>
      </w:ins>
      <m:oMath>
        <m:acc>
          <m:accPr>
            <m:ctrlPr>
              <w:ins w:id="570" w:author="M. Shojaei Arani" w:date="2024-05-30T10:53:00Z">
                <w:rPr>
                  <w:rFonts w:ascii="Cambria Math" w:eastAsiaTheme="minorEastAsia" w:hAnsi="Cambria Math" w:cs="Times New Roman"/>
                  <w:i/>
                </w:rPr>
              </w:ins>
            </m:ctrlPr>
          </m:accPr>
          <m:e>
            <m:r>
              <w:ins w:id="571" w:author="M. Shojaei Arani" w:date="2024-05-30T10:53:00Z">
                <m:rPr>
                  <m:sty m:val="p"/>
                </m:rPr>
                <w:rPr>
                  <w:rFonts w:ascii="Cambria Math" w:eastAsiaTheme="minorEastAsia" w:hAnsi="Cambria Math" w:cs="Times New Roman"/>
                </w:rPr>
                <m:t>o</m:t>
              </w:ins>
            </m:r>
          </m:e>
        </m:acc>
      </m:oMath>
      <w:ins w:id="572" w:author="M. Shojaei Arani" w:date="2024-05-30T10:53:00Z">
        <w:r>
          <w:rPr>
            <w:rFonts w:ascii="Times New Roman" w:eastAsiaTheme="minorEastAsia" w:hAnsi="Times New Roman" w:cs="Times New Roman"/>
          </w:rPr>
          <w:t xml:space="preserve">’s lemma, the corresponding Langevin equation (1) for the transformed variable </w:t>
        </w:r>
      </w:ins>
      <m:oMath>
        <m:r>
          <w:ins w:id="573" w:author="M. Shojaei Arani" w:date="2024-05-30T10:53:00Z">
            <w:rPr>
              <w:rFonts w:ascii="Cambria Math" w:eastAsiaTheme="minorEastAsia" w:hAnsi="Cambria Math" w:cs="Times New Roman"/>
            </w:rPr>
            <m:t>Y</m:t>
          </w:ins>
        </m:r>
      </m:oMath>
      <w:ins w:id="574" w:author="M. Shojaei Arani" w:date="2024-05-30T10:53:00Z">
        <w:r>
          <w:rPr>
            <w:rFonts w:ascii="Times New Roman" w:eastAsiaTheme="minorEastAsia" w:hAnsi="Times New Roman" w:cs="Times New Roman"/>
          </w:rPr>
          <w:t xml:space="preserve"> has a unit diffusion, i.e., </w:t>
        </w:r>
      </w:ins>
      <m:oMath>
        <m:r>
          <w:ins w:id="575" w:author="M. Shojaei Arani" w:date="2024-05-30T10:53:00Z">
            <w:rPr>
              <w:rFonts w:ascii="Cambria Math" w:eastAsiaTheme="minorEastAsia" w:hAnsi="Cambria Math" w:cs="Times New Roman"/>
            </w:rPr>
            <m:t>dY=</m:t>
          </w:ins>
        </m:r>
        <m:sSub>
          <m:sSubPr>
            <m:ctrlPr>
              <w:ins w:id="576" w:author="M. Shojaei Arani" w:date="2024-05-30T10:53:00Z">
                <w:rPr>
                  <w:rFonts w:ascii="Cambria Math" w:eastAsiaTheme="minorEastAsia" w:hAnsi="Cambria Math" w:cs="Times New Roman"/>
                  <w:i/>
                </w:rPr>
              </w:ins>
            </m:ctrlPr>
          </m:sSubPr>
          <m:e>
            <m:r>
              <w:ins w:id="577" w:author="M. Shojaei Arani" w:date="2024-05-30T10:53:00Z">
                <w:rPr>
                  <w:rFonts w:ascii="Cambria Math" w:eastAsiaTheme="minorEastAsia" w:hAnsi="Cambria Math" w:cs="Times New Roman"/>
                </w:rPr>
                <m:t>μ</m:t>
              </w:ins>
            </m:r>
          </m:e>
          <m:sub>
            <m:r>
              <w:ins w:id="578" w:author="M. Shojaei Arani" w:date="2024-05-30T10:53:00Z">
                <w:rPr>
                  <w:rFonts w:ascii="Cambria Math" w:eastAsiaTheme="minorEastAsia" w:hAnsi="Cambria Math" w:cs="Times New Roman"/>
                </w:rPr>
                <m:t>Y</m:t>
              </w:ins>
            </m:r>
          </m:sub>
        </m:sSub>
        <m:d>
          <m:dPr>
            <m:ctrlPr>
              <w:ins w:id="579" w:author="M. Shojaei Arani" w:date="2024-05-30T10:53:00Z">
                <w:rPr>
                  <w:rFonts w:ascii="Cambria Math" w:eastAsiaTheme="minorEastAsia" w:hAnsi="Cambria Math" w:cs="Times New Roman"/>
                  <w:i/>
                </w:rPr>
              </w:ins>
            </m:ctrlPr>
          </m:dPr>
          <m:e>
            <m:r>
              <w:ins w:id="580" w:author="M. Shojaei Arani" w:date="2024-05-30T10:53:00Z">
                <w:rPr>
                  <w:rFonts w:ascii="Cambria Math" w:eastAsiaTheme="minorEastAsia" w:hAnsi="Cambria Math" w:cs="Times New Roman"/>
                </w:rPr>
                <m:t>Y;</m:t>
              </w:ins>
            </m:r>
            <m:r>
              <w:ins w:id="581" w:author="M. Shojaei Arani" w:date="2024-05-30T10:53:00Z">
                <w:rPr>
                  <w:rFonts w:ascii="Cambria Math" w:hAnsi="Cambria Math" w:cs="Times New Roman"/>
                </w:rPr>
                <m:t>θ</m:t>
              </w:ins>
            </m:r>
          </m:e>
        </m:d>
        <m:r>
          <w:ins w:id="582" w:author="M. Shojaei Arani" w:date="2024-05-30T10:53:00Z">
            <w:rPr>
              <w:rFonts w:ascii="Cambria Math" w:eastAsiaTheme="minorEastAsia" w:hAnsi="Cambria Math" w:cs="Times New Roman"/>
            </w:rPr>
            <m:t>dt+dW</m:t>
          </w:ins>
        </m:r>
      </m:oMath>
      <w:ins w:id="583" w:author="M. Shojaei Arani" w:date="2024-05-30T10:53:00Z">
        <w:r>
          <w:rPr>
            <w:rFonts w:ascii="Times New Roman" w:eastAsiaTheme="minorEastAsia" w:hAnsi="Times New Roman" w:cs="Times New Roman"/>
          </w:rPr>
          <w:t xml:space="preserve"> and</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66"/>
      </w:tblGrid>
      <w:tr w:rsidR="00907C1A" w:rsidRPr="00FF5954" w14:paraId="34294010" w14:textId="77777777" w:rsidTr="008313A9">
        <w:trPr>
          <w:trHeight w:val="786"/>
          <w:ins w:id="584" w:author="M. Shojaei Arani" w:date="2024-05-30T10:53:00Z"/>
        </w:trPr>
        <w:tc>
          <w:tcPr>
            <w:tcW w:w="8365" w:type="dxa"/>
            <w:vAlign w:val="center"/>
          </w:tcPr>
          <w:p w14:paraId="1C98A66A" w14:textId="77777777" w:rsidR="00907C1A" w:rsidRPr="00907C1A" w:rsidRDefault="00907C1A" w:rsidP="008313A9">
            <w:pPr>
              <w:spacing w:line="360" w:lineRule="auto"/>
              <w:jc w:val="center"/>
              <w:rPr>
                <w:ins w:id="585" w:author="M. Shojaei Arani" w:date="2024-05-30T10:53:00Z"/>
                <w:rFonts w:ascii="Times New Roman" w:hAnsi="Times New Roman" w:cs="Times New Roman"/>
                <w:lang w:val="en-US"/>
                <w:rPrChange w:id="586" w:author="M. Shojaei Arani" w:date="2024-05-30T10:53:00Z">
                  <w:rPr>
                    <w:ins w:id="587" w:author="M. Shojaei Arani" w:date="2024-05-30T10:53:00Z"/>
                    <w:rFonts w:ascii="Times New Roman" w:hAnsi="Times New Roman" w:cs="Times New Roman"/>
                  </w:rPr>
                </w:rPrChange>
              </w:rPr>
            </w:pPr>
            <w:ins w:id="588" w:author="M. Shojaei Arani" w:date="2024-05-30T10:53:00Z">
              <w:r w:rsidRPr="00907C1A">
                <w:rPr>
                  <w:rFonts w:ascii="Times New Roman" w:hAnsi="Times New Roman" w:cs="Times New Roman"/>
                  <w:lang w:val="en-US"/>
                  <w:rPrChange w:id="589" w:author="M. Shojaei Arani" w:date="2024-05-30T10:53:00Z">
                    <w:rPr>
                      <w:rFonts w:ascii="Times New Roman" w:hAnsi="Times New Roman" w:cs="Times New Roman"/>
                    </w:rPr>
                  </w:rPrChange>
                </w:rPr>
                <w:t xml:space="preserve">            </w:t>
              </w:r>
            </w:ins>
            <m:oMath>
              <m:sSub>
                <m:sSubPr>
                  <m:ctrlPr>
                    <w:ins w:id="590" w:author="M. Shojaei Arani" w:date="2024-05-30T10:53:00Z">
                      <w:rPr>
                        <w:rFonts w:ascii="Cambria Math" w:hAnsi="Cambria Math" w:cs="Times New Roman"/>
                        <w:i/>
                      </w:rPr>
                    </w:ins>
                  </m:ctrlPr>
                </m:sSubPr>
                <m:e>
                  <m:r>
                    <w:ins w:id="591" w:author="M. Shojaei Arani" w:date="2024-05-30T10:53:00Z">
                      <w:rPr>
                        <w:rFonts w:ascii="Cambria Math" w:hAnsi="Cambria Math" w:cs="Times New Roman"/>
                      </w:rPr>
                      <m:t>μ</m:t>
                    </w:ins>
                  </m:r>
                </m:e>
                <m:sub>
                  <m:r>
                    <w:ins w:id="592" w:author="M. Shojaei Arani" w:date="2024-05-30T10:53:00Z">
                      <w:rPr>
                        <w:rFonts w:ascii="Cambria Math" w:hAnsi="Cambria Math" w:cs="Times New Roman"/>
                      </w:rPr>
                      <m:t>Y</m:t>
                    </w:ins>
                  </m:r>
                </m:sub>
              </m:sSub>
              <m:d>
                <m:dPr>
                  <m:ctrlPr>
                    <w:ins w:id="593" w:author="M. Shojaei Arani" w:date="2024-05-30T10:53:00Z">
                      <w:rPr>
                        <w:rFonts w:ascii="Cambria Math" w:hAnsi="Cambria Math" w:cs="Times New Roman"/>
                        <w:i/>
                      </w:rPr>
                    </w:ins>
                  </m:ctrlPr>
                </m:dPr>
                <m:e>
                  <m:r>
                    <w:ins w:id="594" w:author="M. Shojaei Arani" w:date="2024-05-30T10:53:00Z">
                      <w:rPr>
                        <w:rFonts w:ascii="Cambria Math" w:hAnsi="Cambria Math" w:cs="Times New Roman"/>
                      </w:rPr>
                      <m:t>y</m:t>
                    </w:ins>
                  </m:r>
                  <m:r>
                    <w:ins w:id="595" w:author="M. Shojaei Arani" w:date="2024-05-30T10:53:00Z">
                      <w:rPr>
                        <w:rFonts w:ascii="Cambria Math" w:hAnsi="Cambria Math" w:cs="Times New Roman"/>
                        <w:lang w:val="en-US"/>
                        <w:rPrChange w:id="596" w:author="M. Shojaei Arani" w:date="2024-05-30T10:53:00Z">
                          <w:rPr>
                            <w:rFonts w:ascii="Cambria Math" w:hAnsi="Cambria Math" w:cs="Times New Roman"/>
                          </w:rPr>
                        </w:rPrChange>
                      </w:rPr>
                      <m:t>;</m:t>
                    </w:ins>
                  </m:r>
                  <m:r>
                    <w:ins w:id="597" w:author="M. Shojaei Arani" w:date="2024-05-30T10:53:00Z">
                      <w:rPr>
                        <w:rFonts w:ascii="Cambria Math" w:hAnsi="Cambria Math" w:cs="Times New Roman"/>
                      </w:rPr>
                      <m:t>θ</m:t>
                    </w:ins>
                  </m:r>
                </m:e>
              </m:d>
              <m:r>
                <w:ins w:id="598" w:author="M. Shojaei Arani" w:date="2024-05-30T10:53:00Z">
                  <w:rPr>
                    <w:rFonts w:ascii="Cambria Math" w:hAnsi="Cambria Math" w:cs="Times New Roman"/>
                    <w:lang w:val="en-US"/>
                    <w:rPrChange w:id="599" w:author="M. Shojaei Arani" w:date="2024-05-30T10:53:00Z">
                      <w:rPr>
                        <w:rFonts w:ascii="Cambria Math" w:hAnsi="Cambria Math" w:cs="Times New Roman"/>
                      </w:rPr>
                    </w:rPrChange>
                  </w:rPr>
                  <m:t>=</m:t>
                </w:ins>
              </m:r>
              <m:f>
                <m:fPr>
                  <m:ctrlPr>
                    <w:ins w:id="600" w:author="M. Shojaei Arani" w:date="2024-05-30T10:53:00Z">
                      <w:rPr>
                        <w:rFonts w:ascii="Cambria Math" w:hAnsi="Cambria Math" w:cs="Times New Roman"/>
                        <w:i/>
                      </w:rPr>
                    </w:ins>
                  </m:ctrlPr>
                </m:fPr>
                <m:num>
                  <m:r>
                    <w:ins w:id="601" w:author="M. Shojaei Arani" w:date="2024-05-30T10:53:00Z">
                      <w:rPr>
                        <w:rFonts w:ascii="Cambria Math" w:hAnsi="Cambria Math" w:cs="Times New Roman"/>
                      </w:rPr>
                      <m:t>μ</m:t>
                    </w:ins>
                  </m:r>
                  <m:d>
                    <m:dPr>
                      <m:ctrlPr>
                        <w:ins w:id="602" w:author="M. Shojaei Arani" w:date="2024-05-30T10:53:00Z">
                          <w:rPr>
                            <w:rFonts w:ascii="Cambria Math" w:hAnsi="Cambria Math" w:cs="Times New Roman"/>
                            <w:i/>
                          </w:rPr>
                        </w:ins>
                      </m:ctrlPr>
                    </m:dPr>
                    <m:e>
                      <m:sSup>
                        <m:sSupPr>
                          <m:ctrlPr>
                            <w:ins w:id="603" w:author="M. Shojaei Arani" w:date="2024-05-30T10:53:00Z">
                              <w:rPr>
                                <w:rFonts w:ascii="Cambria Math" w:hAnsi="Cambria Math" w:cs="Times New Roman"/>
                                <w:i/>
                              </w:rPr>
                            </w:ins>
                          </m:ctrlPr>
                        </m:sSupPr>
                        <m:e>
                          <m:r>
                            <w:ins w:id="604" w:author="M. Shojaei Arani" w:date="2024-05-30T10:53:00Z">
                              <w:rPr>
                                <w:rFonts w:ascii="Cambria Math" w:hAnsi="Cambria Math" w:cs="Times New Roman"/>
                              </w:rPr>
                              <m:t>γ</m:t>
                            </w:ins>
                          </m:r>
                        </m:e>
                        <m:sup>
                          <m:r>
                            <w:ins w:id="605" w:author="M. Shojaei Arani" w:date="2024-05-30T10:53:00Z">
                              <w:rPr>
                                <w:rFonts w:ascii="Cambria Math" w:hAnsi="Cambria Math" w:cs="Times New Roman"/>
                                <w:lang w:val="en-US"/>
                                <w:rPrChange w:id="606" w:author="M. Shojaei Arani" w:date="2024-05-30T10:53:00Z">
                                  <w:rPr>
                                    <w:rFonts w:ascii="Cambria Math" w:hAnsi="Cambria Math" w:cs="Times New Roman"/>
                                  </w:rPr>
                                </w:rPrChange>
                              </w:rPr>
                              <m:t>-1</m:t>
                            </w:ins>
                          </m:r>
                        </m:sup>
                      </m:sSup>
                      <m:d>
                        <m:dPr>
                          <m:ctrlPr>
                            <w:ins w:id="607" w:author="M. Shojaei Arani" w:date="2024-05-30T10:53:00Z">
                              <w:rPr>
                                <w:rFonts w:ascii="Cambria Math" w:hAnsi="Cambria Math" w:cs="Times New Roman"/>
                                <w:i/>
                              </w:rPr>
                            </w:ins>
                          </m:ctrlPr>
                        </m:dPr>
                        <m:e>
                          <m:r>
                            <w:ins w:id="608" w:author="M. Shojaei Arani" w:date="2024-05-30T10:53:00Z">
                              <w:rPr>
                                <w:rFonts w:ascii="Cambria Math" w:hAnsi="Cambria Math" w:cs="Times New Roman"/>
                              </w:rPr>
                              <m:t>y</m:t>
                            </w:ins>
                          </m:r>
                          <m:r>
                            <w:ins w:id="609" w:author="M. Shojaei Arani" w:date="2024-05-30T10:53:00Z">
                              <w:rPr>
                                <w:rFonts w:ascii="Cambria Math" w:hAnsi="Cambria Math" w:cs="Times New Roman"/>
                                <w:lang w:val="en-US"/>
                                <w:rPrChange w:id="610" w:author="M. Shojaei Arani" w:date="2024-05-30T10:53:00Z">
                                  <w:rPr>
                                    <w:rFonts w:ascii="Cambria Math" w:hAnsi="Cambria Math" w:cs="Times New Roman"/>
                                  </w:rPr>
                                </w:rPrChange>
                              </w:rPr>
                              <m:t>;</m:t>
                            </w:ins>
                          </m:r>
                          <m:r>
                            <w:ins w:id="611" w:author="M. Shojaei Arani" w:date="2024-05-30T10:53:00Z">
                              <w:rPr>
                                <w:rFonts w:ascii="Cambria Math" w:hAnsi="Cambria Math" w:cs="Times New Roman"/>
                              </w:rPr>
                              <m:t>θ</m:t>
                            </w:ins>
                          </m:r>
                        </m:e>
                      </m:d>
                      <m:r>
                        <w:ins w:id="612" w:author="M. Shojaei Arani" w:date="2024-05-30T10:53:00Z">
                          <w:rPr>
                            <w:rFonts w:ascii="Cambria Math" w:hAnsi="Cambria Math" w:cs="Times New Roman"/>
                            <w:lang w:val="en-US"/>
                            <w:rPrChange w:id="613" w:author="M. Shojaei Arani" w:date="2024-05-30T10:53:00Z">
                              <w:rPr>
                                <w:rFonts w:ascii="Cambria Math" w:hAnsi="Cambria Math" w:cs="Times New Roman"/>
                              </w:rPr>
                            </w:rPrChange>
                          </w:rPr>
                          <m:t>;</m:t>
                        </w:ins>
                      </m:r>
                      <m:r>
                        <w:ins w:id="614" w:author="M. Shojaei Arani" w:date="2024-05-30T10:53:00Z">
                          <w:rPr>
                            <w:rFonts w:ascii="Cambria Math" w:hAnsi="Cambria Math" w:cs="Times New Roman"/>
                          </w:rPr>
                          <m:t>θ</m:t>
                        </w:ins>
                      </m:r>
                    </m:e>
                  </m:d>
                </m:num>
                <m:den>
                  <m:r>
                    <w:ins w:id="615" w:author="M. Shojaei Arani" w:date="2024-05-30T10:53:00Z">
                      <w:rPr>
                        <w:rFonts w:ascii="Cambria Math" w:hAnsi="Cambria Math" w:cs="Times New Roman"/>
                      </w:rPr>
                      <m:t>σ</m:t>
                    </w:ins>
                  </m:r>
                  <m:d>
                    <m:dPr>
                      <m:ctrlPr>
                        <w:ins w:id="616" w:author="M. Shojaei Arani" w:date="2024-05-30T10:53:00Z">
                          <w:rPr>
                            <w:rFonts w:ascii="Cambria Math" w:hAnsi="Cambria Math" w:cs="Times New Roman"/>
                            <w:i/>
                          </w:rPr>
                        </w:ins>
                      </m:ctrlPr>
                    </m:dPr>
                    <m:e>
                      <m:sSup>
                        <m:sSupPr>
                          <m:ctrlPr>
                            <w:ins w:id="617" w:author="M. Shojaei Arani" w:date="2024-05-30T10:53:00Z">
                              <w:rPr>
                                <w:rFonts w:ascii="Cambria Math" w:hAnsi="Cambria Math" w:cs="Times New Roman"/>
                                <w:i/>
                              </w:rPr>
                            </w:ins>
                          </m:ctrlPr>
                        </m:sSupPr>
                        <m:e>
                          <m:r>
                            <w:ins w:id="618" w:author="M. Shojaei Arani" w:date="2024-05-30T10:53:00Z">
                              <w:rPr>
                                <w:rFonts w:ascii="Cambria Math" w:hAnsi="Cambria Math" w:cs="Times New Roman"/>
                              </w:rPr>
                              <m:t>γ</m:t>
                            </w:ins>
                          </m:r>
                        </m:e>
                        <m:sup>
                          <m:r>
                            <w:ins w:id="619" w:author="M. Shojaei Arani" w:date="2024-05-30T10:53:00Z">
                              <w:rPr>
                                <w:rFonts w:ascii="Cambria Math" w:hAnsi="Cambria Math" w:cs="Times New Roman"/>
                                <w:lang w:val="en-US"/>
                                <w:rPrChange w:id="620" w:author="M. Shojaei Arani" w:date="2024-05-30T10:53:00Z">
                                  <w:rPr>
                                    <w:rFonts w:ascii="Cambria Math" w:hAnsi="Cambria Math" w:cs="Times New Roman"/>
                                  </w:rPr>
                                </w:rPrChange>
                              </w:rPr>
                              <m:t>-1</m:t>
                            </w:ins>
                          </m:r>
                        </m:sup>
                      </m:sSup>
                      <m:d>
                        <m:dPr>
                          <m:ctrlPr>
                            <w:ins w:id="621" w:author="M. Shojaei Arani" w:date="2024-05-30T10:53:00Z">
                              <w:rPr>
                                <w:rFonts w:ascii="Cambria Math" w:hAnsi="Cambria Math" w:cs="Times New Roman"/>
                                <w:i/>
                              </w:rPr>
                            </w:ins>
                          </m:ctrlPr>
                        </m:dPr>
                        <m:e>
                          <m:r>
                            <w:ins w:id="622" w:author="M. Shojaei Arani" w:date="2024-05-30T10:53:00Z">
                              <w:rPr>
                                <w:rFonts w:ascii="Cambria Math" w:hAnsi="Cambria Math" w:cs="Times New Roman"/>
                              </w:rPr>
                              <m:t>y</m:t>
                            </w:ins>
                          </m:r>
                          <m:r>
                            <w:ins w:id="623" w:author="M. Shojaei Arani" w:date="2024-05-30T10:53:00Z">
                              <w:rPr>
                                <w:rFonts w:ascii="Cambria Math" w:hAnsi="Cambria Math" w:cs="Times New Roman"/>
                                <w:lang w:val="en-US"/>
                                <w:rPrChange w:id="624" w:author="M. Shojaei Arani" w:date="2024-05-30T10:53:00Z">
                                  <w:rPr>
                                    <w:rFonts w:ascii="Cambria Math" w:hAnsi="Cambria Math" w:cs="Times New Roman"/>
                                  </w:rPr>
                                </w:rPrChange>
                              </w:rPr>
                              <m:t>;</m:t>
                            </w:ins>
                          </m:r>
                          <m:r>
                            <w:ins w:id="625" w:author="M. Shojaei Arani" w:date="2024-05-30T10:53:00Z">
                              <w:rPr>
                                <w:rFonts w:ascii="Cambria Math" w:hAnsi="Cambria Math" w:cs="Times New Roman"/>
                              </w:rPr>
                              <m:t>θ</m:t>
                            </w:ins>
                          </m:r>
                        </m:e>
                      </m:d>
                      <m:r>
                        <w:ins w:id="626" w:author="M. Shojaei Arani" w:date="2024-05-30T10:53:00Z">
                          <w:rPr>
                            <w:rFonts w:ascii="Cambria Math" w:hAnsi="Cambria Math" w:cs="Times New Roman"/>
                            <w:lang w:val="en-US"/>
                            <w:rPrChange w:id="627" w:author="M. Shojaei Arani" w:date="2024-05-30T10:53:00Z">
                              <w:rPr>
                                <w:rFonts w:ascii="Cambria Math" w:hAnsi="Cambria Math" w:cs="Times New Roman"/>
                              </w:rPr>
                            </w:rPrChange>
                          </w:rPr>
                          <m:t>;</m:t>
                        </w:ins>
                      </m:r>
                      <m:r>
                        <w:ins w:id="628" w:author="M. Shojaei Arani" w:date="2024-05-30T10:53:00Z">
                          <w:rPr>
                            <w:rFonts w:ascii="Cambria Math" w:hAnsi="Cambria Math" w:cs="Times New Roman"/>
                          </w:rPr>
                          <m:t>θ</m:t>
                        </w:ins>
                      </m:r>
                    </m:e>
                  </m:d>
                </m:den>
              </m:f>
              <m:r>
                <w:ins w:id="629" w:author="M. Shojaei Arani" w:date="2024-05-30T10:53:00Z">
                  <w:rPr>
                    <w:rFonts w:ascii="Cambria Math" w:hAnsi="Cambria Math" w:cs="Times New Roman"/>
                    <w:lang w:val="en-US"/>
                    <w:rPrChange w:id="630" w:author="M. Shojaei Arani" w:date="2024-05-30T10:53:00Z">
                      <w:rPr>
                        <w:rFonts w:ascii="Cambria Math" w:hAnsi="Cambria Math" w:cs="Times New Roman"/>
                      </w:rPr>
                    </w:rPrChange>
                  </w:rPr>
                  <m:t>-</m:t>
                </w:ins>
              </m:r>
              <m:f>
                <m:fPr>
                  <m:ctrlPr>
                    <w:ins w:id="631" w:author="M. Shojaei Arani" w:date="2024-05-30T10:53:00Z">
                      <w:rPr>
                        <w:rFonts w:ascii="Cambria Math" w:hAnsi="Cambria Math" w:cs="Times New Roman"/>
                        <w:i/>
                      </w:rPr>
                    </w:ins>
                  </m:ctrlPr>
                </m:fPr>
                <m:num>
                  <m:r>
                    <w:ins w:id="632" w:author="M. Shojaei Arani" w:date="2024-05-30T10:53:00Z">
                      <w:rPr>
                        <w:rFonts w:ascii="Cambria Math" w:hAnsi="Cambria Math" w:cs="Times New Roman"/>
                        <w:lang w:val="en-US"/>
                        <w:rPrChange w:id="633" w:author="M. Shojaei Arani" w:date="2024-05-30T10:53:00Z">
                          <w:rPr>
                            <w:rFonts w:ascii="Cambria Math" w:hAnsi="Cambria Math" w:cs="Times New Roman"/>
                          </w:rPr>
                        </w:rPrChange>
                      </w:rPr>
                      <m:t>1</m:t>
                    </w:ins>
                  </m:r>
                </m:num>
                <m:den>
                  <m:r>
                    <w:ins w:id="634" w:author="M. Shojaei Arani" w:date="2024-05-30T10:53:00Z">
                      <w:rPr>
                        <w:rFonts w:ascii="Cambria Math" w:hAnsi="Cambria Math" w:cs="Times New Roman"/>
                        <w:lang w:val="en-US"/>
                        <w:rPrChange w:id="635" w:author="M. Shojaei Arani" w:date="2024-05-30T10:53:00Z">
                          <w:rPr>
                            <w:rFonts w:ascii="Cambria Math" w:hAnsi="Cambria Math" w:cs="Times New Roman"/>
                          </w:rPr>
                        </w:rPrChange>
                      </w:rPr>
                      <m:t>2</m:t>
                    </w:ins>
                  </m:r>
                </m:den>
              </m:f>
              <m:f>
                <m:fPr>
                  <m:ctrlPr>
                    <w:ins w:id="636" w:author="M. Shojaei Arani" w:date="2024-05-30T10:53:00Z">
                      <w:rPr>
                        <w:rFonts w:ascii="Cambria Math" w:hAnsi="Cambria Math" w:cs="Times New Roman"/>
                        <w:i/>
                      </w:rPr>
                    </w:ins>
                  </m:ctrlPr>
                </m:fPr>
                <m:num>
                  <m:r>
                    <w:ins w:id="637" w:author="M. Shojaei Arani" w:date="2024-05-30T10:53:00Z">
                      <w:rPr>
                        <w:rFonts w:ascii="Cambria Math" w:hAnsi="Cambria Math" w:cs="Times New Roman"/>
                      </w:rPr>
                      <m:t>∂σ</m:t>
                    </w:ins>
                  </m:r>
                </m:num>
                <m:den>
                  <m:r>
                    <w:ins w:id="638" w:author="M. Shojaei Arani" w:date="2024-05-30T10:53:00Z">
                      <w:rPr>
                        <w:rFonts w:ascii="Cambria Math" w:hAnsi="Cambria Math" w:cs="Times New Roman"/>
                      </w:rPr>
                      <m:t>∂x</m:t>
                    </w:ins>
                  </m:r>
                </m:den>
              </m:f>
              <m:d>
                <m:dPr>
                  <m:ctrlPr>
                    <w:ins w:id="639" w:author="M. Shojaei Arani" w:date="2024-05-30T10:53:00Z">
                      <w:rPr>
                        <w:rFonts w:ascii="Cambria Math" w:hAnsi="Cambria Math" w:cs="Times New Roman"/>
                        <w:i/>
                      </w:rPr>
                    </w:ins>
                  </m:ctrlPr>
                </m:dPr>
                <m:e>
                  <m:sSup>
                    <m:sSupPr>
                      <m:ctrlPr>
                        <w:ins w:id="640" w:author="M. Shojaei Arani" w:date="2024-05-30T10:53:00Z">
                          <w:rPr>
                            <w:rFonts w:ascii="Cambria Math" w:hAnsi="Cambria Math" w:cs="Times New Roman"/>
                            <w:i/>
                          </w:rPr>
                        </w:ins>
                      </m:ctrlPr>
                    </m:sSupPr>
                    <m:e>
                      <m:r>
                        <w:ins w:id="641" w:author="M. Shojaei Arani" w:date="2024-05-30T10:53:00Z">
                          <w:rPr>
                            <w:rFonts w:ascii="Cambria Math" w:hAnsi="Cambria Math" w:cs="Times New Roman"/>
                          </w:rPr>
                          <m:t>γ</m:t>
                        </w:ins>
                      </m:r>
                    </m:e>
                    <m:sup>
                      <m:r>
                        <w:ins w:id="642" w:author="M. Shojaei Arani" w:date="2024-05-30T10:53:00Z">
                          <w:rPr>
                            <w:rFonts w:ascii="Cambria Math" w:hAnsi="Cambria Math" w:cs="Times New Roman"/>
                            <w:lang w:val="en-US"/>
                            <w:rPrChange w:id="643" w:author="M. Shojaei Arani" w:date="2024-05-30T10:53:00Z">
                              <w:rPr>
                                <w:rFonts w:ascii="Cambria Math" w:hAnsi="Cambria Math" w:cs="Times New Roman"/>
                              </w:rPr>
                            </w:rPrChange>
                          </w:rPr>
                          <m:t>-1</m:t>
                        </w:ins>
                      </m:r>
                    </m:sup>
                  </m:sSup>
                  <m:d>
                    <m:dPr>
                      <m:ctrlPr>
                        <w:ins w:id="644" w:author="M. Shojaei Arani" w:date="2024-05-30T10:53:00Z">
                          <w:rPr>
                            <w:rFonts w:ascii="Cambria Math" w:hAnsi="Cambria Math" w:cs="Times New Roman"/>
                            <w:i/>
                          </w:rPr>
                        </w:ins>
                      </m:ctrlPr>
                    </m:dPr>
                    <m:e>
                      <m:r>
                        <w:ins w:id="645" w:author="M. Shojaei Arani" w:date="2024-05-30T10:53:00Z">
                          <w:rPr>
                            <w:rFonts w:ascii="Cambria Math" w:hAnsi="Cambria Math" w:cs="Times New Roman"/>
                          </w:rPr>
                          <m:t>y</m:t>
                        </w:ins>
                      </m:r>
                      <m:r>
                        <w:ins w:id="646" w:author="M. Shojaei Arani" w:date="2024-05-30T10:53:00Z">
                          <w:rPr>
                            <w:rFonts w:ascii="Cambria Math" w:hAnsi="Cambria Math" w:cs="Times New Roman"/>
                            <w:lang w:val="en-US"/>
                            <w:rPrChange w:id="647" w:author="M. Shojaei Arani" w:date="2024-05-30T10:53:00Z">
                              <w:rPr>
                                <w:rFonts w:ascii="Cambria Math" w:hAnsi="Cambria Math" w:cs="Times New Roman"/>
                              </w:rPr>
                            </w:rPrChange>
                          </w:rPr>
                          <m:t>;</m:t>
                        </w:ins>
                      </m:r>
                      <m:r>
                        <w:ins w:id="648" w:author="M. Shojaei Arani" w:date="2024-05-30T10:53:00Z">
                          <w:rPr>
                            <w:rFonts w:ascii="Cambria Math" w:hAnsi="Cambria Math" w:cs="Times New Roman"/>
                          </w:rPr>
                          <m:t>θ</m:t>
                        </w:ins>
                      </m:r>
                    </m:e>
                  </m:d>
                  <m:r>
                    <w:ins w:id="649" w:author="M. Shojaei Arani" w:date="2024-05-30T10:53:00Z">
                      <w:rPr>
                        <w:rFonts w:ascii="Cambria Math" w:hAnsi="Cambria Math" w:cs="Times New Roman"/>
                        <w:lang w:val="en-US"/>
                        <w:rPrChange w:id="650" w:author="M. Shojaei Arani" w:date="2024-05-30T10:53:00Z">
                          <w:rPr>
                            <w:rFonts w:ascii="Cambria Math" w:hAnsi="Cambria Math" w:cs="Times New Roman"/>
                          </w:rPr>
                        </w:rPrChange>
                      </w:rPr>
                      <m:t>;</m:t>
                    </w:ins>
                  </m:r>
                  <m:r>
                    <w:ins w:id="651" w:author="M. Shojaei Arani" w:date="2024-05-30T10:53:00Z">
                      <w:rPr>
                        <w:rFonts w:ascii="Cambria Math" w:hAnsi="Cambria Math" w:cs="Times New Roman"/>
                      </w:rPr>
                      <m:t>θ</m:t>
                    </w:ins>
                  </m:r>
                </m:e>
              </m:d>
              <m:r>
                <w:ins w:id="652" w:author="M. Shojaei Arani" w:date="2024-05-30T10:53:00Z">
                  <w:rPr>
                    <w:rFonts w:ascii="Cambria Math" w:hAnsi="Cambria Math" w:cs="Times New Roman"/>
                    <w:lang w:val="en-US"/>
                    <w:rPrChange w:id="653" w:author="M. Shojaei Arani" w:date="2024-05-30T10:53:00Z">
                      <w:rPr>
                        <w:rFonts w:ascii="Cambria Math" w:hAnsi="Cambria Math" w:cs="Times New Roman"/>
                      </w:rPr>
                    </w:rPrChange>
                  </w:rPr>
                  <m:t>,</m:t>
                </w:ins>
              </m:r>
            </m:oMath>
            <w:ins w:id="654" w:author="M. Shojaei Arani" w:date="2024-05-30T10:53:00Z">
              <w:r w:rsidRPr="00907C1A">
                <w:rPr>
                  <w:rFonts w:ascii="Times New Roman" w:hAnsi="Times New Roman" w:cs="Times New Roman"/>
                  <w:lang w:val="en-US"/>
                  <w:rPrChange w:id="655" w:author="M. Shojaei Arani" w:date="2024-05-30T10:53:00Z">
                    <w:rPr>
                      <w:rFonts w:ascii="Times New Roman" w:hAnsi="Times New Roman" w:cs="Times New Roman"/>
                    </w:rPr>
                  </w:rPrChange>
                </w:rPr>
                <w:t xml:space="preserve"> </w:t>
              </w:r>
            </w:ins>
          </w:p>
        </w:tc>
        <w:tc>
          <w:tcPr>
            <w:tcW w:w="666" w:type="dxa"/>
            <w:vAlign w:val="center"/>
          </w:tcPr>
          <w:p w14:paraId="2734EB07" w14:textId="77777777" w:rsidR="00907C1A" w:rsidRPr="008F25E8" w:rsidRDefault="00907C1A" w:rsidP="008313A9">
            <w:pPr>
              <w:spacing w:line="360" w:lineRule="auto"/>
              <w:jc w:val="right"/>
              <w:rPr>
                <w:ins w:id="656" w:author="M. Shojaei Arani" w:date="2024-05-30T10:53:00Z"/>
                <w:rFonts w:ascii="Times New Roman" w:hAnsi="Times New Roman" w:cs="Times New Roman"/>
              </w:rPr>
            </w:pPr>
            <w:ins w:id="657" w:author="M. Shojaei Arani" w:date="2024-05-30T10:53:00Z">
              <w:r w:rsidRPr="00907C1A">
                <w:rPr>
                  <w:rFonts w:ascii="Times New Roman" w:hAnsi="Times New Roman" w:cs="Times New Roman"/>
                  <w:lang w:val="en-US"/>
                  <w:rPrChange w:id="658" w:author="M. Shojaei Arani" w:date="2024-05-30T10:53:00Z">
                    <w:rPr>
                      <w:rFonts w:ascii="Times New Roman" w:hAnsi="Times New Roman" w:cs="Times New Roman"/>
                    </w:rPr>
                  </w:rPrChange>
                </w:rPr>
                <w:t xml:space="preserve"> </w:t>
              </w:r>
              <w:r w:rsidRPr="008F25E8">
                <w:rPr>
                  <w:rFonts w:ascii="Times New Roman" w:hAnsi="Times New Roman" w:cs="Times New Roman"/>
                </w:rPr>
                <w:t>(</w:t>
              </w:r>
              <w:bookmarkStart w:id="659" w:name="muY"/>
              <w:r w:rsidRPr="008F25E8">
                <w:rPr>
                  <w:rFonts w:ascii="Times New Roman" w:hAnsi="Times New Roman" w:cs="Times New Roman"/>
                </w:rPr>
                <w:fldChar w:fldCharType="begin"/>
              </w:r>
              <w:r w:rsidRPr="008F25E8">
                <w:rPr>
                  <w:rFonts w:ascii="Times New Roman" w:hAnsi="Times New Roman" w:cs="Times New Roman"/>
                </w:rPr>
                <w:instrText xml:space="preserve"> SEQ EQ \* MERGEFORMAT </w:instrText>
              </w:r>
              <w:r w:rsidRPr="008F25E8">
                <w:rPr>
                  <w:rFonts w:ascii="Times New Roman" w:hAnsi="Times New Roman" w:cs="Times New Roman"/>
                </w:rPr>
                <w:fldChar w:fldCharType="separate"/>
              </w:r>
              <w:r>
                <w:rPr>
                  <w:rFonts w:ascii="Times New Roman" w:hAnsi="Times New Roman" w:cs="Times New Roman"/>
                  <w:noProof/>
                </w:rPr>
                <w:t>4</w:t>
              </w:r>
              <w:r w:rsidRPr="008F25E8">
                <w:rPr>
                  <w:rFonts w:ascii="Times New Roman" w:hAnsi="Times New Roman" w:cs="Times New Roman"/>
                </w:rPr>
                <w:fldChar w:fldCharType="end"/>
              </w:r>
              <w:bookmarkEnd w:id="659"/>
              <w:r w:rsidRPr="008F25E8">
                <w:rPr>
                  <w:rFonts w:ascii="Times New Roman" w:hAnsi="Times New Roman" w:cs="Times New Roman"/>
                </w:rPr>
                <w:t>)</w:t>
              </w:r>
            </w:ins>
          </w:p>
        </w:tc>
      </w:tr>
    </w:tbl>
    <w:p w14:paraId="2D8B7B75" w14:textId="77777777" w:rsidR="00907C1A" w:rsidRDefault="00907C1A" w:rsidP="00907C1A">
      <w:pPr>
        <w:spacing w:after="120" w:line="360" w:lineRule="auto"/>
        <w:jc w:val="both"/>
        <w:rPr>
          <w:ins w:id="660" w:author="M. Shojaei Arani" w:date="2024-05-30T10:53:00Z"/>
          <w:rFonts w:ascii="Times New Roman" w:eastAsiaTheme="minorEastAsia" w:hAnsi="Times New Roman" w:cs="Times New Roman"/>
        </w:rPr>
      </w:pPr>
      <w:ins w:id="661" w:author="M. Shojaei Arani" w:date="2024-05-30T10:53:00Z">
        <w:r>
          <w:rPr>
            <w:rFonts w:ascii="Times New Roman" w:eastAsiaTheme="minorEastAsia" w:hAnsi="Times New Roman" w:cs="Times New Roman"/>
          </w:rPr>
          <w:t xml:space="preserve">where </w:t>
        </w:r>
      </w:ins>
      <m:oMath>
        <m:sSup>
          <m:sSupPr>
            <m:ctrlPr>
              <w:ins w:id="662" w:author="M. Shojaei Arani" w:date="2024-05-30T10:53:00Z">
                <w:rPr>
                  <w:rFonts w:ascii="Cambria Math" w:eastAsiaTheme="minorEastAsia" w:hAnsi="Cambria Math" w:cs="Times New Roman"/>
                  <w:i/>
                </w:rPr>
              </w:ins>
            </m:ctrlPr>
          </m:sSupPr>
          <m:e>
            <m:r>
              <w:ins w:id="663" w:author="M. Shojaei Arani" w:date="2024-05-30T10:53:00Z">
                <w:rPr>
                  <w:rFonts w:ascii="Cambria Math" w:eastAsiaTheme="minorEastAsia" w:hAnsi="Cambria Math" w:cs="Times New Roman"/>
                </w:rPr>
                <m:t>γ</m:t>
              </w:ins>
            </m:r>
          </m:e>
          <m:sup>
            <m:r>
              <w:ins w:id="664" w:author="M. Shojaei Arani" w:date="2024-05-30T10:53:00Z">
                <w:rPr>
                  <w:rFonts w:ascii="Cambria Math" w:eastAsiaTheme="minorEastAsia" w:hAnsi="Cambria Math" w:cs="Times New Roman"/>
                </w:rPr>
                <m:t>-1</m:t>
              </w:ins>
            </m:r>
          </m:sup>
        </m:sSup>
      </m:oMath>
      <w:ins w:id="665" w:author="M. Shojaei Arani" w:date="2024-05-30T10:53:00Z">
        <w:r>
          <w:rPr>
            <w:rFonts w:ascii="Times New Roman" w:eastAsiaTheme="minorEastAsia" w:hAnsi="Times New Roman" w:cs="Times New Roman"/>
          </w:rPr>
          <w:t xml:space="preserve"> is the inverse function of </w:t>
        </w:r>
      </w:ins>
      <m:oMath>
        <m:r>
          <w:ins w:id="666" w:author="M. Shojaei Arani" w:date="2024-05-30T10:53:00Z">
            <w:rPr>
              <w:rFonts w:ascii="Cambria Math" w:eastAsiaTheme="minorEastAsia" w:hAnsi="Cambria Math" w:cs="Times New Roman"/>
            </w:rPr>
            <m:t>γ</m:t>
          </w:ins>
        </m:r>
      </m:oMath>
      <w:ins w:id="667" w:author="M. Shojaei Arani" w:date="2024-05-30T10:53:00Z">
        <w:r>
          <w:rPr>
            <w:rFonts w:ascii="Times New Roman" w:eastAsiaTheme="minorEastAsia" w:hAnsi="Times New Roman" w:cs="Times New Roman"/>
          </w:rPr>
          <w:t xml:space="preserve">. The conditional density of the variable </w:t>
        </w:r>
      </w:ins>
      <m:oMath>
        <m:r>
          <w:ins w:id="668" w:author="M. Shojaei Arani" w:date="2024-05-30T10:53:00Z">
            <w:rPr>
              <w:rFonts w:ascii="Cambria Math" w:eastAsiaTheme="minorEastAsia" w:hAnsi="Cambria Math" w:cs="Times New Roman"/>
            </w:rPr>
            <m:t>Y</m:t>
          </w:ins>
        </m:r>
      </m:oMath>
      <w:ins w:id="669" w:author="M. Shojaei Arani" w:date="2024-05-30T10:53:00Z">
        <w:r>
          <w:rPr>
            <w:rFonts w:ascii="Times New Roman" w:eastAsiaTheme="minorEastAsia" w:hAnsi="Times New Roman" w:cs="Times New Roman"/>
          </w:rPr>
          <w:t xml:space="preserve"> is now closer to normal distribution due to its unit diffusion. Since the distribution of </w:t>
        </w:r>
      </w:ins>
      <m:oMath>
        <m:r>
          <w:ins w:id="670" w:author="M. Shojaei Arani" w:date="2024-05-30T10:53:00Z">
            <w:rPr>
              <w:rFonts w:ascii="Cambria Math" w:eastAsiaTheme="minorEastAsia" w:hAnsi="Cambria Math" w:cs="Times New Roman"/>
            </w:rPr>
            <m:t>Y</m:t>
          </w:ins>
        </m:r>
      </m:oMath>
      <w:ins w:id="671" w:author="M. Shojaei Arani" w:date="2024-05-30T10:53:00Z">
        <w:r>
          <w:rPr>
            <w:rFonts w:ascii="Times New Roman" w:eastAsiaTheme="minorEastAsia" w:hAnsi="Times New Roman" w:cs="Times New Roman"/>
          </w:rPr>
          <w:t xml:space="preserve"> can get peaked when the sampling time </w:t>
        </w:r>
      </w:ins>
      <m:oMath>
        <m:r>
          <w:ins w:id="672" w:author="M. Shojaei Arani" w:date="2024-05-30T10:53:00Z">
            <w:rPr>
              <w:rFonts w:ascii="Cambria Math" w:eastAsiaTheme="minorEastAsia" w:hAnsi="Cambria Math" w:cs="Times New Roman"/>
            </w:rPr>
            <m:t>∆</m:t>
          </w:ins>
        </m:r>
      </m:oMath>
      <w:ins w:id="673" w:author="M. Shojaei Arani" w:date="2024-05-30T10:53:00Z">
        <w:r>
          <w:rPr>
            <w:rFonts w:ascii="Times New Roman" w:eastAsiaTheme="minorEastAsia" w:hAnsi="Times New Roman" w:cs="Times New Roman"/>
          </w:rPr>
          <w:t xml:space="preserve"> is very small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eastAsiaTheme="minorEastAsia" w:hAnsi="Times New Roman" w:cs="Times New Roman"/>
          </w:rPr>
          <w:t xml:space="preserve"> performs a second transformation </w:t>
        </w:r>
      </w:ins>
      <m:oMath>
        <m:r>
          <w:ins w:id="674" w:author="M. Shojaei Arani" w:date="2024-05-30T10:53:00Z">
            <w:rPr>
              <w:rFonts w:ascii="Cambria Math" w:eastAsiaTheme="minorEastAsia" w:hAnsi="Cambria Math" w:cs="Times New Roman"/>
            </w:rPr>
            <m:t>Y→Z</m:t>
          </w:ins>
        </m:r>
      </m:oMath>
      <w:ins w:id="675" w:author="M. Shojaei Arani" w:date="2024-05-30T10:53:00Z">
        <w:r>
          <w:rPr>
            <w:rFonts w:ascii="Times New Roman" w:eastAsiaTheme="minorEastAsia" w:hAnsi="Times New Roman" w:cs="Times New Roman"/>
          </w:rPr>
          <w:t xml:space="preserve"> to overcome this problem. Stated other way, he standardizes </w:t>
        </w:r>
      </w:ins>
      <m:oMath>
        <m:r>
          <w:ins w:id="676" w:author="M. Shojaei Arani" w:date="2024-05-30T10:53:00Z">
            <w:rPr>
              <w:rFonts w:ascii="Cambria Math" w:eastAsiaTheme="minorEastAsia" w:hAnsi="Cambria Math" w:cs="Times New Roman"/>
            </w:rPr>
            <m:t>Y</m:t>
          </w:ins>
        </m:r>
      </m:oMath>
      <w:ins w:id="677" w:author="M. Shojaei Arani" w:date="2024-05-30T10:53:00Z">
        <w:r>
          <w:rPr>
            <w:rFonts w:ascii="Times New Roman" w:eastAsiaTheme="minorEastAsia" w:hAnsi="Times New Roman" w:cs="Times New Roman"/>
          </w:rPr>
          <w:t xml:space="preserve"> as</w:t>
        </w:r>
      </w:ins>
    </w:p>
    <w:p w14:paraId="5B0C0295" w14:textId="77777777" w:rsidR="00907C1A" w:rsidRPr="00464E56" w:rsidRDefault="00907C1A" w:rsidP="00907C1A">
      <w:pPr>
        <w:spacing w:after="120" w:line="360" w:lineRule="auto"/>
        <w:jc w:val="center"/>
        <w:rPr>
          <w:ins w:id="678" w:author="M. Shojaei Arani" w:date="2024-05-30T10:53:00Z"/>
          <w:rFonts w:ascii="Times New Roman" w:eastAsiaTheme="minorEastAsia" w:hAnsi="Times New Roman" w:cs="Times New Roman"/>
        </w:rPr>
      </w:pPr>
      <m:oMath>
        <m:r>
          <w:ins w:id="679" w:author="M. Shojaei Arani" w:date="2024-05-30T10:53:00Z">
            <w:rPr>
              <w:rFonts w:ascii="Cambria Math" w:eastAsiaTheme="minorEastAsia" w:hAnsi="Cambria Math" w:cs="Times New Roman"/>
            </w:rPr>
            <m:t>Z=</m:t>
          </w:ins>
        </m:r>
        <m:f>
          <m:fPr>
            <m:ctrlPr>
              <w:ins w:id="680" w:author="M. Shojaei Arani" w:date="2024-05-30T10:53:00Z">
                <w:rPr>
                  <w:rFonts w:ascii="Cambria Math" w:eastAsiaTheme="minorEastAsia" w:hAnsi="Cambria Math" w:cs="Times New Roman"/>
                  <w:i/>
                </w:rPr>
              </w:ins>
            </m:ctrlPr>
          </m:fPr>
          <m:num>
            <m:r>
              <w:ins w:id="681" w:author="M. Shojaei Arani" w:date="2024-05-30T10:53:00Z">
                <w:rPr>
                  <w:rFonts w:ascii="Cambria Math" w:eastAsiaTheme="minorEastAsia" w:hAnsi="Cambria Math" w:cs="Times New Roman"/>
                </w:rPr>
                <m:t>Y-</m:t>
              </w:ins>
            </m:r>
            <m:sSub>
              <m:sSubPr>
                <m:ctrlPr>
                  <w:ins w:id="682" w:author="M. Shojaei Arani" w:date="2024-05-30T10:53:00Z">
                    <w:rPr>
                      <w:rFonts w:ascii="Cambria Math" w:eastAsiaTheme="minorEastAsia" w:hAnsi="Cambria Math" w:cs="Times New Roman"/>
                      <w:i/>
                    </w:rPr>
                  </w:ins>
                </m:ctrlPr>
              </m:sSubPr>
              <m:e>
                <m:r>
                  <w:ins w:id="683" w:author="M. Shojaei Arani" w:date="2024-05-30T10:53:00Z">
                    <w:rPr>
                      <w:rFonts w:ascii="Cambria Math" w:eastAsiaTheme="minorEastAsia" w:hAnsi="Cambria Math" w:cs="Times New Roman"/>
                    </w:rPr>
                    <m:t>y</m:t>
                  </w:ins>
                </m:r>
              </m:e>
              <m:sub>
                <m:r>
                  <w:ins w:id="684" w:author="M. Shojaei Arani" w:date="2024-05-30T10:53:00Z">
                    <w:rPr>
                      <w:rFonts w:ascii="Cambria Math" w:eastAsiaTheme="minorEastAsia" w:hAnsi="Cambria Math" w:cs="Times New Roman"/>
                    </w:rPr>
                    <m:t>0</m:t>
                  </w:ins>
                </m:r>
              </m:sub>
            </m:sSub>
          </m:num>
          <m:den>
            <m:rad>
              <m:radPr>
                <m:degHide m:val="1"/>
                <m:ctrlPr>
                  <w:ins w:id="685" w:author="M. Shojaei Arani" w:date="2024-05-30T10:53:00Z">
                    <w:rPr>
                      <w:rFonts w:ascii="Cambria Math" w:eastAsiaTheme="minorEastAsia" w:hAnsi="Cambria Math" w:cs="Times New Roman"/>
                      <w:i/>
                    </w:rPr>
                  </w:ins>
                </m:ctrlPr>
              </m:radPr>
              <m:deg/>
              <m:e>
                <m:r>
                  <w:ins w:id="686" w:author="M. Shojaei Arani" w:date="2024-05-30T10:53:00Z">
                    <w:rPr>
                      <w:rFonts w:ascii="Cambria Math" w:eastAsiaTheme="minorEastAsia" w:hAnsi="Cambria Math" w:cs="Times New Roman"/>
                    </w:rPr>
                    <m:t>∆</m:t>
                  </w:ins>
                </m:r>
              </m:e>
            </m:rad>
          </m:den>
        </m:f>
        <m:r>
          <w:ins w:id="687" w:author="M. Shojaei Arani" w:date="2024-05-30T10:53:00Z">
            <w:rPr>
              <w:rFonts w:ascii="Cambria Math" w:eastAsiaTheme="minorEastAsia" w:hAnsi="Cambria Math" w:cs="Times New Roman"/>
            </w:rPr>
            <m:t>,</m:t>
          </w:ins>
        </m:r>
      </m:oMath>
      <w:ins w:id="688" w:author="M. Shojaei Arani" w:date="2024-05-30T10:53:00Z">
        <w:r>
          <w:rPr>
            <w:rFonts w:ascii="Times New Roman" w:eastAsiaTheme="minorEastAsia" w:hAnsi="Times New Roman" w:cs="Times New Roman"/>
          </w:rPr>
          <w:t xml:space="preserve"> </w:t>
        </w:r>
      </w:ins>
    </w:p>
    <w:p w14:paraId="76CBE81D" w14:textId="77777777" w:rsidR="00907C1A" w:rsidRDefault="00907C1A" w:rsidP="00907C1A">
      <w:pPr>
        <w:spacing w:after="120" w:line="360" w:lineRule="auto"/>
        <w:jc w:val="both"/>
        <w:rPr>
          <w:ins w:id="689" w:author="M. Shojaei Arani" w:date="2024-05-30T10:53:00Z"/>
          <w:rFonts w:ascii="Times New Roman" w:eastAsiaTheme="minorEastAsia" w:hAnsi="Times New Roman" w:cs="Times New Roman"/>
        </w:rPr>
      </w:pPr>
      <w:ins w:id="690" w:author="M. Shojaei Arani" w:date="2024-05-30T10:53:00Z">
        <w:r>
          <w:rPr>
            <w:rFonts w:ascii="Times New Roman" w:eastAsiaTheme="minorEastAsia" w:hAnsi="Times New Roman" w:cs="Times New Roman"/>
          </w:rPr>
          <w:t xml:space="preserve">where </w:t>
        </w:r>
      </w:ins>
      <m:oMath>
        <m:sSub>
          <m:sSubPr>
            <m:ctrlPr>
              <w:ins w:id="691" w:author="M. Shojaei Arani" w:date="2024-05-30T10:53:00Z">
                <w:rPr>
                  <w:rFonts w:ascii="Cambria Math" w:eastAsiaTheme="minorEastAsia" w:hAnsi="Cambria Math" w:cs="Times New Roman"/>
                  <w:i/>
                </w:rPr>
              </w:ins>
            </m:ctrlPr>
          </m:sSubPr>
          <m:e>
            <m:r>
              <w:ins w:id="692" w:author="M. Shojaei Arani" w:date="2024-05-30T10:53:00Z">
                <w:rPr>
                  <w:rFonts w:ascii="Cambria Math" w:eastAsiaTheme="minorEastAsia" w:hAnsi="Cambria Math" w:cs="Times New Roman"/>
                </w:rPr>
                <m:t>y</m:t>
              </w:ins>
            </m:r>
          </m:e>
          <m:sub>
            <m:r>
              <w:ins w:id="693" w:author="M. Shojaei Arani" w:date="2024-05-30T10:53:00Z">
                <w:rPr>
                  <w:rFonts w:ascii="Cambria Math" w:eastAsiaTheme="minorEastAsia" w:hAnsi="Cambria Math" w:cs="Times New Roman"/>
                </w:rPr>
                <m:t>0</m:t>
              </w:ins>
            </m:r>
          </m:sub>
        </m:sSub>
      </m:oMath>
      <w:ins w:id="694" w:author="M. Shojaei Arani" w:date="2024-05-30T10:53:00Z">
        <w:r>
          <w:rPr>
            <w:rFonts w:ascii="Times New Roman" w:eastAsiaTheme="minorEastAsia" w:hAnsi="Times New Roman" w:cs="Times New Roman"/>
          </w:rPr>
          <w:t xml:space="preserve"> is the corresponding value of </w:t>
        </w:r>
      </w:ins>
      <m:oMath>
        <m:sSub>
          <m:sSubPr>
            <m:ctrlPr>
              <w:ins w:id="695" w:author="M. Shojaei Arani" w:date="2024-05-30T10:53:00Z">
                <w:rPr>
                  <w:rFonts w:ascii="Cambria Math" w:eastAsiaTheme="minorEastAsia" w:hAnsi="Cambria Math" w:cs="Times New Roman"/>
                  <w:i/>
                </w:rPr>
              </w:ins>
            </m:ctrlPr>
          </m:sSubPr>
          <m:e>
            <m:r>
              <w:ins w:id="696" w:author="M. Shojaei Arani" w:date="2024-05-30T10:53:00Z">
                <w:rPr>
                  <w:rFonts w:ascii="Cambria Math" w:eastAsiaTheme="minorEastAsia" w:hAnsi="Cambria Math" w:cs="Times New Roman"/>
                </w:rPr>
                <m:t>x</m:t>
              </w:ins>
            </m:r>
          </m:e>
          <m:sub>
            <m:r>
              <w:ins w:id="697" w:author="M. Shojaei Arani" w:date="2024-05-30T10:53:00Z">
                <w:rPr>
                  <w:rFonts w:ascii="Cambria Math" w:eastAsiaTheme="minorEastAsia" w:hAnsi="Cambria Math" w:cs="Times New Roman"/>
                </w:rPr>
                <m:t>0</m:t>
              </w:ins>
            </m:r>
          </m:sub>
        </m:sSub>
      </m:oMath>
      <w:ins w:id="698" w:author="M. Shojaei Arani" w:date="2024-05-30T10:53:00Z">
        <w:r>
          <w:rPr>
            <w:rFonts w:ascii="Times New Roman" w:eastAsiaTheme="minorEastAsia" w:hAnsi="Times New Roman" w:cs="Times New Roman"/>
          </w:rPr>
          <w:t xml:space="preserve"> following the transformation </w:t>
        </w:r>
      </w:ins>
      <m:oMath>
        <m:r>
          <w:ins w:id="699" w:author="M. Shojaei Arani" w:date="2024-05-30T10:53:00Z">
            <w:rPr>
              <w:rFonts w:ascii="Cambria Math" w:eastAsiaTheme="minorEastAsia" w:hAnsi="Cambria Math" w:cs="Times New Roman"/>
            </w:rPr>
            <m:t>Y</m:t>
          </w:ins>
        </m:r>
      </m:oMath>
      <w:ins w:id="700" w:author="M. Shojaei Arani" w:date="2024-05-30T10:53:00Z">
        <w:r>
          <w:rPr>
            <w:rFonts w:ascii="Times New Roman" w:eastAsiaTheme="minorEastAsia" w:hAnsi="Times New Roman" w:cs="Times New Roman"/>
          </w:rPr>
          <w:t xml:space="preserve">.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shows that</w:t>
        </w:r>
        <w:r>
          <w:rPr>
            <w:rFonts w:ascii="Times New Roman" w:eastAsiaTheme="minorEastAsia" w:hAnsi="Times New Roman" w:cs="Times New Roman"/>
          </w:rPr>
          <w:t xml:space="preserve"> </w:t>
        </w:r>
      </w:ins>
      <m:oMath>
        <m:r>
          <w:ins w:id="701" w:author="M. Shojaei Arani" w:date="2024-05-30T10:53:00Z">
            <w:rPr>
              <w:rFonts w:ascii="Cambria Math" w:eastAsiaTheme="minorEastAsia" w:hAnsi="Cambria Math" w:cs="Times New Roman"/>
            </w:rPr>
            <m:t>Z</m:t>
          </w:ins>
        </m:r>
      </m:oMath>
      <w:ins w:id="702" w:author="M. Shojaei Arani" w:date="2024-05-30T10:53:00Z">
        <w:r>
          <w:rPr>
            <w:rFonts w:ascii="Times New Roman" w:eastAsiaTheme="minorEastAsia" w:hAnsi="Times New Roman" w:cs="Times New Roman"/>
          </w:rPr>
          <w:t xml:space="preserve"> is close enough to standard normal distribution and then expands the density of </w:t>
        </w:r>
      </w:ins>
      <m:oMath>
        <m:r>
          <w:ins w:id="703" w:author="M. Shojaei Arani" w:date="2024-05-30T10:53:00Z">
            <w:rPr>
              <w:rFonts w:ascii="Cambria Math" w:eastAsiaTheme="minorEastAsia" w:hAnsi="Cambria Math" w:cs="Times New Roman"/>
            </w:rPr>
            <m:t>Z</m:t>
          </w:ins>
        </m:r>
      </m:oMath>
      <w:ins w:id="704" w:author="M. Shojaei Arani" w:date="2024-05-30T10:53:00Z">
        <w:r>
          <w:rPr>
            <w:rFonts w:ascii="Times New Roman" w:eastAsiaTheme="minorEastAsia" w:hAnsi="Times New Roman" w:cs="Times New Roman"/>
          </w:rPr>
          <w:t xml:space="preserve">, </w:t>
        </w:r>
      </w:ins>
      <m:oMath>
        <m:sSub>
          <m:sSubPr>
            <m:ctrlPr>
              <w:ins w:id="705" w:author="M. Shojaei Arani" w:date="2024-05-30T10:53:00Z">
                <w:rPr>
                  <w:rFonts w:ascii="Cambria Math" w:eastAsiaTheme="minorEastAsia" w:hAnsi="Cambria Math" w:cs="Times New Roman"/>
                  <w:i/>
                </w:rPr>
              </w:ins>
            </m:ctrlPr>
          </m:sSubPr>
          <m:e>
            <m:r>
              <w:ins w:id="706" w:author="M. Shojaei Arani" w:date="2024-05-30T10:53:00Z">
                <w:rPr>
                  <w:rFonts w:ascii="Cambria Math" w:eastAsiaTheme="minorEastAsia" w:hAnsi="Cambria Math" w:cs="Times New Roman"/>
                </w:rPr>
                <m:t>P</m:t>
              </w:ins>
            </m:r>
          </m:e>
          <m:sub>
            <m:r>
              <w:ins w:id="707" w:author="M. Shojaei Arani" w:date="2024-05-30T10:53:00Z">
                <w:rPr>
                  <w:rFonts w:ascii="Cambria Math" w:eastAsiaTheme="minorEastAsia" w:hAnsi="Cambria Math" w:cs="Times New Roman"/>
                </w:rPr>
                <m:t>Z</m:t>
              </w:ins>
            </m:r>
          </m:sub>
        </m:sSub>
      </m:oMath>
      <w:ins w:id="708" w:author="M. Shojaei Arani" w:date="2024-05-30T10:53:00Z">
        <w:r>
          <w:rPr>
            <w:rFonts w:ascii="Times New Roman" w:eastAsiaTheme="minorEastAsia" w:hAnsi="Times New Roman" w:cs="Times New Roman"/>
          </w:rPr>
          <w:t xml:space="preserve">, about standard normal distribution </w:t>
        </w:r>
      </w:ins>
      <m:oMath>
        <m:r>
          <w:ins w:id="709" w:author="M. Shojaei Arani" w:date="2024-05-30T10:53:00Z">
            <w:rPr>
              <w:rFonts w:ascii="Cambria Math" w:eastAsiaTheme="minorEastAsia" w:hAnsi="Cambria Math" w:cs="Times New Roman"/>
            </w:rPr>
            <m:t>ϕ(z)</m:t>
          </w:ins>
        </m:r>
      </m:oMath>
      <w:ins w:id="710" w:author="M. Shojaei Arani" w:date="2024-05-30T10:53:00Z">
        <w:r>
          <w:rPr>
            <w:rFonts w:ascii="Times New Roman" w:eastAsiaTheme="minorEastAsia" w:hAnsi="Times New Roman" w:cs="Times New Roman"/>
          </w:rPr>
          <w:t xml:space="preserve">. Therefore, the conditional density </w:t>
        </w:r>
      </w:ins>
      <m:oMath>
        <m:sSub>
          <m:sSubPr>
            <m:ctrlPr>
              <w:ins w:id="711" w:author="M. Shojaei Arani" w:date="2024-05-30T10:53:00Z">
                <w:rPr>
                  <w:rFonts w:ascii="Cambria Math" w:eastAsiaTheme="minorEastAsia" w:hAnsi="Cambria Math" w:cs="Times New Roman"/>
                  <w:i/>
                </w:rPr>
              </w:ins>
            </m:ctrlPr>
          </m:sSubPr>
          <m:e>
            <m:r>
              <w:ins w:id="712" w:author="M. Shojaei Arani" w:date="2024-05-30T10:53:00Z">
                <w:rPr>
                  <w:rFonts w:ascii="Cambria Math" w:eastAsiaTheme="minorEastAsia" w:hAnsi="Cambria Math" w:cs="Times New Roman"/>
                </w:rPr>
                <m:t>P</m:t>
              </w:ins>
            </m:r>
          </m:e>
          <m:sub>
            <m:r>
              <w:ins w:id="713" w:author="M. Shojaei Arani" w:date="2024-05-30T10:53:00Z">
                <w:rPr>
                  <w:rFonts w:ascii="Cambria Math" w:eastAsiaTheme="minorEastAsia" w:hAnsi="Cambria Math" w:cs="Times New Roman"/>
                </w:rPr>
                <m:t>Z</m:t>
              </w:ins>
            </m:r>
          </m:sub>
        </m:sSub>
        <m:d>
          <m:dPr>
            <m:ctrlPr>
              <w:ins w:id="714" w:author="M. Shojaei Arani" w:date="2024-05-30T10:53:00Z">
                <w:rPr>
                  <w:rFonts w:ascii="Cambria Math" w:eastAsiaTheme="minorEastAsia" w:hAnsi="Cambria Math" w:cs="Times New Roman"/>
                  <w:i/>
                </w:rPr>
              </w:ins>
            </m:ctrlPr>
          </m:dPr>
          <m:e>
            <m:r>
              <w:ins w:id="715" w:author="M. Shojaei Arani" w:date="2024-05-30T10:53:00Z">
                <w:rPr>
                  <w:rFonts w:ascii="Cambria Math" w:eastAsiaTheme="minorEastAsia" w:hAnsi="Cambria Math" w:cs="Times New Roman"/>
                </w:rPr>
                <m:t>∆,z|</m:t>
              </w:ins>
            </m:r>
            <m:sSub>
              <m:sSubPr>
                <m:ctrlPr>
                  <w:ins w:id="716" w:author="M. Shojaei Arani" w:date="2024-05-30T10:53:00Z">
                    <w:rPr>
                      <w:rFonts w:ascii="Cambria Math" w:eastAsiaTheme="minorEastAsia" w:hAnsi="Cambria Math" w:cs="Times New Roman"/>
                      <w:i/>
                    </w:rPr>
                  </w:ins>
                </m:ctrlPr>
              </m:sSubPr>
              <m:e>
                <m:r>
                  <w:ins w:id="717" w:author="M. Shojaei Arani" w:date="2024-05-30T10:53:00Z">
                    <w:rPr>
                      <w:rFonts w:ascii="Cambria Math" w:eastAsiaTheme="minorEastAsia" w:hAnsi="Cambria Math" w:cs="Times New Roman"/>
                    </w:rPr>
                    <m:t>y</m:t>
                  </w:ins>
                </m:r>
              </m:e>
              <m:sub>
                <m:r>
                  <w:ins w:id="718" w:author="M. Shojaei Arani" w:date="2024-05-30T10:53:00Z">
                    <w:rPr>
                      <w:rFonts w:ascii="Cambria Math" w:eastAsiaTheme="minorEastAsia" w:hAnsi="Cambria Math" w:cs="Times New Roman"/>
                    </w:rPr>
                    <m:t>0</m:t>
                  </w:ins>
                </m:r>
              </m:sub>
            </m:sSub>
            <m:r>
              <w:ins w:id="719" w:author="M. Shojaei Arani" w:date="2024-05-30T10:53:00Z">
                <w:rPr>
                  <w:rFonts w:ascii="Cambria Math" w:eastAsiaTheme="minorEastAsia" w:hAnsi="Cambria Math" w:cs="Times New Roman"/>
                </w:rPr>
                <m:t>;θ</m:t>
              </w:ins>
            </m:r>
          </m:e>
        </m:d>
      </m:oMath>
      <w:ins w:id="720" w:author="M. Shojaei Arani" w:date="2024-05-30T10:53:00Z">
        <w:r>
          <w:rPr>
            <w:rFonts w:ascii="Times New Roman" w:eastAsiaTheme="minorEastAsia" w:hAnsi="Times New Roman" w:cs="Times New Roman"/>
          </w:rPr>
          <w:t xml:space="preserve"> of </w:t>
        </w:r>
      </w:ins>
      <m:oMath>
        <m:r>
          <w:ins w:id="721" w:author="M. Shojaei Arani" w:date="2024-05-30T10:53:00Z">
            <w:rPr>
              <w:rFonts w:ascii="Cambria Math" w:eastAsiaTheme="minorEastAsia" w:hAnsi="Cambria Math" w:cs="Times New Roman"/>
            </w:rPr>
            <m:t>Z</m:t>
          </w:ins>
        </m:r>
      </m:oMath>
      <w:ins w:id="722" w:author="M. Shojaei Arani" w:date="2024-05-30T10:53:00Z">
        <w:r>
          <w:rPr>
            <w:rFonts w:ascii="Times New Roman" w:eastAsiaTheme="minorEastAsia" w:hAnsi="Times New Roman" w:cs="Times New Roman"/>
          </w:rPr>
          <w:t xml:space="preserve"> </w:t>
        </w:r>
        <w:bookmarkStart w:id="723" w:name="_Hlk163568100"/>
        <w:r>
          <w:rPr>
            <w:rFonts w:ascii="Times New Roman" w:eastAsiaTheme="minorEastAsia" w:hAnsi="Times New Roman" w:cs="Times New Roman"/>
          </w:rPr>
          <w:t xml:space="preserve">can be expanded about the standard normal distribution, by the Hermite polynomials up to the </w:t>
        </w:r>
      </w:ins>
      <m:oMath>
        <m:sSup>
          <m:sSupPr>
            <m:ctrlPr>
              <w:ins w:id="724" w:author="M. Shojaei Arani" w:date="2024-05-30T10:53:00Z">
                <w:rPr>
                  <w:rFonts w:ascii="Cambria Math" w:eastAsiaTheme="minorEastAsia" w:hAnsi="Cambria Math" w:cs="Times New Roman"/>
                  <w:i/>
                </w:rPr>
              </w:ins>
            </m:ctrlPr>
          </m:sSupPr>
          <m:e>
            <m:r>
              <w:ins w:id="725" w:author="M. Shojaei Arani" w:date="2024-05-30T10:53:00Z">
                <m:rPr>
                  <m:sty m:val="p"/>
                </m:rPr>
                <w:rPr>
                  <w:rFonts w:ascii="Cambria Math" w:eastAsiaTheme="minorEastAsia" w:hAnsi="Cambria Math" w:cs="Times New Roman"/>
                </w:rPr>
                <m:t>J</m:t>
              </w:ins>
            </m:r>
          </m:e>
          <m:sup>
            <m:r>
              <w:ins w:id="726" w:author="M. Shojaei Arani" w:date="2024-05-30T10:53:00Z">
                <m:rPr>
                  <m:sty m:val="p"/>
                </m:rPr>
                <w:rPr>
                  <w:rFonts w:ascii="Cambria Math" w:eastAsiaTheme="minorEastAsia" w:hAnsi="Cambria Math" w:cs="Times New Roman"/>
                </w:rPr>
                <m:t>th</m:t>
              </w:ins>
            </m:r>
          </m:sup>
        </m:sSup>
      </m:oMath>
      <w:ins w:id="727" w:author="M. Shojaei Arani" w:date="2024-05-30T10:53:00Z">
        <w:r>
          <w:rPr>
            <w:rFonts w:ascii="Times New Roman" w:eastAsiaTheme="minorEastAsia" w:hAnsi="Times New Roman" w:cs="Times New Roman"/>
          </w:rPr>
          <w:t xml:space="preserve"> term as below </w:t>
        </w:r>
        <w:bookmarkEnd w:id="723"/>
      </w:ins>
    </w:p>
    <w:tbl>
      <w:tblPr>
        <w:tblStyle w:val="TableGrid"/>
        <w:tblW w:w="9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4"/>
        <w:gridCol w:w="673"/>
      </w:tblGrid>
      <w:tr w:rsidR="00907C1A" w:rsidRPr="00FF5954" w14:paraId="4D6323D9" w14:textId="77777777" w:rsidTr="008313A9">
        <w:trPr>
          <w:trHeight w:val="540"/>
          <w:ins w:id="728" w:author="M. Shojaei Arani" w:date="2024-05-30T10:53:00Z"/>
        </w:trPr>
        <w:tc>
          <w:tcPr>
            <w:tcW w:w="8464" w:type="dxa"/>
            <w:vAlign w:val="center"/>
          </w:tcPr>
          <w:p w14:paraId="0794A683" w14:textId="77777777" w:rsidR="00907C1A" w:rsidRPr="00907C1A" w:rsidRDefault="00907C1A" w:rsidP="008313A9">
            <w:pPr>
              <w:spacing w:line="360" w:lineRule="auto"/>
              <w:jc w:val="center"/>
              <w:rPr>
                <w:ins w:id="729" w:author="M. Shojaei Arani" w:date="2024-05-30T10:53:00Z"/>
                <w:rFonts w:ascii="Times New Roman" w:hAnsi="Times New Roman" w:cs="Times New Roman"/>
                <w:lang w:val="en-US"/>
                <w:rPrChange w:id="730" w:author="M. Shojaei Arani" w:date="2024-05-30T10:53:00Z">
                  <w:rPr>
                    <w:ins w:id="731" w:author="M. Shojaei Arani" w:date="2024-05-30T10:53:00Z"/>
                    <w:rFonts w:ascii="Times New Roman" w:hAnsi="Times New Roman" w:cs="Times New Roman"/>
                  </w:rPr>
                </w:rPrChange>
              </w:rPr>
            </w:pPr>
            <w:ins w:id="732" w:author="M. Shojaei Arani" w:date="2024-05-30T10:53:00Z">
              <w:r w:rsidRPr="00907C1A">
                <w:rPr>
                  <w:rFonts w:ascii="Times New Roman" w:hAnsi="Times New Roman" w:cs="Times New Roman"/>
                  <w:lang w:val="en-US"/>
                  <w:rPrChange w:id="733" w:author="M. Shojaei Arani" w:date="2024-05-30T10:53:00Z">
                    <w:rPr>
                      <w:rFonts w:ascii="Times New Roman" w:hAnsi="Times New Roman" w:cs="Times New Roman"/>
                    </w:rPr>
                  </w:rPrChange>
                </w:rPr>
                <w:t xml:space="preserve">           </w:t>
              </w:r>
            </w:ins>
            <m:oMath>
              <m:sSub>
                <m:sSubPr>
                  <m:ctrlPr>
                    <w:ins w:id="734" w:author="M. Shojaei Arani" w:date="2024-05-30T10:53:00Z">
                      <w:rPr>
                        <w:rFonts w:ascii="Cambria Math" w:hAnsi="Cambria Math" w:cs="Times New Roman"/>
                        <w:i/>
                      </w:rPr>
                    </w:ins>
                  </m:ctrlPr>
                </m:sSubPr>
                <m:e>
                  <m:r>
                    <w:ins w:id="735" w:author="M. Shojaei Arani" w:date="2024-05-30T10:53:00Z">
                      <w:rPr>
                        <w:rFonts w:ascii="Cambria Math" w:hAnsi="Cambria Math" w:cs="Times New Roman"/>
                      </w:rPr>
                      <m:t>P</m:t>
                    </w:ins>
                  </m:r>
                </m:e>
                <m:sub>
                  <m:r>
                    <w:ins w:id="736" w:author="M. Shojaei Arani" w:date="2024-05-30T10:53:00Z">
                      <w:rPr>
                        <w:rFonts w:ascii="Cambria Math" w:hAnsi="Cambria Math" w:cs="Times New Roman"/>
                      </w:rPr>
                      <m:t>Z</m:t>
                    </w:ins>
                  </m:r>
                </m:sub>
              </m:sSub>
              <m:d>
                <m:dPr>
                  <m:ctrlPr>
                    <w:ins w:id="737" w:author="M. Shojaei Arani" w:date="2024-05-30T10:53:00Z">
                      <w:rPr>
                        <w:rFonts w:ascii="Cambria Math" w:hAnsi="Cambria Math" w:cs="Times New Roman"/>
                        <w:i/>
                      </w:rPr>
                    </w:ins>
                  </m:ctrlPr>
                </m:dPr>
                <m:e>
                  <m:r>
                    <w:ins w:id="738" w:author="M. Shojaei Arani" w:date="2024-05-30T10:53:00Z">
                      <w:rPr>
                        <w:rFonts w:ascii="Cambria Math" w:hAnsi="Cambria Math" w:cs="Times New Roman"/>
                        <w:lang w:val="en-US"/>
                        <w:rPrChange w:id="739" w:author="M. Shojaei Arani" w:date="2024-05-30T10:53:00Z">
                          <w:rPr>
                            <w:rFonts w:ascii="Cambria Math" w:hAnsi="Cambria Math" w:cs="Times New Roman"/>
                          </w:rPr>
                        </w:rPrChange>
                      </w:rPr>
                      <m:t>∆,</m:t>
                    </w:ins>
                  </m:r>
                  <m:r>
                    <w:ins w:id="740" w:author="M. Shojaei Arani" w:date="2024-05-30T10:53:00Z">
                      <w:rPr>
                        <w:rFonts w:ascii="Cambria Math" w:hAnsi="Cambria Math" w:cs="Times New Roman"/>
                      </w:rPr>
                      <m:t>z</m:t>
                    </w:ins>
                  </m:r>
                  <m:r>
                    <w:ins w:id="741" w:author="M. Shojaei Arani" w:date="2024-05-30T10:53:00Z">
                      <w:rPr>
                        <w:rFonts w:ascii="Cambria Math" w:hAnsi="Cambria Math" w:cs="Times New Roman"/>
                        <w:lang w:val="en-US"/>
                        <w:rPrChange w:id="742" w:author="M. Shojaei Arani" w:date="2024-05-30T10:53:00Z">
                          <w:rPr>
                            <w:rFonts w:ascii="Cambria Math" w:hAnsi="Cambria Math" w:cs="Times New Roman"/>
                          </w:rPr>
                        </w:rPrChange>
                      </w:rPr>
                      <m:t>|</m:t>
                    </w:ins>
                  </m:r>
                  <m:sSub>
                    <m:sSubPr>
                      <m:ctrlPr>
                        <w:ins w:id="743" w:author="M. Shojaei Arani" w:date="2024-05-30T10:53:00Z">
                          <w:rPr>
                            <w:rFonts w:ascii="Cambria Math" w:hAnsi="Cambria Math" w:cs="Times New Roman"/>
                            <w:i/>
                          </w:rPr>
                        </w:ins>
                      </m:ctrlPr>
                    </m:sSubPr>
                    <m:e>
                      <m:r>
                        <w:ins w:id="744" w:author="M. Shojaei Arani" w:date="2024-05-30T10:53:00Z">
                          <w:rPr>
                            <w:rFonts w:ascii="Cambria Math" w:hAnsi="Cambria Math" w:cs="Times New Roman"/>
                          </w:rPr>
                          <m:t>y</m:t>
                        </w:ins>
                      </m:r>
                    </m:e>
                    <m:sub>
                      <m:r>
                        <w:ins w:id="745" w:author="M. Shojaei Arani" w:date="2024-05-30T10:53:00Z">
                          <w:rPr>
                            <w:rFonts w:ascii="Cambria Math" w:hAnsi="Cambria Math" w:cs="Times New Roman"/>
                            <w:lang w:val="en-US"/>
                            <w:rPrChange w:id="746" w:author="M. Shojaei Arani" w:date="2024-05-30T10:53:00Z">
                              <w:rPr>
                                <w:rFonts w:ascii="Cambria Math" w:hAnsi="Cambria Math" w:cs="Times New Roman"/>
                              </w:rPr>
                            </w:rPrChange>
                          </w:rPr>
                          <m:t>0</m:t>
                        </w:ins>
                      </m:r>
                    </m:sub>
                  </m:sSub>
                  <m:r>
                    <w:ins w:id="747" w:author="M. Shojaei Arani" w:date="2024-05-30T10:53:00Z">
                      <w:rPr>
                        <w:rFonts w:ascii="Cambria Math" w:hAnsi="Cambria Math" w:cs="Times New Roman"/>
                        <w:lang w:val="en-US"/>
                        <w:rPrChange w:id="748" w:author="M. Shojaei Arani" w:date="2024-05-30T10:53:00Z">
                          <w:rPr>
                            <w:rFonts w:ascii="Cambria Math" w:hAnsi="Cambria Math" w:cs="Times New Roman"/>
                          </w:rPr>
                        </w:rPrChange>
                      </w:rPr>
                      <m:t>;</m:t>
                    </w:ins>
                  </m:r>
                  <m:r>
                    <w:ins w:id="749" w:author="M. Shojaei Arani" w:date="2024-05-30T10:53:00Z">
                      <w:rPr>
                        <w:rFonts w:ascii="Cambria Math" w:hAnsi="Cambria Math" w:cs="Times New Roman"/>
                      </w:rPr>
                      <m:t>θ</m:t>
                    </w:ins>
                  </m:r>
                </m:e>
              </m:d>
              <m:r>
                <w:ins w:id="750" w:author="M. Shojaei Arani" w:date="2024-05-30T10:53:00Z">
                  <w:rPr>
                    <w:rFonts w:ascii="Cambria Math" w:hAnsi="Cambria Math" w:cs="Times New Roman"/>
                    <w:lang w:val="en-US"/>
                    <w:rPrChange w:id="751" w:author="M. Shojaei Arani" w:date="2024-05-30T10:53:00Z">
                      <w:rPr>
                        <w:rFonts w:ascii="Cambria Math" w:hAnsi="Cambria Math" w:cs="Times New Roman"/>
                      </w:rPr>
                    </w:rPrChange>
                  </w:rPr>
                  <m:t>~</m:t>
                </w:ins>
              </m:r>
              <m:sSubSup>
                <m:sSubSupPr>
                  <m:ctrlPr>
                    <w:ins w:id="752" w:author="M. Shojaei Arani" w:date="2024-05-30T10:53:00Z">
                      <w:rPr>
                        <w:rFonts w:ascii="Cambria Math" w:hAnsi="Cambria Math" w:cs="Aharoni"/>
                        <w:i/>
                      </w:rPr>
                    </w:ins>
                  </m:ctrlPr>
                </m:sSubSupPr>
                <m:e>
                  <m:r>
                    <w:ins w:id="753" w:author="M. Shojaei Arani" w:date="2024-05-30T10:53:00Z">
                      <w:rPr>
                        <w:rFonts w:ascii="Cambria Math" w:hAnsi="Cambria Math" w:cs="Aharoni"/>
                      </w:rPr>
                      <m:t>P</m:t>
                    </w:ins>
                  </m:r>
                </m:e>
                <m:sub>
                  <m:r>
                    <w:ins w:id="754" w:author="M. Shojaei Arani" w:date="2024-05-30T10:53:00Z">
                      <w:rPr>
                        <w:rFonts w:ascii="Cambria Math" w:hAnsi="Cambria Math" w:cs="Aharoni"/>
                      </w:rPr>
                      <m:t>Z</m:t>
                    </w:ins>
                  </m:r>
                </m:sub>
                <m:sup>
                  <m:d>
                    <m:dPr>
                      <m:ctrlPr>
                        <w:ins w:id="755" w:author="M. Shojaei Arani" w:date="2024-05-30T10:53:00Z">
                          <w:rPr>
                            <w:rFonts w:ascii="Cambria Math" w:hAnsi="Cambria Math" w:cs="Aharoni"/>
                            <w:i/>
                          </w:rPr>
                        </w:ins>
                      </m:ctrlPr>
                    </m:dPr>
                    <m:e>
                      <m:r>
                        <w:ins w:id="756" w:author="M. Shojaei Arani" w:date="2024-05-30T10:53:00Z">
                          <m:rPr>
                            <m:sty m:val="p"/>
                          </m:rPr>
                          <w:rPr>
                            <w:rFonts w:ascii="Cambria Math" w:hAnsi="Cambria Math" w:cs="Times New Roman"/>
                            <w:lang w:val="en-US"/>
                            <w:rPrChange w:id="757" w:author="M. Shojaei Arani" w:date="2024-05-30T10:53:00Z">
                              <w:rPr>
                                <w:rFonts w:ascii="Cambria Math" w:hAnsi="Cambria Math" w:cs="Times New Roman"/>
                              </w:rPr>
                            </w:rPrChange>
                          </w:rPr>
                          <m:t>J</m:t>
                        </w:ins>
                      </m:r>
                    </m:e>
                  </m:d>
                </m:sup>
              </m:sSubSup>
              <m:d>
                <m:dPr>
                  <m:ctrlPr>
                    <w:ins w:id="758" w:author="M. Shojaei Arani" w:date="2024-05-30T10:53:00Z">
                      <w:rPr>
                        <w:rFonts w:ascii="Cambria Math" w:hAnsi="Cambria Math" w:cs="Aharoni"/>
                        <w:i/>
                      </w:rPr>
                    </w:ins>
                  </m:ctrlPr>
                </m:dPr>
                <m:e>
                  <m:r>
                    <w:ins w:id="759" w:author="M. Shojaei Arani" w:date="2024-05-30T10:53:00Z">
                      <w:rPr>
                        <w:rFonts w:ascii="Cambria Math" w:hAnsi="Cambria Math" w:cs="Aharoni"/>
                        <w:lang w:val="en-US"/>
                        <w:rPrChange w:id="760" w:author="M. Shojaei Arani" w:date="2024-05-30T10:53:00Z">
                          <w:rPr>
                            <w:rFonts w:ascii="Cambria Math" w:hAnsi="Cambria Math" w:cs="Aharoni"/>
                          </w:rPr>
                        </w:rPrChange>
                      </w:rPr>
                      <m:t>∆,</m:t>
                    </w:ins>
                  </m:r>
                  <m:r>
                    <w:ins w:id="761" w:author="M. Shojaei Arani" w:date="2024-05-30T10:53:00Z">
                      <w:rPr>
                        <w:rFonts w:ascii="Cambria Math" w:hAnsi="Cambria Math" w:cs="Aharoni"/>
                      </w:rPr>
                      <m:t>z</m:t>
                    </w:ins>
                  </m:r>
                  <m:r>
                    <w:ins w:id="762" w:author="M. Shojaei Arani" w:date="2024-05-30T10:53:00Z">
                      <w:rPr>
                        <w:rFonts w:ascii="Cambria Math" w:hAnsi="Cambria Math" w:cs="Aharoni"/>
                        <w:lang w:val="en-US"/>
                        <w:rPrChange w:id="763" w:author="M. Shojaei Arani" w:date="2024-05-30T10:53:00Z">
                          <w:rPr>
                            <w:rFonts w:ascii="Cambria Math" w:hAnsi="Cambria Math" w:cs="Aharoni"/>
                          </w:rPr>
                        </w:rPrChange>
                      </w:rPr>
                      <m:t>|</m:t>
                    </w:ins>
                  </m:r>
                  <m:sSub>
                    <m:sSubPr>
                      <m:ctrlPr>
                        <w:ins w:id="764" w:author="M. Shojaei Arani" w:date="2024-05-30T10:53:00Z">
                          <w:rPr>
                            <w:rFonts w:ascii="Cambria Math" w:hAnsi="Cambria Math" w:cs="Aharoni"/>
                            <w:i/>
                          </w:rPr>
                        </w:ins>
                      </m:ctrlPr>
                    </m:sSubPr>
                    <m:e>
                      <m:r>
                        <w:ins w:id="765" w:author="M. Shojaei Arani" w:date="2024-05-30T10:53:00Z">
                          <w:rPr>
                            <w:rFonts w:ascii="Cambria Math" w:hAnsi="Cambria Math" w:cs="Aharoni"/>
                          </w:rPr>
                          <m:t>y</m:t>
                        </w:ins>
                      </m:r>
                    </m:e>
                    <m:sub>
                      <m:r>
                        <w:ins w:id="766" w:author="M. Shojaei Arani" w:date="2024-05-30T10:53:00Z">
                          <w:rPr>
                            <w:rFonts w:ascii="Cambria Math" w:hAnsi="Cambria Math" w:cs="Aharoni"/>
                            <w:lang w:val="en-US"/>
                            <w:rPrChange w:id="767" w:author="M. Shojaei Arani" w:date="2024-05-30T10:53:00Z">
                              <w:rPr>
                                <w:rFonts w:ascii="Cambria Math" w:hAnsi="Cambria Math" w:cs="Aharoni"/>
                              </w:rPr>
                            </w:rPrChange>
                          </w:rPr>
                          <m:t>0</m:t>
                        </w:ins>
                      </m:r>
                    </m:sub>
                  </m:sSub>
                  <m:r>
                    <w:ins w:id="768" w:author="M. Shojaei Arani" w:date="2024-05-30T10:53:00Z">
                      <w:rPr>
                        <w:rFonts w:ascii="Cambria Math" w:hAnsi="Cambria Math" w:cs="Aharoni"/>
                        <w:lang w:val="en-US"/>
                        <w:rPrChange w:id="769" w:author="M. Shojaei Arani" w:date="2024-05-30T10:53:00Z">
                          <w:rPr>
                            <w:rFonts w:ascii="Cambria Math" w:hAnsi="Cambria Math" w:cs="Aharoni"/>
                          </w:rPr>
                        </w:rPrChange>
                      </w:rPr>
                      <m:t>;</m:t>
                    </w:ins>
                  </m:r>
                  <m:r>
                    <w:ins w:id="770" w:author="M. Shojaei Arani" w:date="2024-05-30T10:53:00Z">
                      <w:rPr>
                        <w:rFonts w:ascii="Cambria Math" w:hAnsi="Cambria Math" w:cs="Aharoni"/>
                      </w:rPr>
                      <m:t>θ</m:t>
                    </w:ins>
                  </m:r>
                </m:e>
              </m:d>
              <m:r>
                <w:ins w:id="771" w:author="M. Shojaei Arani" w:date="2024-05-30T10:53:00Z">
                  <w:rPr>
                    <w:rFonts w:ascii="Cambria Math" w:hAnsi="Cambria Math" w:cs="Aharoni"/>
                    <w:lang w:val="en-US"/>
                    <w:rPrChange w:id="772" w:author="M. Shojaei Arani" w:date="2024-05-30T10:53:00Z">
                      <w:rPr>
                        <w:rFonts w:ascii="Cambria Math" w:hAnsi="Cambria Math" w:cs="Aharoni"/>
                      </w:rPr>
                    </w:rPrChange>
                  </w:rPr>
                  <m:t>=</m:t>
                </w:ins>
              </m:r>
              <m:r>
                <w:ins w:id="773" w:author="M. Shojaei Arani" w:date="2024-05-30T10:53:00Z">
                  <w:rPr>
                    <w:rFonts w:ascii="Cambria Math" w:hAnsi="Cambria Math" w:cs="Times New Roman"/>
                  </w:rPr>
                  <m:t>ϕ</m:t>
                </w:ins>
              </m:r>
              <m:r>
                <w:ins w:id="774" w:author="M. Shojaei Arani" w:date="2024-05-30T10:53:00Z">
                  <w:rPr>
                    <w:rFonts w:ascii="Cambria Math" w:hAnsi="Cambria Math" w:cs="Times New Roman"/>
                    <w:lang w:val="en-US"/>
                    <w:rPrChange w:id="775" w:author="M. Shojaei Arani" w:date="2024-05-30T10:53:00Z">
                      <w:rPr>
                        <w:rFonts w:ascii="Cambria Math" w:hAnsi="Cambria Math" w:cs="Times New Roman"/>
                      </w:rPr>
                    </w:rPrChange>
                  </w:rPr>
                  <m:t>(</m:t>
                </w:ins>
              </m:r>
              <m:r>
                <w:ins w:id="776" w:author="M. Shojaei Arani" w:date="2024-05-30T10:53:00Z">
                  <w:rPr>
                    <w:rFonts w:ascii="Cambria Math" w:hAnsi="Cambria Math" w:cs="Times New Roman"/>
                  </w:rPr>
                  <m:t>z</m:t>
                </w:ins>
              </m:r>
              <m:r>
                <w:ins w:id="777" w:author="M. Shojaei Arani" w:date="2024-05-30T10:53:00Z">
                  <w:rPr>
                    <w:rFonts w:ascii="Cambria Math" w:hAnsi="Cambria Math" w:cs="Times New Roman"/>
                    <w:lang w:val="en-US"/>
                    <w:rPrChange w:id="778" w:author="M. Shojaei Arani" w:date="2024-05-30T10:53:00Z">
                      <w:rPr>
                        <w:rFonts w:ascii="Cambria Math" w:hAnsi="Cambria Math" w:cs="Times New Roman"/>
                      </w:rPr>
                    </w:rPrChange>
                  </w:rPr>
                  <m:t>)</m:t>
                </w:ins>
              </m:r>
              <m:nary>
                <m:naryPr>
                  <m:chr m:val="∑"/>
                  <m:limLoc m:val="undOvr"/>
                  <m:ctrlPr>
                    <w:ins w:id="779" w:author="M. Shojaei Arani" w:date="2024-05-30T10:53:00Z">
                      <w:rPr>
                        <w:rFonts w:ascii="Cambria Math" w:hAnsi="Cambria Math" w:cs="Aharoni"/>
                        <w:i/>
                      </w:rPr>
                    </w:ins>
                  </m:ctrlPr>
                </m:naryPr>
                <m:sub>
                  <m:r>
                    <w:ins w:id="780" w:author="M. Shojaei Arani" w:date="2024-05-30T10:53:00Z">
                      <w:rPr>
                        <w:rFonts w:ascii="Cambria Math" w:hAnsi="Cambria Math" w:cs="Aharoni"/>
                      </w:rPr>
                      <m:t>j</m:t>
                    </w:ins>
                  </m:r>
                  <m:r>
                    <w:ins w:id="781" w:author="M. Shojaei Arani" w:date="2024-05-30T10:53:00Z">
                      <w:rPr>
                        <w:rFonts w:ascii="Cambria Math" w:hAnsi="Cambria Math" w:cs="Aharoni"/>
                        <w:lang w:val="en-US"/>
                        <w:rPrChange w:id="782" w:author="M. Shojaei Arani" w:date="2024-05-30T10:53:00Z">
                          <w:rPr>
                            <w:rFonts w:ascii="Cambria Math" w:hAnsi="Cambria Math" w:cs="Aharoni"/>
                          </w:rPr>
                        </w:rPrChange>
                      </w:rPr>
                      <m:t>=0</m:t>
                    </w:ins>
                  </m:r>
                </m:sub>
                <m:sup>
                  <m:r>
                    <w:ins w:id="783" w:author="M. Shojaei Arani" w:date="2024-05-30T10:53:00Z">
                      <m:rPr>
                        <m:sty m:val="p"/>
                      </m:rPr>
                      <w:rPr>
                        <w:rFonts w:ascii="Cambria Math" w:hAnsi="Cambria Math" w:cs="Times New Roman"/>
                        <w:lang w:val="en-US"/>
                        <w:rPrChange w:id="784" w:author="M. Shojaei Arani" w:date="2024-05-30T10:53:00Z">
                          <w:rPr>
                            <w:rFonts w:ascii="Cambria Math" w:hAnsi="Cambria Math" w:cs="Times New Roman"/>
                          </w:rPr>
                        </w:rPrChange>
                      </w:rPr>
                      <m:t>J</m:t>
                    </w:ins>
                  </m:r>
                </m:sup>
                <m:e>
                  <m:sSubSup>
                    <m:sSubSupPr>
                      <m:ctrlPr>
                        <w:ins w:id="785" w:author="M. Shojaei Arani" w:date="2024-05-30T10:53:00Z">
                          <w:rPr>
                            <w:rFonts w:ascii="Cambria Math" w:hAnsi="Cambria Math" w:cs="Aharoni"/>
                            <w:i/>
                          </w:rPr>
                        </w:ins>
                      </m:ctrlPr>
                    </m:sSubSupPr>
                    <m:e>
                      <m:r>
                        <w:ins w:id="786" w:author="M. Shojaei Arani" w:date="2024-05-30T10:53:00Z">
                          <w:rPr>
                            <w:rFonts w:ascii="Cambria Math" w:hAnsi="Cambria Math" w:cs="Aharoni"/>
                          </w:rPr>
                          <m:t>η</m:t>
                        </w:ins>
                      </m:r>
                    </m:e>
                    <m:sub>
                      <m:r>
                        <w:ins w:id="787" w:author="M. Shojaei Arani" w:date="2024-05-30T10:53:00Z">
                          <w:rPr>
                            <w:rFonts w:ascii="Cambria Math" w:hAnsi="Cambria Math" w:cs="Aharoni"/>
                          </w:rPr>
                          <m:t>Z</m:t>
                        </w:ins>
                      </m:r>
                    </m:sub>
                    <m:sup>
                      <m:d>
                        <m:dPr>
                          <m:ctrlPr>
                            <w:ins w:id="788" w:author="M. Shojaei Arani" w:date="2024-05-30T10:53:00Z">
                              <w:rPr>
                                <w:rFonts w:ascii="Cambria Math" w:hAnsi="Cambria Math" w:cs="Aharoni"/>
                                <w:i/>
                              </w:rPr>
                            </w:ins>
                          </m:ctrlPr>
                        </m:dPr>
                        <m:e>
                          <m:r>
                            <w:ins w:id="789" w:author="M. Shojaei Arani" w:date="2024-05-30T10:53:00Z">
                              <w:rPr>
                                <w:rFonts w:ascii="Cambria Math" w:hAnsi="Cambria Math" w:cs="Aharoni"/>
                              </w:rPr>
                              <m:t>j</m:t>
                            </w:ins>
                          </m:r>
                        </m:e>
                      </m:d>
                    </m:sup>
                  </m:sSubSup>
                  <m:d>
                    <m:dPr>
                      <m:ctrlPr>
                        <w:ins w:id="790" w:author="M. Shojaei Arani" w:date="2024-05-30T10:53:00Z">
                          <w:rPr>
                            <w:rFonts w:ascii="Cambria Math" w:hAnsi="Cambria Math" w:cs="Aharoni"/>
                            <w:i/>
                          </w:rPr>
                        </w:ins>
                      </m:ctrlPr>
                    </m:dPr>
                    <m:e>
                      <m:sSub>
                        <m:sSubPr>
                          <m:ctrlPr>
                            <w:ins w:id="791" w:author="M. Shojaei Arani" w:date="2024-05-30T10:53:00Z">
                              <w:rPr>
                                <w:rFonts w:ascii="Cambria Math" w:hAnsi="Cambria Math" w:cs="Times New Roman"/>
                                <w:i/>
                              </w:rPr>
                            </w:ins>
                          </m:ctrlPr>
                        </m:sSubPr>
                        <m:e>
                          <m:r>
                            <w:ins w:id="792" w:author="M. Shojaei Arani" w:date="2024-05-30T10:53:00Z">
                              <w:rPr>
                                <w:rFonts w:ascii="Cambria Math" w:hAnsi="Cambria Math" w:cs="Aharoni"/>
                                <w:lang w:val="en-US"/>
                                <w:rPrChange w:id="793" w:author="M. Shojaei Arani" w:date="2024-05-30T10:53:00Z">
                                  <w:rPr>
                                    <w:rFonts w:ascii="Cambria Math" w:hAnsi="Cambria Math" w:cs="Aharoni"/>
                                  </w:rPr>
                                </w:rPrChange>
                              </w:rPr>
                              <m:t>∆,</m:t>
                            </w:ins>
                          </m:r>
                          <m:r>
                            <w:ins w:id="794" w:author="M. Shojaei Arani" w:date="2024-05-30T10:53:00Z">
                              <w:rPr>
                                <w:rFonts w:ascii="Cambria Math" w:hAnsi="Cambria Math" w:cs="Times New Roman"/>
                              </w:rPr>
                              <m:t>y</m:t>
                            </w:ins>
                          </m:r>
                        </m:e>
                        <m:sub>
                          <m:r>
                            <w:ins w:id="795" w:author="M. Shojaei Arani" w:date="2024-05-30T10:53:00Z">
                              <w:rPr>
                                <w:rFonts w:ascii="Cambria Math" w:hAnsi="Cambria Math" w:cs="Times New Roman"/>
                                <w:lang w:val="en-US"/>
                                <w:rPrChange w:id="796" w:author="M. Shojaei Arani" w:date="2024-05-30T10:53:00Z">
                                  <w:rPr>
                                    <w:rFonts w:ascii="Cambria Math" w:hAnsi="Cambria Math" w:cs="Times New Roman"/>
                                  </w:rPr>
                                </w:rPrChange>
                              </w:rPr>
                              <m:t>0</m:t>
                            </w:ins>
                          </m:r>
                        </m:sub>
                      </m:sSub>
                      <m:r>
                        <w:ins w:id="797" w:author="M. Shojaei Arani" w:date="2024-05-30T10:53:00Z">
                          <w:rPr>
                            <w:rFonts w:ascii="Cambria Math" w:hAnsi="Cambria Math" w:cs="Times New Roman"/>
                            <w:lang w:val="en-US"/>
                            <w:rPrChange w:id="798" w:author="M. Shojaei Arani" w:date="2024-05-30T10:53:00Z">
                              <w:rPr>
                                <w:rFonts w:ascii="Cambria Math" w:hAnsi="Cambria Math" w:cs="Times New Roman"/>
                              </w:rPr>
                            </w:rPrChange>
                          </w:rPr>
                          <m:t>;</m:t>
                        </w:ins>
                      </m:r>
                      <m:r>
                        <w:ins w:id="799" w:author="M. Shojaei Arani" w:date="2024-05-30T10:53:00Z">
                          <w:rPr>
                            <w:rFonts w:ascii="Cambria Math" w:hAnsi="Cambria Math" w:cs="Times New Roman"/>
                          </w:rPr>
                          <m:t>θ</m:t>
                        </w:ins>
                      </m:r>
                    </m:e>
                  </m:d>
                </m:e>
              </m:nary>
              <m:sSub>
                <m:sSubPr>
                  <m:ctrlPr>
                    <w:ins w:id="800" w:author="M. Shojaei Arani" w:date="2024-05-30T10:53:00Z">
                      <w:rPr>
                        <w:rFonts w:ascii="Cambria Math" w:hAnsi="Cambria Math" w:cs="Aharoni"/>
                        <w:i/>
                      </w:rPr>
                    </w:ins>
                  </m:ctrlPr>
                </m:sSubPr>
                <m:e>
                  <m:r>
                    <w:ins w:id="801" w:author="M. Shojaei Arani" w:date="2024-05-30T10:53:00Z">
                      <w:rPr>
                        <w:rFonts w:ascii="Cambria Math" w:hAnsi="Cambria Math" w:cs="Aharoni"/>
                      </w:rPr>
                      <m:t>H</m:t>
                    </w:ins>
                  </m:r>
                </m:e>
                <m:sub>
                  <m:r>
                    <w:ins w:id="802" w:author="M. Shojaei Arani" w:date="2024-05-30T10:53:00Z">
                      <w:rPr>
                        <w:rFonts w:ascii="Cambria Math" w:hAnsi="Cambria Math" w:cs="Aharoni"/>
                      </w:rPr>
                      <m:t>j</m:t>
                    </w:ins>
                  </m:r>
                </m:sub>
              </m:sSub>
              <m:r>
                <w:ins w:id="803" w:author="M. Shojaei Arani" w:date="2024-05-30T10:53:00Z">
                  <w:rPr>
                    <w:rFonts w:ascii="Cambria Math" w:hAnsi="Cambria Math" w:cs="Aharoni"/>
                    <w:lang w:val="en-US"/>
                    <w:rPrChange w:id="804" w:author="M. Shojaei Arani" w:date="2024-05-30T10:53:00Z">
                      <w:rPr>
                        <w:rFonts w:ascii="Cambria Math" w:hAnsi="Cambria Math" w:cs="Aharoni"/>
                      </w:rPr>
                    </w:rPrChange>
                  </w:rPr>
                  <m:t>(</m:t>
                </w:ins>
              </m:r>
              <m:r>
                <w:ins w:id="805" w:author="M. Shojaei Arani" w:date="2024-05-30T10:53:00Z">
                  <w:rPr>
                    <w:rFonts w:ascii="Cambria Math" w:hAnsi="Cambria Math" w:cs="Aharoni"/>
                  </w:rPr>
                  <m:t>z</m:t>
                </w:ins>
              </m:r>
              <m:r>
                <w:ins w:id="806" w:author="M. Shojaei Arani" w:date="2024-05-30T10:53:00Z">
                  <w:rPr>
                    <w:rFonts w:ascii="Cambria Math" w:hAnsi="Cambria Math" w:cs="Aharoni"/>
                    <w:lang w:val="en-US"/>
                    <w:rPrChange w:id="807" w:author="M. Shojaei Arani" w:date="2024-05-30T10:53:00Z">
                      <w:rPr>
                        <w:rFonts w:ascii="Cambria Math" w:hAnsi="Cambria Math" w:cs="Aharoni"/>
                      </w:rPr>
                    </w:rPrChange>
                  </w:rPr>
                  <m:t>),</m:t>
                </w:ins>
              </m:r>
            </m:oMath>
            <w:ins w:id="808" w:author="M. Shojaei Arani" w:date="2024-05-30T10:53:00Z">
              <w:r w:rsidRPr="00907C1A">
                <w:rPr>
                  <w:rFonts w:ascii="Times New Roman" w:hAnsi="Times New Roman" w:cs="Times New Roman"/>
                  <w:lang w:val="en-US"/>
                  <w:rPrChange w:id="809" w:author="M. Shojaei Arani" w:date="2024-05-30T10:53:00Z">
                    <w:rPr>
                      <w:rFonts w:ascii="Times New Roman" w:hAnsi="Times New Roman" w:cs="Times New Roman"/>
                    </w:rPr>
                  </w:rPrChange>
                </w:rPr>
                <w:t xml:space="preserve"> </w:t>
              </w:r>
            </w:ins>
          </w:p>
        </w:tc>
        <w:tc>
          <w:tcPr>
            <w:tcW w:w="673" w:type="dxa"/>
            <w:vAlign w:val="center"/>
          </w:tcPr>
          <w:p w14:paraId="6CC49A5F" w14:textId="77777777" w:rsidR="00907C1A" w:rsidRPr="009846D6" w:rsidRDefault="00907C1A" w:rsidP="008313A9">
            <w:pPr>
              <w:spacing w:line="360" w:lineRule="auto"/>
              <w:jc w:val="right"/>
              <w:rPr>
                <w:ins w:id="810" w:author="M. Shojaei Arani" w:date="2024-05-30T10:53:00Z"/>
                <w:rFonts w:ascii="Times New Roman" w:hAnsi="Times New Roman" w:cs="Times New Roman"/>
              </w:rPr>
            </w:pPr>
            <w:ins w:id="811" w:author="M. Shojaei Arani" w:date="2024-05-30T10:53:00Z">
              <w:r w:rsidRPr="00907C1A">
                <w:rPr>
                  <w:rFonts w:ascii="Times New Roman" w:hAnsi="Times New Roman" w:cs="Times New Roman"/>
                  <w:lang w:val="en-US"/>
                  <w:rPrChange w:id="812" w:author="M. Shojaei Arani" w:date="2024-05-30T10:53:00Z">
                    <w:rPr>
                      <w:rFonts w:ascii="Times New Roman" w:hAnsi="Times New Roman" w:cs="Times New Roman"/>
                    </w:rPr>
                  </w:rPrChange>
                </w:rPr>
                <w:t xml:space="preserve"> </w:t>
              </w:r>
              <w:r w:rsidRPr="009846D6">
                <w:rPr>
                  <w:rFonts w:ascii="Times New Roman" w:hAnsi="Times New Roman" w:cs="Times New Roman"/>
                </w:rPr>
                <w:t>(</w:t>
              </w:r>
              <w:bookmarkStart w:id="813" w:name="PZ"/>
              <w:r w:rsidRPr="009846D6">
                <w:rPr>
                  <w:rFonts w:ascii="Times New Roman" w:hAnsi="Times New Roman" w:cs="Times New Roman"/>
                </w:rPr>
                <w:fldChar w:fldCharType="begin"/>
              </w:r>
              <w:r w:rsidRPr="009846D6">
                <w:rPr>
                  <w:rFonts w:ascii="Times New Roman" w:hAnsi="Times New Roman" w:cs="Times New Roman"/>
                </w:rPr>
                <w:instrText xml:space="preserve"> SEQ EQ \* MERGEFORMAT </w:instrText>
              </w:r>
              <w:r w:rsidRPr="009846D6">
                <w:rPr>
                  <w:rFonts w:ascii="Times New Roman" w:hAnsi="Times New Roman" w:cs="Times New Roman"/>
                </w:rPr>
                <w:fldChar w:fldCharType="separate"/>
              </w:r>
              <w:r>
                <w:rPr>
                  <w:rFonts w:ascii="Times New Roman" w:hAnsi="Times New Roman" w:cs="Times New Roman"/>
                  <w:noProof/>
                </w:rPr>
                <w:t>5</w:t>
              </w:r>
              <w:r w:rsidRPr="009846D6">
                <w:rPr>
                  <w:rFonts w:ascii="Times New Roman" w:hAnsi="Times New Roman" w:cs="Times New Roman"/>
                </w:rPr>
                <w:fldChar w:fldCharType="end"/>
              </w:r>
              <w:bookmarkEnd w:id="813"/>
              <w:r w:rsidRPr="009846D6">
                <w:rPr>
                  <w:rFonts w:ascii="Times New Roman" w:hAnsi="Times New Roman" w:cs="Times New Roman"/>
                </w:rPr>
                <w:t>)</w:t>
              </w:r>
            </w:ins>
          </w:p>
        </w:tc>
      </w:tr>
    </w:tbl>
    <w:p w14:paraId="6F63270D" w14:textId="77777777" w:rsidR="00907C1A" w:rsidRDefault="00907C1A" w:rsidP="00907C1A">
      <w:pPr>
        <w:spacing w:line="360" w:lineRule="auto"/>
        <w:jc w:val="both"/>
        <w:rPr>
          <w:ins w:id="814" w:author="M. Shojaei Arani" w:date="2024-05-30T10:53:00Z"/>
          <w:rFonts w:ascii="Times New Roman" w:eastAsiaTheme="minorEastAsia" w:hAnsi="Times New Roman" w:cs="Times New Roman"/>
        </w:rPr>
      </w:pPr>
      <w:ins w:id="815" w:author="M. Shojaei Arani" w:date="2024-05-30T10:53:00Z">
        <w:r>
          <w:rPr>
            <w:rFonts w:ascii="Times New Roman" w:eastAsiaTheme="minorEastAsia" w:hAnsi="Times New Roman" w:cs="Times New Roman"/>
          </w:rPr>
          <w:t xml:space="preserve">where </w:t>
        </w:r>
      </w:ins>
      <m:oMath>
        <m:sSub>
          <m:sSubPr>
            <m:ctrlPr>
              <w:ins w:id="816" w:author="M. Shojaei Arani" w:date="2024-05-30T10:53:00Z">
                <w:rPr>
                  <w:rFonts w:ascii="Cambria Math" w:eastAsiaTheme="minorEastAsia" w:hAnsi="Cambria Math" w:cs="Aharoni"/>
                  <w:i/>
                </w:rPr>
              </w:ins>
            </m:ctrlPr>
          </m:sSubPr>
          <m:e>
            <m:r>
              <w:ins w:id="817" w:author="M. Shojaei Arani" w:date="2024-05-30T10:53:00Z">
                <w:rPr>
                  <w:rFonts w:ascii="Cambria Math" w:eastAsiaTheme="minorEastAsia" w:hAnsi="Cambria Math" w:cs="Aharoni"/>
                </w:rPr>
                <m:t>H</m:t>
              </w:ins>
            </m:r>
          </m:e>
          <m:sub>
            <m:r>
              <w:ins w:id="818" w:author="M. Shojaei Arani" w:date="2024-05-30T10:53:00Z">
                <w:rPr>
                  <w:rFonts w:ascii="Cambria Math" w:eastAsiaTheme="minorEastAsia" w:hAnsi="Cambria Math" w:cs="Aharoni"/>
                </w:rPr>
                <m:t>j</m:t>
              </w:ins>
            </m:r>
          </m:sub>
        </m:sSub>
        <m:r>
          <w:ins w:id="819" w:author="M. Shojaei Arani" w:date="2024-05-30T10:53:00Z">
            <w:rPr>
              <w:rFonts w:ascii="Cambria Math" w:eastAsiaTheme="minorEastAsia" w:hAnsi="Cambria Math" w:cs="Aharoni"/>
            </w:rPr>
            <m:t>(z)</m:t>
          </w:ins>
        </m:r>
      </m:oMath>
      <w:ins w:id="820" w:author="M. Shojaei Arani" w:date="2024-05-30T10:53:00Z">
        <w:r>
          <w:rPr>
            <w:rFonts w:ascii="Times New Roman" w:eastAsiaTheme="minorEastAsia" w:hAnsi="Times New Roman" w:cs="Times New Roman"/>
          </w:rPr>
          <w:t xml:space="preserve"> are the classical Hermite polynomials being defined as </w:t>
        </w:r>
      </w:ins>
      <m:oMath>
        <m:sSub>
          <m:sSubPr>
            <m:ctrlPr>
              <w:ins w:id="821" w:author="M. Shojaei Arani" w:date="2024-05-30T10:53:00Z">
                <w:rPr>
                  <w:rFonts w:ascii="Cambria Math" w:eastAsiaTheme="minorEastAsia" w:hAnsi="Cambria Math" w:cs="Aharoni"/>
                  <w:i/>
                </w:rPr>
              </w:ins>
            </m:ctrlPr>
          </m:sSubPr>
          <m:e>
            <m:r>
              <w:ins w:id="822" w:author="M. Shojaei Arani" w:date="2024-05-30T10:53:00Z">
                <w:rPr>
                  <w:rFonts w:ascii="Cambria Math" w:eastAsiaTheme="minorEastAsia" w:hAnsi="Cambria Math" w:cs="Aharoni"/>
                </w:rPr>
                <m:t>H</m:t>
              </w:ins>
            </m:r>
          </m:e>
          <m:sub>
            <m:r>
              <w:ins w:id="823" w:author="M. Shojaei Arani" w:date="2024-05-30T10:53:00Z">
                <w:rPr>
                  <w:rFonts w:ascii="Cambria Math" w:eastAsiaTheme="minorEastAsia" w:hAnsi="Cambria Math" w:cs="Aharoni"/>
                </w:rPr>
                <m:t>j</m:t>
              </w:ins>
            </m:r>
          </m:sub>
        </m:sSub>
        <m:d>
          <m:dPr>
            <m:ctrlPr>
              <w:ins w:id="824" w:author="M. Shojaei Arani" w:date="2024-05-30T10:53:00Z">
                <w:rPr>
                  <w:rFonts w:ascii="Cambria Math" w:eastAsiaTheme="minorEastAsia" w:hAnsi="Cambria Math" w:cs="Aharoni"/>
                  <w:i/>
                </w:rPr>
              </w:ins>
            </m:ctrlPr>
          </m:dPr>
          <m:e>
            <m:r>
              <w:ins w:id="825" w:author="M. Shojaei Arani" w:date="2024-05-30T10:53:00Z">
                <w:rPr>
                  <w:rFonts w:ascii="Cambria Math" w:eastAsiaTheme="minorEastAsia" w:hAnsi="Cambria Math" w:cs="Aharoni"/>
                </w:rPr>
                <m:t>z</m:t>
              </w:ins>
            </m:r>
          </m:e>
        </m:d>
        <m:r>
          <w:ins w:id="826" w:author="M. Shojaei Arani" w:date="2024-05-30T10:53:00Z">
            <w:rPr>
              <w:rFonts w:ascii="Cambria Math" w:eastAsiaTheme="minorEastAsia" w:hAnsi="Cambria Math" w:cs="Aharoni"/>
            </w:rPr>
            <m:t>=</m:t>
          </w:ins>
        </m:r>
        <m:sSup>
          <m:sSupPr>
            <m:ctrlPr>
              <w:ins w:id="827" w:author="M. Shojaei Arani" w:date="2024-05-30T10:53:00Z">
                <w:rPr>
                  <w:rFonts w:ascii="Cambria Math" w:eastAsiaTheme="minorEastAsia" w:hAnsi="Cambria Math" w:cs="Aharoni"/>
                  <w:i/>
                </w:rPr>
              </w:ins>
            </m:ctrlPr>
          </m:sSupPr>
          <m:e>
            <m:r>
              <w:ins w:id="828" w:author="M. Shojaei Arani" w:date="2024-05-30T10:53:00Z">
                <w:rPr>
                  <w:rFonts w:ascii="Cambria Math" w:eastAsiaTheme="minorEastAsia" w:hAnsi="Cambria Math" w:cs="Aharoni"/>
                </w:rPr>
                <m:t>e</m:t>
              </w:ins>
            </m:r>
          </m:e>
          <m:sup>
            <m:sSup>
              <m:sSupPr>
                <m:ctrlPr>
                  <w:ins w:id="829" w:author="M. Shojaei Arani" w:date="2024-05-30T10:53:00Z">
                    <w:rPr>
                      <w:rFonts w:ascii="Cambria Math" w:eastAsiaTheme="minorEastAsia" w:hAnsi="Cambria Math" w:cs="Aharoni"/>
                      <w:i/>
                    </w:rPr>
                  </w:ins>
                </m:ctrlPr>
              </m:sSupPr>
              <m:e>
                <m:r>
                  <w:ins w:id="830" w:author="M. Shojaei Arani" w:date="2024-05-30T10:53:00Z">
                    <w:rPr>
                      <w:rFonts w:ascii="Cambria Math" w:eastAsiaTheme="minorEastAsia" w:hAnsi="Cambria Math" w:cs="Aharoni"/>
                    </w:rPr>
                    <m:t>z</m:t>
                  </w:ins>
                </m:r>
              </m:e>
              <m:sup>
                <m:r>
                  <w:ins w:id="831" w:author="M. Shojaei Arani" w:date="2024-05-30T10:53:00Z">
                    <w:rPr>
                      <w:rFonts w:ascii="Cambria Math" w:eastAsiaTheme="minorEastAsia" w:hAnsi="Cambria Math" w:cs="Aharoni"/>
                    </w:rPr>
                    <m:t>2</m:t>
                  </w:ins>
                </m:r>
              </m:sup>
            </m:sSup>
            <m:r>
              <w:ins w:id="832" w:author="M. Shojaei Arani" w:date="2024-05-30T10:53:00Z">
                <w:rPr>
                  <w:rFonts w:ascii="Cambria Math" w:eastAsiaTheme="minorEastAsia" w:hAnsi="Cambria Math" w:cs="Aharoni"/>
                </w:rPr>
                <m:t>/2</m:t>
              </w:ins>
            </m:r>
          </m:sup>
        </m:sSup>
        <m:f>
          <m:fPr>
            <m:ctrlPr>
              <w:ins w:id="833" w:author="M. Shojaei Arani" w:date="2024-05-30T10:53:00Z">
                <w:rPr>
                  <w:rFonts w:ascii="Cambria Math" w:eastAsiaTheme="minorEastAsia" w:hAnsi="Cambria Math" w:cs="Aharoni"/>
                  <w:i/>
                </w:rPr>
              </w:ins>
            </m:ctrlPr>
          </m:fPr>
          <m:num>
            <m:sSup>
              <m:sSupPr>
                <m:ctrlPr>
                  <w:ins w:id="834" w:author="M. Shojaei Arani" w:date="2024-05-30T10:53:00Z">
                    <w:rPr>
                      <w:rFonts w:ascii="Cambria Math" w:eastAsiaTheme="minorEastAsia" w:hAnsi="Cambria Math" w:cs="Aharoni"/>
                      <w:i/>
                    </w:rPr>
                  </w:ins>
                </m:ctrlPr>
              </m:sSupPr>
              <m:e>
                <m:r>
                  <w:ins w:id="835" w:author="M. Shojaei Arani" w:date="2024-05-30T10:53:00Z">
                    <w:rPr>
                      <w:rFonts w:ascii="Cambria Math" w:eastAsiaTheme="minorEastAsia" w:hAnsi="Cambria Math" w:cs="Aharoni"/>
                    </w:rPr>
                    <m:t>d</m:t>
                  </w:ins>
                </m:r>
              </m:e>
              <m:sup>
                <m:r>
                  <w:ins w:id="836" w:author="M. Shojaei Arani" w:date="2024-05-30T10:53:00Z">
                    <w:rPr>
                      <w:rFonts w:ascii="Cambria Math" w:eastAsiaTheme="minorEastAsia" w:hAnsi="Cambria Math" w:cs="Aharoni"/>
                    </w:rPr>
                    <m:t>j</m:t>
                  </w:ins>
                </m:r>
              </m:sup>
            </m:sSup>
          </m:num>
          <m:den>
            <m:r>
              <w:ins w:id="837" w:author="M. Shojaei Arani" w:date="2024-05-30T10:53:00Z">
                <w:rPr>
                  <w:rFonts w:ascii="Cambria Math" w:eastAsiaTheme="minorEastAsia" w:hAnsi="Cambria Math" w:cs="Aharoni"/>
                </w:rPr>
                <m:t>d</m:t>
              </w:ins>
            </m:r>
            <m:sSup>
              <m:sSupPr>
                <m:ctrlPr>
                  <w:ins w:id="838" w:author="M. Shojaei Arani" w:date="2024-05-30T10:53:00Z">
                    <w:rPr>
                      <w:rFonts w:ascii="Cambria Math" w:eastAsiaTheme="minorEastAsia" w:hAnsi="Cambria Math" w:cs="Aharoni"/>
                      <w:i/>
                    </w:rPr>
                  </w:ins>
                </m:ctrlPr>
              </m:sSupPr>
              <m:e>
                <m:r>
                  <w:ins w:id="839" w:author="M. Shojaei Arani" w:date="2024-05-30T10:53:00Z">
                    <w:rPr>
                      <w:rFonts w:ascii="Cambria Math" w:eastAsiaTheme="minorEastAsia" w:hAnsi="Cambria Math" w:cs="Aharoni"/>
                    </w:rPr>
                    <m:t>z</m:t>
                  </w:ins>
                </m:r>
              </m:e>
              <m:sup>
                <m:r>
                  <w:ins w:id="840" w:author="M. Shojaei Arani" w:date="2024-05-30T10:53:00Z">
                    <w:rPr>
                      <w:rFonts w:ascii="Cambria Math" w:eastAsiaTheme="minorEastAsia" w:hAnsi="Cambria Math" w:cs="Aharoni"/>
                    </w:rPr>
                    <m:t>j</m:t>
                  </w:ins>
                </m:r>
              </m:sup>
            </m:sSup>
          </m:den>
        </m:f>
        <m:d>
          <m:dPr>
            <m:ctrlPr>
              <w:ins w:id="841" w:author="M. Shojaei Arani" w:date="2024-05-30T10:53:00Z">
                <w:rPr>
                  <w:rFonts w:ascii="Cambria Math" w:eastAsiaTheme="minorEastAsia" w:hAnsi="Cambria Math" w:cs="Aharoni"/>
                  <w:i/>
                </w:rPr>
              </w:ins>
            </m:ctrlPr>
          </m:dPr>
          <m:e>
            <m:sSup>
              <m:sSupPr>
                <m:ctrlPr>
                  <w:ins w:id="842" w:author="M. Shojaei Arani" w:date="2024-05-30T10:53:00Z">
                    <w:rPr>
                      <w:rFonts w:ascii="Cambria Math" w:eastAsiaTheme="minorEastAsia" w:hAnsi="Cambria Math" w:cs="Aharoni"/>
                      <w:i/>
                    </w:rPr>
                  </w:ins>
                </m:ctrlPr>
              </m:sSupPr>
              <m:e>
                <m:r>
                  <w:ins w:id="843" w:author="M. Shojaei Arani" w:date="2024-05-30T10:53:00Z">
                    <w:rPr>
                      <w:rFonts w:ascii="Cambria Math" w:eastAsiaTheme="minorEastAsia" w:hAnsi="Cambria Math" w:cs="Aharoni"/>
                    </w:rPr>
                    <m:t>e</m:t>
                  </w:ins>
                </m:r>
              </m:e>
              <m:sup>
                <m:r>
                  <w:ins w:id="844" w:author="M. Shojaei Arani" w:date="2024-05-30T10:53:00Z">
                    <w:rPr>
                      <w:rFonts w:ascii="Cambria Math" w:eastAsiaTheme="minorEastAsia" w:hAnsi="Cambria Math" w:cs="Aharoni"/>
                    </w:rPr>
                    <m:t>-</m:t>
                  </w:ins>
                </m:r>
                <m:sSup>
                  <m:sSupPr>
                    <m:ctrlPr>
                      <w:ins w:id="845" w:author="M. Shojaei Arani" w:date="2024-05-30T10:53:00Z">
                        <w:rPr>
                          <w:rFonts w:ascii="Cambria Math" w:eastAsiaTheme="minorEastAsia" w:hAnsi="Cambria Math" w:cs="Aharoni"/>
                          <w:i/>
                        </w:rPr>
                      </w:ins>
                    </m:ctrlPr>
                  </m:sSupPr>
                  <m:e>
                    <m:r>
                      <w:ins w:id="846" w:author="M. Shojaei Arani" w:date="2024-05-30T10:53:00Z">
                        <w:rPr>
                          <w:rFonts w:ascii="Cambria Math" w:eastAsiaTheme="minorEastAsia" w:hAnsi="Cambria Math" w:cs="Aharoni"/>
                        </w:rPr>
                        <m:t>z</m:t>
                      </w:ins>
                    </m:r>
                  </m:e>
                  <m:sup>
                    <m:r>
                      <w:ins w:id="847" w:author="M. Shojaei Arani" w:date="2024-05-30T10:53:00Z">
                        <w:rPr>
                          <w:rFonts w:ascii="Cambria Math" w:eastAsiaTheme="minorEastAsia" w:hAnsi="Cambria Math" w:cs="Aharoni"/>
                        </w:rPr>
                        <m:t>2</m:t>
                      </w:ins>
                    </m:r>
                  </m:sup>
                </m:sSup>
                <m:r>
                  <w:ins w:id="848" w:author="M. Shojaei Arani" w:date="2024-05-30T10:53:00Z">
                    <w:rPr>
                      <w:rFonts w:ascii="Cambria Math" w:eastAsiaTheme="minorEastAsia" w:hAnsi="Cambria Math" w:cs="Aharoni"/>
                    </w:rPr>
                    <m:t>/2</m:t>
                  </w:ins>
                </m:r>
              </m:sup>
            </m:sSup>
          </m:e>
        </m:d>
        <m:r>
          <w:ins w:id="849" w:author="M. Shojaei Arani" w:date="2024-05-30T10:53:00Z">
            <w:rPr>
              <w:rFonts w:ascii="Cambria Math" w:eastAsiaTheme="minorEastAsia" w:hAnsi="Cambria Math" w:cs="Aharoni"/>
            </w:rPr>
            <m:t>,   j≥0</m:t>
          </w:ins>
        </m:r>
      </m:oMath>
      <w:ins w:id="850" w:author="M. Shojaei Arani" w:date="2024-05-30T10:53:00Z">
        <w:r>
          <w:rPr>
            <w:rFonts w:ascii="Times New Roman" w:eastAsiaTheme="minorEastAsia" w:hAnsi="Times New Roman" w:cs="Times New Roman"/>
          </w:rPr>
          <w:t xml:space="preserve"> so the first few Hermite polynomials read </w:t>
        </w:r>
      </w:ins>
      <m:oMath>
        <m:sSub>
          <m:sSubPr>
            <m:ctrlPr>
              <w:ins w:id="851" w:author="M. Shojaei Arani" w:date="2024-05-30T10:53:00Z">
                <w:rPr>
                  <w:rFonts w:ascii="Cambria Math" w:eastAsiaTheme="minorEastAsia" w:hAnsi="Cambria Math" w:cs="Aharoni"/>
                  <w:i/>
                </w:rPr>
              </w:ins>
            </m:ctrlPr>
          </m:sSubPr>
          <m:e>
            <m:r>
              <w:ins w:id="852" w:author="M. Shojaei Arani" w:date="2024-05-30T10:53:00Z">
                <w:rPr>
                  <w:rFonts w:ascii="Cambria Math" w:eastAsiaTheme="minorEastAsia" w:hAnsi="Cambria Math" w:cs="Aharoni"/>
                </w:rPr>
                <m:t>H</m:t>
              </w:ins>
            </m:r>
          </m:e>
          <m:sub>
            <m:r>
              <w:ins w:id="853" w:author="M. Shojaei Arani" w:date="2024-05-30T10:53:00Z">
                <w:rPr>
                  <w:rFonts w:ascii="Cambria Math" w:eastAsiaTheme="minorEastAsia" w:hAnsi="Cambria Math" w:cs="Aharoni"/>
                </w:rPr>
                <m:t>0</m:t>
              </w:ins>
            </m:r>
          </m:sub>
        </m:sSub>
        <m:d>
          <m:dPr>
            <m:ctrlPr>
              <w:ins w:id="854" w:author="M. Shojaei Arani" w:date="2024-05-30T10:53:00Z">
                <w:rPr>
                  <w:rFonts w:ascii="Cambria Math" w:eastAsiaTheme="minorEastAsia" w:hAnsi="Cambria Math" w:cs="Aharoni"/>
                  <w:i/>
                </w:rPr>
              </w:ins>
            </m:ctrlPr>
          </m:dPr>
          <m:e>
            <m:r>
              <w:ins w:id="855" w:author="M. Shojaei Arani" w:date="2024-05-30T10:53:00Z">
                <w:rPr>
                  <w:rFonts w:ascii="Cambria Math" w:eastAsiaTheme="minorEastAsia" w:hAnsi="Cambria Math" w:cs="Aharoni"/>
                </w:rPr>
                <m:t>z</m:t>
              </w:ins>
            </m:r>
          </m:e>
        </m:d>
        <m:r>
          <w:ins w:id="856" w:author="M. Shojaei Arani" w:date="2024-05-30T10:53:00Z">
            <w:rPr>
              <w:rFonts w:ascii="Cambria Math" w:eastAsiaTheme="minorEastAsia" w:hAnsi="Cambria Math" w:cs="Times New Roman"/>
            </w:rPr>
            <m:t xml:space="preserve">=1, </m:t>
          </w:ins>
        </m:r>
        <m:sSub>
          <m:sSubPr>
            <m:ctrlPr>
              <w:ins w:id="857" w:author="M. Shojaei Arani" w:date="2024-05-30T10:53:00Z">
                <w:rPr>
                  <w:rFonts w:ascii="Cambria Math" w:eastAsiaTheme="minorEastAsia" w:hAnsi="Cambria Math" w:cs="Aharoni"/>
                  <w:i/>
                </w:rPr>
              </w:ins>
            </m:ctrlPr>
          </m:sSubPr>
          <m:e>
            <m:r>
              <w:ins w:id="858" w:author="M. Shojaei Arani" w:date="2024-05-30T10:53:00Z">
                <w:rPr>
                  <w:rFonts w:ascii="Cambria Math" w:eastAsiaTheme="minorEastAsia" w:hAnsi="Cambria Math" w:cs="Aharoni"/>
                </w:rPr>
                <m:t>H</m:t>
              </w:ins>
            </m:r>
          </m:e>
          <m:sub>
            <m:r>
              <w:ins w:id="859" w:author="M. Shojaei Arani" w:date="2024-05-30T10:53:00Z">
                <w:rPr>
                  <w:rFonts w:ascii="Cambria Math" w:eastAsiaTheme="minorEastAsia" w:hAnsi="Cambria Math" w:cs="Aharoni"/>
                </w:rPr>
                <m:t>1</m:t>
              </w:ins>
            </m:r>
          </m:sub>
        </m:sSub>
        <m:d>
          <m:dPr>
            <m:ctrlPr>
              <w:ins w:id="860" w:author="M. Shojaei Arani" w:date="2024-05-30T10:53:00Z">
                <w:rPr>
                  <w:rFonts w:ascii="Cambria Math" w:eastAsiaTheme="minorEastAsia" w:hAnsi="Cambria Math" w:cs="Aharoni"/>
                  <w:i/>
                </w:rPr>
              </w:ins>
            </m:ctrlPr>
          </m:dPr>
          <m:e>
            <m:r>
              <w:ins w:id="861" w:author="M. Shojaei Arani" w:date="2024-05-30T10:53:00Z">
                <w:rPr>
                  <w:rFonts w:ascii="Cambria Math" w:eastAsiaTheme="minorEastAsia" w:hAnsi="Cambria Math" w:cs="Aharoni"/>
                </w:rPr>
                <m:t>z</m:t>
              </w:ins>
            </m:r>
          </m:e>
        </m:d>
        <m:r>
          <w:ins w:id="862" w:author="M. Shojaei Arani" w:date="2024-05-30T10:53:00Z">
            <w:rPr>
              <w:rFonts w:ascii="Cambria Math" w:eastAsiaTheme="minorEastAsia" w:hAnsi="Cambria Math" w:cs="Times New Roman"/>
            </w:rPr>
            <m:t xml:space="preserve">=-z, </m:t>
          </w:ins>
        </m:r>
        <m:sSub>
          <m:sSubPr>
            <m:ctrlPr>
              <w:ins w:id="863" w:author="M. Shojaei Arani" w:date="2024-05-30T10:53:00Z">
                <w:rPr>
                  <w:rFonts w:ascii="Cambria Math" w:eastAsiaTheme="minorEastAsia" w:hAnsi="Cambria Math" w:cs="Aharoni"/>
                  <w:i/>
                </w:rPr>
              </w:ins>
            </m:ctrlPr>
          </m:sSubPr>
          <m:e>
            <m:r>
              <w:ins w:id="864" w:author="M. Shojaei Arani" w:date="2024-05-30T10:53:00Z">
                <w:rPr>
                  <w:rFonts w:ascii="Cambria Math" w:eastAsiaTheme="minorEastAsia" w:hAnsi="Cambria Math" w:cs="Aharoni"/>
                </w:rPr>
                <m:t>H</m:t>
              </w:ins>
            </m:r>
          </m:e>
          <m:sub>
            <m:r>
              <w:ins w:id="865" w:author="M. Shojaei Arani" w:date="2024-05-30T10:53:00Z">
                <w:rPr>
                  <w:rFonts w:ascii="Cambria Math" w:eastAsiaTheme="minorEastAsia" w:hAnsi="Cambria Math" w:cs="Aharoni"/>
                </w:rPr>
                <m:t>2</m:t>
              </w:ins>
            </m:r>
          </m:sub>
        </m:sSub>
        <m:d>
          <m:dPr>
            <m:ctrlPr>
              <w:ins w:id="866" w:author="M. Shojaei Arani" w:date="2024-05-30T10:53:00Z">
                <w:rPr>
                  <w:rFonts w:ascii="Cambria Math" w:eastAsiaTheme="minorEastAsia" w:hAnsi="Cambria Math" w:cs="Aharoni"/>
                  <w:i/>
                </w:rPr>
              </w:ins>
            </m:ctrlPr>
          </m:dPr>
          <m:e>
            <m:r>
              <w:ins w:id="867" w:author="M. Shojaei Arani" w:date="2024-05-30T10:53:00Z">
                <w:rPr>
                  <w:rFonts w:ascii="Cambria Math" w:eastAsiaTheme="minorEastAsia" w:hAnsi="Cambria Math" w:cs="Aharoni"/>
                </w:rPr>
                <m:t>z</m:t>
              </w:ins>
            </m:r>
          </m:e>
        </m:d>
        <m:r>
          <w:ins w:id="868" w:author="M. Shojaei Arani" w:date="2024-05-30T10:53:00Z">
            <w:rPr>
              <w:rFonts w:ascii="Cambria Math" w:eastAsiaTheme="minorEastAsia" w:hAnsi="Cambria Math" w:cs="Times New Roman"/>
            </w:rPr>
            <m:t>=</m:t>
          </w:ins>
        </m:r>
        <m:sSup>
          <m:sSupPr>
            <m:ctrlPr>
              <w:ins w:id="869" w:author="M. Shojaei Arani" w:date="2024-05-30T10:53:00Z">
                <w:rPr>
                  <w:rFonts w:ascii="Cambria Math" w:eastAsiaTheme="minorEastAsia" w:hAnsi="Cambria Math" w:cs="Times New Roman"/>
                  <w:i/>
                </w:rPr>
              </w:ins>
            </m:ctrlPr>
          </m:sSupPr>
          <m:e>
            <m:r>
              <w:ins w:id="870" w:author="M. Shojaei Arani" w:date="2024-05-30T10:53:00Z">
                <w:rPr>
                  <w:rFonts w:ascii="Cambria Math" w:eastAsiaTheme="minorEastAsia" w:hAnsi="Cambria Math" w:cs="Times New Roman"/>
                </w:rPr>
                <m:t>z</m:t>
              </w:ins>
            </m:r>
          </m:e>
          <m:sup>
            <m:r>
              <w:ins w:id="871" w:author="M. Shojaei Arani" w:date="2024-05-30T10:53:00Z">
                <w:rPr>
                  <w:rFonts w:ascii="Cambria Math" w:eastAsiaTheme="minorEastAsia" w:hAnsi="Cambria Math" w:cs="Times New Roman"/>
                </w:rPr>
                <m:t>2</m:t>
              </w:ins>
            </m:r>
          </m:sup>
        </m:sSup>
        <m:r>
          <w:ins w:id="872" w:author="M. Shojaei Arani" w:date="2024-05-30T10:53:00Z">
            <w:rPr>
              <w:rFonts w:ascii="Cambria Math" w:eastAsiaTheme="minorEastAsia" w:hAnsi="Cambria Math" w:cs="Times New Roman"/>
            </w:rPr>
            <m:t xml:space="preserve">-1, </m:t>
          </w:ins>
        </m:r>
        <m:sSub>
          <m:sSubPr>
            <m:ctrlPr>
              <w:ins w:id="873" w:author="M. Shojaei Arani" w:date="2024-05-30T10:53:00Z">
                <w:rPr>
                  <w:rFonts w:ascii="Cambria Math" w:eastAsiaTheme="minorEastAsia" w:hAnsi="Cambria Math" w:cs="Aharoni"/>
                  <w:i/>
                </w:rPr>
              </w:ins>
            </m:ctrlPr>
          </m:sSubPr>
          <m:e>
            <m:r>
              <w:ins w:id="874" w:author="M. Shojaei Arani" w:date="2024-05-30T10:53:00Z">
                <w:rPr>
                  <w:rFonts w:ascii="Cambria Math" w:eastAsiaTheme="minorEastAsia" w:hAnsi="Cambria Math" w:cs="Aharoni"/>
                </w:rPr>
                <m:t>H</m:t>
              </w:ins>
            </m:r>
          </m:e>
          <m:sub>
            <m:r>
              <w:ins w:id="875" w:author="M. Shojaei Arani" w:date="2024-05-30T10:53:00Z">
                <w:rPr>
                  <w:rFonts w:ascii="Cambria Math" w:eastAsiaTheme="minorEastAsia" w:hAnsi="Cambria Math" w:cs="Aharoni"/>
                </w:rPr>
                <m:t>3</m:t>
              </w:ins>
            </m:r>
          </m:sub>
        </m:sSub>
        <m:d>
          <m:dPr>
            <m:ctrlPr>
              <w:ins w:id="876" w:author="M. Shojaei Arani" w:date="2024-05-30T10:53:00Z">
                <w:rPr>
                  <w:rFonts w:ascii="Cambria Math" w:eastAsiaTheme="minorEastAsia" w:hAnsi="Cambria Math" w:cs="Aharoni"/>
                  <w:i/>
                </w:rPr>
              </w:ins>
            </m:ctrlPr>
          </m:dPr>
          <m:e>
            <m:r>
              <w:ins w:id="877" w:author="M. Shojaei Arani" w:date="2024-05-30T10:53:00Z">
                <w:rPr>
                  <w:rFonts w:ascii="Cambria Math" w:eastAsiaTheme="minorEastAsia" w:hAnsi="Cambria Math" w:cs="Aharoni"/>
                </w:rPr>
                <m:t>z</m:t>
              </w:ins>
            </m:r>
          </m:e>
        </m:d>
        <m:r>
          <w:ins w:id="878" w:author="M. Shojaei Arani" w:date="2024-05-30T10:53:00Z">
            <w:rPr>
              <w:rFonts w:ascii="Cambria Math" w:eastAsiaTheme="minorEastAsia" w:hAnsi="Cambria Math" w:cs="Times New Roman"/>
            </w:rPr>
            <m:t>=</m:t>
          </w:ins>
        </m:r>
        <m:sSup>
          <m:sSupPr>
            <m:ctrlPr>
              <w:ins w:id="879" w:author="M. Shojaei Arani" w:date="2024-05-30T10:53:00Z">
                <w:rPr>
                  <w:rFonts w:ascii="Cambria Math" w:eastAsiaTheme="minorEastAsia" w:hAnsi="Cambria Math" w:cs="Times New Roman"/>
                  <w:i/>
                </w:rPr>
              </w:ins>
            </m:ctrlPr>
          </m:sSupPr>
          <m:e>
            <m:r>
              <w:ins w:id="880" w:author="M. Shojaei Arani" w:date="2024-05-30T10:53:00Z">
                <w:rPr>
                  <w:rFonts w:ascii="Cambria Math" w:eastAsiaTheme="minorEastAsia" w:hAnsi="Cambria Math" w:cs="Times New Roman"/>
                </w:rPr>
                <m:t>-z</m:t>
              </w:ins>
            </m:r>
          </m:e>
          <m:sup>
            <m:r>
              <w:ins w:id="881" w:author="M. Shojaei Arani" w:date="2024-05-30T10:53:00Z">
                <w:rPr>
                  <w:rFonts w:ascii="Cambria Math" w:eastAsiaTheme="minorEastAsia" w:hAnsi="Cambria Math" w:cs="Times New Roman"/>
                </w:rPr>
                <m:t>3</m:t>
              </w:ins>
            </m:r>
          </m:sup>
        </m:sSup>
        <m:r>
          <w:ins w:id="882" w:author="M. Shojaei Arani" w:date="2024-05-30T10:53:00Z">
            <w:rPr>
              <w:rFonts w:ascii="Cambria Math" w:eastAsiaTheme="minorEastAsia" w:hAnsi="Cambria Math" w:cs="Times New Roman"/>
            </w:rPr>
            <m:t xml:space="preserve">+3z, … </m:t>
          </w:ins>
        </m:r>
      </m:oMath>
      <w:ins w:id="883" w:author="M. Shojaei Arani" w:date="2024-05-30T10:53:00Z">
        <w:r>
          <w:rPr>
            <w:rFonts w:ascii="Times New Roman" w:eastAsiaTheme="minorEastAsia" w:hAnsi="Times New Roman" w:cs="Times New Roman"/>
          </w:rPr>
          <w:t xml:space="preserve">. Since </w:t>
        </w:r>
      </w:ins>
      <m:oMath>
        <m:sSub>
          <m:sSubPr>
            <m:ctrlPr>
              <w:ins w:id="884" w:author="M. Shojaei Arani" w:date="2024-05-30T10:53:00Z">
                <w:rPr>
                  <w:rFonts w:ascii="Cambria Math" w:eastAsiaTheme="minorEastAsia" w:hAnsi="Cambria Math" w:cs="Aharoni"/>
                  <w:i/>
                </w:rPr>
              </w:ins>
            </m:ctrlPr>
          </m:sSubPr>
          <m:e>
            <m:r>
              <w:ins w:id="885" w:author="M. Shojaei Arani" w:date="2024-05-30T10:53:00Z">
                <w:rPr>
                  <w:rFonts w:ascii="Cambria Math" w:eastAsiaTheme="minorEastAsia" w:hAnsi="Cambria Math" w:cs="Aharoni"/>
                </w:rPr>
                <m:t>H</m:t>
              </w:ins>
            </m:r>
          </m:e>
          <m:sub>
            <m:r>
              <w:ins w:id="886" w:author="M. Shojaei Arani" w:date="2024-05-30T10:53:00Z">
                <w:rPr>
                  <w:rFonts w:ascii="Cambria Math" w:eastAsiaTheme="minorEastAsia" w:hAnsi="Cambria Math" w:cs="Aharoni"/>
                </w:rPr>
                <m:t>0</m:t>
              </w:ins>
            </m:r>
          </m:sub>
        </m:sSub>
        <m:d>
          <m:dPr>
            <m:ctrlPr>
              <w:ins w:id="887" w:author="M. Shojaei Arani" w:date="2024-05-30T10:53:00Z">
                <w:rPr>
                  <w:rFonts w:ascii="Cambria Math" w:eastAsiaTheme="minorEastAsia" w:hAnsi="Cambria Math" w:cs="Aharoni"/>
                  <w:i/>
                </w:rPr>
              </w:ins>
            </m:ctrlPr>
          </m:dPr>
          <m:e>
            <m:r>
              <w:ins w:id="888" w:author="M. Shojaei Arani" w:date="2024-05-30T10:53:00Z">
                <w:rPr>
                  <w:rFonts w:ascii="Cambria Math" w:eastAsiaTheme="minorEastAsia" w:hAnsi="Cambria Math" w:cs="Aharoni"/>
                </w:rPr>
                <m:t>z</m:t>
              </w:ins>
            </m:r>
          </m:e>
        </m:d>
        <m:r>
          <w:ins w:id="889" w:author="M. Shojaei Arani" w:date="2024-05-30T10:53:00Z">
            <w:rPr>
              <w:rFonts w:ascii="Cambria Math" w:eastAsiaTheme="minorEastAsia" w:hAnsi="Cambria Math" w:cs="Times New Roman"/>
            </w:rPr>
            <m:t>=1</m:t>
          </w:ins>
        </m:r>
      </m:oMath>
      <w:ins w:id="890" w:author="M. Shojaei Arani" w:date="2024-05-30T10:53:00Z">
        <w:r>
          <w:rPr>
            <w:rFonts w:ascii="Times New Roman" w:eastAsiaTheme="minorEastAsia" w:hAnsi="Times New Roman" w:cs="Times New Roman"/>
          </w:rPr>
          <w:t xml:space="preserve"> we have that </w:t>
        </w:r>
      </w:ins>
      <m:oMath>
        <m:sSubSup>
          <m:sSubSupPr>
            <m:ctrlPr>
              <w:ins w:id="891" w:author="M. Shojaei Arani" w:date="2024-05-30T10:53:00Z">
                <w:rPr>
                  <w:rFonts w:ascii="Cambria Math" w:eastAsiaTheme="minorEastAsia" w:hAnsi="Cambria Math" w:cs="Aharoni"/>
                  <w:i/>
                </w:rPr>
              </w:ins>
            </m:ctrlPr>
          </m:sSubSupPr>
          <m:e>
            <m:r>
              <w:ins w:id="892" w:author="M. Shojaei Arani" w:date="2024-05-30T10:53:00Z">
                <w:rPr>
                  <w:rFonts w:ascii="Cambria Math" w:eastAsiaTheme="minorEastAsia" w:hAnsi="Cambria Math" w:cs="Aharoni"/>
                </w:rPr>
                <m:t>η</m:t>
              </w:ins>
            </m:r>
          </m:e>
          <m:sub>
            <m:r>
              <w:ins w:id="893" w:author="M. Shojaei Arani" w:date="2024-05-30T10:53:00Z">
                <w:rPr>
                  <w:rFonts w:ascii="Cambria Math" w:eastAsiaTheme="minorEastAsia" w:hAnsi="Cambria Math" w:cs="Aharoni"/>
                </w:rPr>
                <m:t>Z</m:t>
              </w:ins>
            </m:r>
          </m:sub>
          <m:sup>
            <m:d>
              <m:dPr>
                <m:ctrlPr>
                  <w:ins w:id="894" w:author="M. Shojaei Arani" w:date="2024-05-30T10:53:00Z">
                    <w:rPr>
                      <w:rFonts w:ascii="Cambria Math" w:eastAsiaTheme="minorEastAsia" w:hAnsi="Cambria Math" w:cs="Aharoni"/>
                      <w:i/>
                    </w:rPr>
                  </w:ins>
                </m:ctrlPr>
              </m:dPr>
              <m:e>
                <m:r>
                  <w:ins w:id="895" w:author="M. Shojaei Arani" w:date="2024-05-30T10:53:00Z">
                    <w:rPr>
                      <w:rFonts w:ascii="Cambria Math" w:eastAsiaTheme="minorEastAsia" w:hAnsi="Cambria Math" w:cs="Aharoni"/>
                    </w:rPr>
                    <m:t>0</m:t>
                  </w:ins>
                </m:r>
              </m:e>
            </m:d>
          </m:sup>
        </m:sSubSup>
        <m:d>
          <m:dPr>
            <m:ctrlPr>
              <w:ins w:id="896" w:author="M. Shojaei Arani" w:date="2024-05-30T10:53:00Z">
                <w:rPr>
                  <w:rFonts w:ascii="Cambria Math" w:eastAsiaTheme="minorEastAsia" w:hAnsi="Cambria Math" w:cs="Aharoni"/>
                  <w:i/>
                </w:rPr>
              </w:ins>
            </m:ctrlPr>
          </m:dPr>
          <m:e>
            <m:sSub>
              <m:sSubPr>
                <m:ctrlPr>
                  <w:ins w:id="897" w:author="M. Shojaei Arani" w:date="2024-05-30T10:53:00Z">
                    <w:rPr>
                      <w:rFonts w:ascii="Cambria Math" w:eastAsiaTheme="minorEastAsia" w:hAnsi="Cambria Math" w:cs="Times New Roman"/>
                      <w:i/>
                    </w:rPr>
                  </w:ins>
                </m:ctrlPr>
              </m:sSubPr>
              <m:e>
                <m:r>
                  <w:ins w:id="898" w:author="M. Shojaei Arani" w:date="2024-05-30T10:53:00Z">
                    <w:rPr>
                      <w:rFonts w:ascii="Cambria Math" w:eastAsiaTheme="minorEastAsia" w:hAnsi="Cambria Math" w:cs="Aharoni"/>
                    </w:rPr>
                    <m:t>∆,</m:t>
                  </w:ins>
                </m:r>
                <m:r>
                  <w:ins w:id="899" w:author="M. Shojaei Arani" w:date="2024-05-30T10:53:00Z">
                    <w:rPr>
                      <w:rFonts w:ascii="Cambria Math" w:eastAsiaTheme="minorEastAsia" w:hAnsi="Cambria Math" w:cs="Times New Roman"/>
                    </w:rPr>
                    <m:t>y</m:t>
                  </w:ins>
                </m:r>
              </m:e>
              <m:sub>
                <m:r>
                  <w:ins w:id="900" w:author="M. Shojaei Arani" w:date="2024-05-30T10:53:00Z">
                    <w:rPr>
                      <w:rFonts w:ascii="Cambria Math" w:eastAsiaTheme="minorEastAsia" w:hAnsi="Cambria Math" w:cs="Times New Roman"/>
                    </w:rPr>
                    <m:t>0</m:t>
                  </w:ins>
                </m:r>
              </m:sub>
            </m:sSub>
            <m:r>
              <w:ins w:id="901" w:author="M. Shojaei Arani" w:date="2024-05-30T10:53:00Z">
                <w:rPr>
                  <w:rFonts w:ascii="Cambria Math" w:eastAsiaTheme="minorEastAsia" w:hAnsi="Cambria Math" w:cs="Times New Roman"/>
                </w:rPr>
                <m:t>;θ</m:t>
              </w:ins>
            </m:r>
          </m:e>
        </m:d>
        <m:r>
          <w:ins w:id="902" w:author="M. Shojaei Arani" w:date="2024-05-30T10:53:00Z">
            <w:rPr>
              <w:rFonts w:ascii="Cambria Math" w:eastAsiaTheme="minorEastAsia" w:hAnsi="Cambria Math" w:cs="Aharoni"/>
            </w:rPr>
            <m:t>=1</m:t>
          </w:ins>
        </m:r>
      </m:oMath>
      <w:ins w:id="903" w:author="M. Shojaei Arani" w:date="2024-05-30T10:53:00Z">
        <w:r>
          <w:rPr>
            <w:rFonts w:ascii="Times New Roman" w:eastAsiaTheme="minorEastAsia" w:hAnsi="Times New Roman" w:cs="Times New Roman"/>
          </w:rPr>
          <w:t>. For</w:t>
        </w:r>
      </w:ins>
      <m:oMath>
        <m:r>
          <w:ins w:id="904" w:author="M. Shojaei Arani" w:date="2024-05-30T10:53:00Z">
            <w:rPr>
              <w:rFonts w:ascii="Cambria Math" w:eastAsiaTheme="minorEastAsia" w:hAnsi="Cambria Math" w:cs="Aharoni"/>
            </w:rPr>
            <m:t xml:space="preserve"> j&gt;1</m:t>
          </w:ins>
        </m:r>
      </m:oMath>
      <w:ins w:id="905" w:author="M. Shojaei Arani" w:date="2024-05-30T10:53:00Z">
        <w:r>
          <w:rPr>
            <w:rFonts w:ascii="Times New Roman" w:eastAsiaTheme="minorEastAsia" w:hAnsi="Times New Roman" w:cs="Times New Roman"/>
          </w:rPr>
          <w:t xml:space="preserve">, the coefficients </w:t>
        </w:r>
      </w:ins>
      <m:oMath>
        <m:sSubSup>
          <m:sSubSupPr>
            <m:ctrlPr>
              <w:ins w:id="906" w:author="M. Shojaei Arani" w:date="2024-05-30T10:53:00Z">
                <w:rPr>
                  <w:rFonts w:ascii="Cambria Math" w:eastAsiaTheme="minorEastAsia" w:hAnsi="Cambria Math" w:cs="Aharoni"/>
                  <w:i/>
                </w:rPr>
              </w:ins>
            </m:ctrlPr>
          </m:sSubSupPr>
          <m:e>
            <m:r>
              <w:ins w:id="907" w:author="M. Shojaei Arani" w:date="2024-05-30T10:53:00Z">
                <w:rPr>
                  <w:rFonts w:ascii="Cambria Math" w:eastAsiaTheme="minorEastAsia" w:hAnsi="Cambria Math" w:cs="Aharoni"/>
                </w:rPr>
                <m:t>η</m:t>
              </w:ins>
            </m:r>
          </m:e>
          <m:sub>
            <m:r>
              <w:ins w:id="908" w:author="M. Shojaei Arani" w:date="2024-05-30T10:53:00Z">
                <w:rPr>
                  <w:rFonts w:ascii="Cambria Math" w:eastAsiaTheme="minorEastAsia" w:hAnsi="Cambria Math" w:cs="Aharoni"/>
                </w:rPr>
                <m:t>Z</m:t>
              </w:ins>
            </m:r>
          </m:sub>
          <m:sup>
            <m:d>
              <m:dPr>
                <m:ctrlPr>
                  <w:ins w:id="909" w:author="M. Shojaei Arani" w:date="2024-05-30T10:53:00Z">
                    <w:rPr>
                      <w:rFonts w:ascii="Cambria Math" w:eastAsiaTheme="minorEastAsia" w:hAnsi="Cambria Math" w:cs="Aharoni"/>
                      <w:i/>
                    </w:rPr>
                  </w:ins>
                </m:ctrlPr>
              </m:dPr>
              <m:e>
                <m:r>
                  <w:ins w:id="910" w:author="M. Shojaei Arani" w:date="2024-05-30T10:53:00Z">
                    <w:rPr>
                      <w:rFonts w:ascii="Cambria Math" w:eastAsiaTheme="minorEastAsia" w:hAnsi="Cambria Math" w:cs="Aharoni"/>
                    </w:rPr>
                    <m:t>J</m:t>
                  </w:ins>
                </m:r>
              </m:e>
            </m:d>
          </m:sup>
        </m:sSubSup>
        <m:d>
          <m:dPr>
            <m:ctrlPr>
              <w:ins w:id="911" w:author="M. Shojaei Arani" w:date="2024-05-30T10:53:00Z">
                <w:rPr>
                  <w:rFonts w:ascii="Cambria Math" w:eastAsiaTheme="minorEastAsia" w:hAnsi="Cambria Math" w:cs="Aharoni"/>
                  <w:i/>
                </w:rPr>
              </w:ins>
            </m:ctrlPr>
          </m:dPr>
          <m:e>
            <m:sSub>
              <m:sSubPr>
                <m:ctrlPr>
                  <w:ins w:id="912" w:author="M. Shojaei Arani" w:date="2024-05-30T10:53:00Z">
                    <w:rPr>
                      <w:rFonts w:ascii="Cambria Math" w:eastAsiaTheme="minorEastAsia" w:hAnsi="Cambria Math" w:cs="Times New Roman"/>
                      <w:i/>
                    </w:rPr>
                  </w:ins>
                </m:ctrlPr>
              </m:sSubPr>
              <m:e>
                <m:r>
                  <w:ins w:id="913" w:author="M. Shojaei Arani" w:date="2024-05-30T10:53:00Z">
                    <w:rPr>
                      <w:rFonts w:ascii="Cambria Math" w:eastAsiaTheme="minorEastAsia" w:hAnsi="Cambria Math" w:cs="Aharoni"/>
                    </w:rPr>
                    <m:t>∆,</m:t>
                  </w:ins>
                </m:r>
                <m:r>
                  <w:ins w:id="914" w:author="M. Shojaei Arani" w:date="2024-05-30T10:53:00Z">
                    <w:rPr>
                      <w:rFonts w:ascii="Cambria Math" w:eastAsiaTheme="minorEastAsia" w:hAnsi="Cambria Math" w:cs="Times New Roman"/>
                    </w:rPr>
                    <m:t>y</m:t>
                  </w:ins>
                </m:r>
              </m:e>
              <m:sub>
                <m:r>
                  <w:ins w:id="915" w:author="M. Shojaei Arani" w:date="2024-05-30T10:53:00Z">
                    <w:rPr>
                      <w:rFonts w:ascii="Cambria Math" w:eastAsiaTheme="minorEastAsia" w:hAnsi="Cambria Math" w:cs="Times New Roman"/>
                    </w:rPr>
                    <m:t>0</m:t>
                  </w:ins>
                </m:r>
              </m:sub>
            </m:sSub>
            <m:r>
              <w:ins w:id="916" w:author="M. Shojaei Arani" w:date="2024-05-30T10:53:00Z">
                <w:rPr>
                  <w:rFonts w:ascii="Cambria Math" w:eastAsiaTheme="minorEastAsia" w:hAnsi="Cambria Math" w:cs="Times New Roman"/>
                </w:rPr>
                <m:t>;θ</m:t>
              </w:ins>
            </m:r>
          </m:e>
        </m:d>
      </m:oMath>
      <w:ins w:id="917" w:author="M. Shojaei Arani" w:date="2024-05-30T10:53:00Z">
        <w:r>
          <w:rPr>
            <w:rFonts w:ascii="Times New Roman" w:eastAsiaTheme="minorEastAsia" w:hAnsi="Times New Roman" w:cs="Times New Roman"/>
          </w:rPr>
          <w:t xml:space="preserve"> can be found by the orthogonal properties of Hermite polynomials as bellow</w:t>
        </w:r>
      </w:ins>
    </w:p>
    <w:p w14:paraId="49DE1B27" w14:textId="77777777" w:rsidR="00907C1A" w:rsidRPr="00EF2208" w:rsidRDefault="00907C1A" w:rsidP="00907C1A">
      <w:pPr>
        <w:spacing w:line="360" w:lineRule="auto"/>
        <w:jc w:val="center"/>
        <w:rPr>
          <w:ins w:id="918" w:author="M. Shojaei Arani" w:date="2024-05-30T10:53:00Z"/>
          <w:rFonts w:ascii="Times New Roman" w:eastAsiaTheme="minorEastAsia" w:hAnsi="Times New Roman" w:cs="Times New Roman"/>
        </w:rPr>
      </w:pPr>
      <m:oMath>
        <m:sSubSup>
          <m:sSubSupPr>
            <m:ctrlPr>
              <w:ins w:id="919" w:author="M. Shojaei Arani" w:date="2024-05-30T10:53:00Z">
                <w:rPr>
                  <w:rFonts w:ascii="Cambria Math" w:eastAsiaTheme="minorEastAsia" w:hAnsi="Cambria Math" w:cs="Aharoni"/>
                  <w:i/>
                </w:rPr>
              </w:ins>
            </m:ctrlPr>
          </m:sSubSupPr>
          <m:e>
            <m:r>
              <w:ins w:id="920" w:author="M. Shojaei Arani" w:date="2024-05-30T10:53:00Z">
                <w:rPr>
                  <w:rFonts w:ascii="Cambria Math" w:eastAsiaTheme="minorEastAsia" w:hAnsi="Cambria Math" w:cs="Aharoni"/>
                </w:rPr>
                <m:t>η</m:t>
              </w:ins>
            </m:r>
          </m:e>
          <m:sub>
            <m:r>
              <w:ins w:id="921" w:author="M. Shojaei Arani" w:date="2024-05-30T10:53:00Z">
                <w:rPr>
                  <w:rFonts w:ascii="Cambria Math" w:eastAsiaTheme="minorEastAsia" w:hAnsi="Cambria Math" w:cs="Aharoni"/>
                </w:rPr>
                <m:t>Z</m:t>
              </w:ins>
            </m:r>
          </m:sub>
          <m:sup>
            <m:d>
              <m:dPr>
                <m:ctrlPr>
                  <w:ins w:id="922" w:author="M. Shojaei Arani" w:date="2024-05-30T10:53:00Z">
                    <w:rPr>
                      <w:rFonts w:ascii="Cambria Math" w:eastAsiaTheme="minorEastAsia" w:hAnsi="Cambria Math" w:cs="Aharoni"/>
                      <w:i/>
                    </w:rPr>
                  </w:ins>
                </m:ctrlPr>
              </m:dPr>
              <m:e>
                <m:r>
                  <w:ins w:id="923" w:author="M. Shojaei Arani" w:date="2024-05-30T10:53:00Z">
                    <w:rPr>
                      <w:rFonts w:ascii="Cambria Math" w:eastAsiaTheme="minorEastAsia" w:hAnsi="Cambria Math" w:cs="Aharoni"/>
                    </w:rPr>
                    <m:t>j</m:t>
                  </w:ins>
                </m:r>
              </m:e>
            </m:d>
          </m:sup>
        </m:sSubSup>
        <m:d>
          <m:dPr>
            <m:ctrlPr>
              <w:ins w:id="924" w:author="M. Shojaei Arani" w:date="2024-05-30T10:53:00Z">
                <w:rPr>
                  <w:rFonts w:ascii="Cambria Math" w:eastAsiaTheme="minorEastAsia" w:hAnsi="Cambria Math" w:cs="Aharoni"/>
                  <w:i/>
                </w:rPr>
              </w:ins>
            </m:ctrlPr>
          </m:dPr>
          <m:e>
            <m:sSub>
              <m:sSubPr>
                <m:ctrlPr>
                  <w:ins w:id="925" w:author="M. Shojaei Arani" w:date="2024-05-30T10:53:00Z">
                    <w:rPr>
                      <w:rFonts w:ascii="Cambria Math" w:eastAsiaTheme="minorEastAsia" w:hAnsi="Cambria Math" w:cs="Times New Roman"/>
                      <w:i/>
                    </w:rPr>
                  </w:ins>
                </m:ctrlPr>
              </m:sSubPr>
              <m:e>
                <m:r>
                  <w:ins w:id="926" w:author="M. Shojaei Arani" w:date="2024-05-30T10:53:00Z">
                    <w:rPr>
                      <w:rFonts w:ascii="Cambria Math" w:eastAsiaTheme="minorEastAsia" w:hAnsi="Cambria Math" w:cs="Aharoni"/>
                    </w:rPr>
                    <m:t>∆,</m:t>
                  </w:ins>
                </m:r>
                <m:r>
                  <w:ins w:id="927" w:author="M. Shojaei Arani" w:date="2024-05-30T10:53:00Z">
                    <w:rPr>
                      <w:rFonts w:ascii="Cambria Math" w:eastAsiaTheme="minorEastAsia" w:hAnsi="Cambria Math" w:cs="Times New Roman"/>
                    </w:rPr>
                    <m:t>y</m:t>
                  </w:ins>
                </m:r>
              </m:e>
              <m:sub>
                <m:r>
                  <w:ins w:id="928" w:author="M. Shojaei Arani" w:date="2024-05-30T10:53:00Z">
                    <w:rPr>
                      <w:rFonts w:ascii="Cambria Math" w:eastAsiaTheme="minorEastAsia" w:hAnsi="Cambria Math" w:cs="Times New Roman"/>
                    </w:rPr>
                    <m:t>0</m:t>
                  </w:ins>
                </m:r>
              </m:sub>
            </m:sSub>
            <m:r>
              <w:ins w:id="929" w:author="M. Shojaei Arani" w:date="2024-05-30T10:53:00Z">
                <w:rPr>
                  <w:rFonts w:ascii="Cambria Math" w:eastAsiaTheme="minorEastAsia" w:hAnsi="Cambria Math" w:cs="Times New Roman"/>
                </w:rPr>
                <m:t>;θ</m:t>
              </w:ins>
            </m:r>
          </m:e>
        </m:d>
        <m:r>
          <w:ins w:id="930" w:author="M. Shojaei Arani" w:date="2024-05-30T10:53:00Z">
            <w:rPr>
              <w:rFonts w:ascii="Cambria Math" w:eastAsiaTheme="minorEastAsia" w:hAnsi="Cambria Math" w:cs="Aharoni"/>
            </w:rPr>
            <m:t>=</m:t>
          </w:ins>
        </m:r>
        <m:f>
          <m:fPr>
            <m:ctrlPr>
              <w:ins w:id="931" w:author="M. Shojaei Arani" w:date="2024-05-30T10:53:00Z">
                <w:rPr>
                  <w:rFonts w:ascii="Cambria Math" w:eastAsiaTheme="minorEastAsia" w:hAnsi="Cambria Math" w:cs="Aharoni"/>
                  <w:i/>
                </w:rPr>
              </w:ins>
            </m:ctrlPr>
          </m:fPr>
          <m:num>
            <m:r>
              <w:ins w:id="932" w:author="M. Shojaei Arani" w:date="2024-05-30T10:53:00Z">
                <w:rPr>
                  <w:rFonts w:ascii="Cambria Math" w:eastAsiaTheme="minorEastAsia" w:hAnsi="Cambria Math" w:cs="Aharoni"/>
                </w:rPr>
                <m:t>1</m:t>
              </w:ins>
            </m:r>
          </m:num>
          <m:den>
            <m:r>
              <w:ins w:id="933" w:author="M. Shojaei Arani" w:date="2024-05-30T10:53:00Z">
                <w:rPr>
                  <w:rFonts w:ascii="Cambria Math" w:eastAsiaTheme="minorEastAsia" w:hAnsi="Cambria Math" w:cs="Aharoni"/>
                </w:rPr>
                <m:t>j!</m:t>
              </w:ins>
            </m:r>
          </m:den>
        </m:f>
        <m:r>
          <w:ins w:id="934" w:author="M. Shojaei Arani" w:date="2024-05-30T10:53:00Z">
            <w:rPr>
              <w:rFonts w:ascii="Cambria Math" w:eastAsiaTheme="minorEastAsia" w:hAnsi="Cambria Math" w:cs="Times New Roman"/>
            </w:rPr>
            <m:t xml:space="preserve"> </m:t>
          </w:ins>
        </m:r>
        <m:nary>
          <m:naryPr>
            <m:limLoc m:val="undOvr"/>
            <m:ctrlPr>
              <w:ins w:id="935" w:author="M. Shojaei Arani" w:date="2024-05-30T10:53:00Z">
                <w:rPr>
                  <w:rFonts w:ascii="Cambria Math" w:eastAsiaTheme="minorEastAsia" w:hAnsi="Cambria Math" w:cs="Times New Roman"/>
                  <w:i/>
                </w:rPr>
              </w:ins>
            </m:ctrlPr>
          </m:naryPr>
          <m:sub>
            <m:r>
              <w:ins w:id="936" w:author="M. Shojaei Arani" w:date="2024-05-30T10:53:00Z">
                <w:rPr>
                  <w:rFonts w:ascii="Cambria Math" w:eastAsiaTheme="minorEastAsia" w:hAnsi="Cambria Math" w:cs="Times New Roman"/>
                </w:rPr>
                <m:t>-∞</m:t>
              </w:ins>
            </m:r>
          </m:sub>
          <m:sup>
            <m:r>
              <w:ins w:id="937" w:author="M. Shojaei Arani" w:date="2024-05-30T10:53:00Z">
                <w:rPr>
                  <w:rFonts w:ascii="Cambria Math" w:eastAsiaTheme="minorEastAsia" w:hAnsi="Cambria Math" w:cs="Times New Roman"/>
                </w:rPr>
                <m:t>∞</m:t>
              </w:ins>
            </m:r>
          </m:sup>
          <m:e>
            <m:sSub>
              <m:sSubPr>
                <m:ctrlPr>
                  <w:ins w:id="938" w:author="M. Shojaei Arani" w:date="2024-05-30T10:53:00Z">
                    <w:rPr>
                      <w:rFonts w:ascii="Cambria Math" w:eastAsiaTheme="minorEastAsia" w:hAnsi="Cambria Math" w:cs="Aharoni"/>
                      <w:i/>
                    </w:rPr>
                  </w:ins>
                </m:ctrlPr>
              </m:sSubPr>
              <m:e>
                <m:r>
                  <w:ins w:id="939" w:author="M. Shojaei Arani" w:date="2024-05-30T10:53:00Z">
                    <w:rPr>
                      <w:rFonts w:ascii="Cambria Math" w:eastAsiaTheme="minorEastAsia" w:hAnsi="Cambria Math" w:cs="Aharoni"/>
                    </w:rPr>
                    <m:t>H</m:t>
                  </w:ins>
                </m:r>
              </m:e>
              <m:sub>
                <m:r>
                  <w:ins w:id="940" w:author="M. Shojaei Arani" w:date="2024-05-30T10:53:00Z">
                    <w:rPr>
                      <w:rFonts w:ascii="Cambria Math" w:eastAsiaTheme="minorEastAsia" w:hAnsi="Cambria Math" w:cs="Aharoni"/>
                    </w:rPr>
                    <m:t>j</m:t>
                  </w:ins>
                </m:r>
              </m:sub>
            </m:sSub>
            <m:r>
              <w:ins w:id="941" w:author="M. Shojaei Arani" w:date="2024-05-30T10:53:00Z">
                <w:rPr>
                  <w:rFonts w:ascii="Cambria Math" w:eastAsiaTheme="minorEastAsia" w:hAnsi="Cambria Math" w:cs="Aharoni"/>
                </w:rPr>
                <m:t>(z)</m:t>
              </w:ins>
            </m:r>
            <m:sSub>
              <m:sSubPr>
                <m:ctrlPr>
                  <w:ins w:id="942" w:author="M. Shojaei Arani" w:date="2024-05-30T10:53:00Z">
                    <w:rPr>
                      <w:rFonts w:ascii="Cambria Math" w:eastAsiaTheme="minorEastAsia" w:hAnsi="Cambria Math" w:cs="Times New Roman"/>
                      <w:i/>
                    </w:rPr>
                  </w:ins>
                </m:ctrlPr>
              </m:sSubPr>
              <m:e>
                <m:r>
                  <w:ins w:id="943" w:author="M. Shojaei Arani" w:date="2024-05-30T10:53:00Z">
                    <w:rPr>
                      <w:rFonts w:ascii="Cambria Math" w:eastAsiaTheme="minorEastAsia" w:hAnsi="Cambria Math" w:cs="Times New Roman"/>
                    </w:rPr>
                    <m:t>P</m:t>
                  </w:ins>
                </m:r>
              </m:e>
              <m:sub>
                <m:r>
                  <w:ins w:id="944" w:author="M. Shojaei Arani" w:date="2024-05-30T10:53:00Z">
                    <w:rPr>
                      <w:rFonts w:ascii="Cambria Math" w:eastAsiaTheme="minorEastAsia" w:hAnsi="Cambria Math" w:cs="Times New Roman"/>
                    </w:rPr>
                    <m:t>Z</m:t>
                  </w:ins>
                </m:r>
              </m:sub>
            </m:sSub>
          </m:e>
        </m:nary>
        <m:d>
          <m:dPr>
            <m:ctrlPr>
              <w:ins w:id="945" w:author="M. Shojaei Arani" w:date="2024-05-30T10:53:00Z">
                <w:rPr>
                  <w:rFonts w:ascii="Cambria Math" w:eastAsiaTheme="minorEastAsia" w:hAnsi="Cambria Math" w:cs="Aharoni"/>
                  <w:i/>
                </w:rPr>
              </w:ins>
            </m:ctrlPr>
          </m:dPr>
          <m:e>
            <m:r>
              <w:ins w:id="946" w:author="M. Shojaei Arani" w:date="2024-05-30T10:53:00Z">
                <w:rPr>
                  <w:rFonts w:ascii="Cambria Math" w:eastAsiaTheme="minorEastAsia" w:hAnsi="Cambria Math" w:cs="Aharoni"/>
                </w:rPr>
                <m:t>∆,z|</m:t>
              </w:ins>
            </m:r>
            <m:sSub>
              <m:sSubPr>
                <m:ctrlPr>
                  <w:ins w:id="947" w:author="M. Shojaei Arani" w:date="2024-05-30T10:53:00Z">
                    <w:rPr>
                      <w:rFonts w:ascii="Cambria Math" w:eastAsiaTheme="minorEastAsia" w:hAnsi="Cambria Math" w:cs="Aharoni"/>
                      <w:i/>
                    </w:rPr>
                  </w:ins>
                </m:ctrlPr>
              </m:sSubPr>
              <m:e>
                <m:r>
                  <w:ins w:id="948" w:author="M. Shojaei Arani" w:date="2024-05-30T10:53:00Z">
                    <w:rPr>
                      <w:rFonts w:ascii="Cambria Math" w:eastAsiaTheme="minorEastAsia" w:hAnsi="Cambria Math" w:cs="Aharoni"/>
                    </w:rPr>
                    <m:t>y</m:t>
                  </w:ins>
                </m:r>
              </m:e>
              <m:sub>
                <m:r>
                  <w:ins w:id="949" w:author="M. Shojaei Arani" w:date="2024-05-30T10:53:00Z">
                    <w:rPr>
                      <w:rFonts w:ascii="Cambria Math" w:eastAsiaTheme="minorEastAsia" w:hAnsi="Cambria Math" w:cs="Aharoni"/>
                    </w:rPr>
                    <m:t>0</m:t>
                  </w:ins>
                </m:r>
              </m:sub>
            </m:sSub>
            <m:r>
              <w:ins w:id="950" w:author="M. Shojaei Arani" w:date="2024-05-30T10:53:00Z">
                <w:rPr>
                  <w:rFonts w:ascii="Cambria Math" w:eastAsiaTheme="minorEastAsia" w:hAnsi="Cambria Math" w:cs="Aharoni"/>
                </w:rPr>
                <m:t>;θ</m:t>
              </w:ins>
            </m:r>
          </m:e>
        </m:d>
        <m:r>
          <w:ins w:id="951" w:author="M. Shojaei Arani" w:date="2024-05-30T10:53:00Z">
            <w:rPr>
              <w:rFonts w:ascii="Cambria Math" w:eastAsiaTheme="minorEastAsia" w:hAnsi="Cambria Math" w:cs="Aharoni"/>
            </w:rPr>
            <m:t xml:space="preserve"> dz,</m:t>
          </w:ins>
        </m:r>
      </m:oMath>
      <w:ins w:id="952" w:author="M. Shojaei Arani" w:date="2024-05-30T10:53:00Z">
        <w:r>
          <w:rPr>
            <w:rFonts w:ascii="Times New Roman" w:eastAsiaTheme="minorEastAsia" w:hAnsi="Times New Roman" w:cs="Times New Roman"/>
          </w:rPr>
          <w:t xml:space="preserve"> </w:t>
        </w:r>
      </w:ins>
    </w:p>
    <w:p w14:paraId="68C483B4" w14:textId="77777777" w:rsidR="00907C1A" w:rsidRDefault="00907C1A" w:rsidP="00907C1A">
      <w:pPr>
        <w:spacing w:after="120" w:line="360" w:lineRule="auto"/>
        <w:jc w:val="both"/>
        <w:rPr>
          <w:ins w:id="953" w:author="M. Shojaei Arani" w:date="2024-05-30T10:53:00Z"/>
          <w:rFonts w:ascii="Times New Roman" w:eastAsiaTheme="minorEastAsia" w:hAnsi="Times New Roman" w:cs="Times New Roman"/>
        </w:rPr>
      </w:pPr>
      <w:ins w:id="954" w:author="M. Shojaei Arani" w:date="2024-05-30T10:53:00Z">
        <w:r>
          <w:rPr>
            <w:rFonts w:ascii="Times New Roman" w:eastAsiaTheme="minorEastAsia" w:hAnsi="Times New Roman" w:cs="Times New Roman"/>
          </w:rPr>
          <w:t xml:space="preserve">which is a conditional expectation. </w:t>
        </w:r>
        <w:bookmarkStart w:id="955" w:name="_Hlk163568177"/>
        <w:r>
          <w:rPr>
            <w:rFonts w:ascii="Times New Roman" w:eastAsiaTheme="minorEastAsia" w:hAnsi="Times New Roman" w:cs="Times New Roman"/>
          </w:rPr>
          <w:t xml:space="preserve">Each of the Hermite coefficients </w:t>
        </w:r>
      </w:ins>
      <m:oMath>
        <m:sSubSup>
          <m:sSubSupPr>
            <m:ctrlPr>
              <w:ins w:id="956" w:author="M. Shojaei Arani" w:date="2024-05-30T10:53:00Z">
                <w:rPr>
                  <w:rFonts w:ascii="Cambria Math" w:eastAsiaTheme="minorEastAsia" w:hAnsi="Cambria Math" w:cs="Aharoni"/>
                  <w:i/>
                </w:rPr>
              </w:ins>
            </m:ctrlPr>
          </m:sSubSupPr>
          <m:e>
            <m:r>
              <w:ins w:id="957" w:author="M. Shojaei Arani" w:date="2024-05-30T10:53:00Z">
                <w:rPr>
                  <w:rFonts w:ascii="Cambria Math" w:eastAsiaTheme="minorEastAsia" w:hAnsi="Cambria Math" w:cs="Aharoni"/>
                </w:rPr>
                <m:t>η</m:t>
              </w:ins>
            </m:r>
          </m:e>
          <m:sub>
            <m:r>
              <w:ins w:id="958" w:author="M. Shojaei Arani" w:date="2024-05-30T10:53:00Z">
                <w:rPr>
                  <w:rFonts w:ascii="Cambria Math" w:eastAsiaTheme="minorEastAsia" w:hAnsi="Cambria Math" w:cs="Aharoni"/>
                </w:rPr>
                <m:t>Z</m:t>
              </w:ins>
            </m:r>
          </m:sub>
          <m:sup>
            <m:d>
              <m:dPr>
                <m:ctrlPr>
                  <w:ins w:id="959" w:author="M. Shojaei Arani" w:date="2024-05-30T10:53:00Z">
                    <w:rPr>
                      <w:rFonts w:ascii="Cambria Math" w:eastAsiaTheme="minorEastAsia" w:hAnsi="Cambria Math" w:cs="Aharoni"/>
                      <w:i/>
                    </w:rPr>
                  </w:ins>
                </m:ctrlPr>
              </m:dPr>
              <m:e>
                <m:r>
                  <w:ins w:id="960" w:author="M. Shojaei Arani" w:date="2024-05-30T10:53:00Z">
                    <w:rPr>
                      <w:rFonts w:ascii="Cambria Math" w:eastAsiaTheme="minorEastAsia" w:hAnsi="Cambria Math" w:cs="Aharoni"/>
                    </w:rPr>
                    <m:t>j</m:t>
                  </w:ins>
                </m:r>
              </m:e>
            </m:d>
          </m:sup>
        </m:sSubSup>
        <m:d>
          <m:dPr>
            <m:ctrlPr>
              <w:ins w:id="961" w:author="M. Shojaei Arani" w:date="2024-05-30T10:53:00Z">
                <w:rPr>
                  <w:rFonts w:ascii="Cambria Math" w:eastAsiaTheme="minorEastAsia" w:hAnsi="Cambria Math" w:cs="Aharoni"/>
                  <w:i/>
                </w:rPr>
              </w:ins>
            </m:ctrlPr>
          </m:dPr>
          <m:e>
            <m:sSub>
              <m:sSubPr>
                <m:ctrlPr>
                  <w:ins w:id="962" w:author="M. Shojaei Arani" w:date="2024-05-30T10:53:00Z">
                    <w:rPr>
                      <w:rFonts w:ascii="Cambria Math" w:eastAsiaTheme="minorEastAsia" w:hAnsi="Cambria Math" w:cs="Times New Roman"/>
                      <w:i/>
                    </w:rPr>
                  </w:ins>
                </m:ctrlPr>
              </m:sSubPr>
              <m:e>
                <m:r>
                  <w:ins w:id="963" w:author="M. Shojaei Arani" w:date="2024-05-30T10:53:00Z">
                    <w:rPr>
                      <w:rFonts w:ascii="Cambria Math" w:eastAsiaTheme="minorEastAsia" w:hAnsi="Cambria Math" w:cs="Aharoni"/>
                    </w:rPr>
                    <m:t>∆,</m:t>
                  </w:ins>
                </m:r>
                <m:r>
                  <w:ins w:id="964" w:author="M. Shojaei Arani" w:date="2024-05-30T10:53:00Z">
                    <w:rPr>
                      <w:rFonts w:ascii="Cambria Math" w:eastAsiaTheme="minorEastAsia" w:hAnsi="Cambria Math" w:cs="Times New Roman"/>
                    </w:rPr>
                    <m:t>y</m:t>
                  </w:ins>
                </m:r>
              </m:e>
              <m:sub>
                <m:r>
                  <w:ins w:id="965" w:author="M. Shojaei Arani" w:date="2024-05-30T10:53:00Z">
                    <w:rPr>
                      <w:rFonts w:ascii="Cambria Math" w:eastAsiaTheme="minorEastAsia" w:hAnsi="Cambria Math" w:cs="Times New Roman"/>
                    </w:rPr>
                    <m:t>0</m:t>
                  </w:ins>
                </m:r>
              </m:sub>
            </m:sSub>
            <m:r>
              <w:ins w:id="966" w:author="M. Shojaei Arani" w:date="2024-05-30T10:53:00Z">
                <w:rPr>
                  <w:rFonts w:ascii="Cambria Math" w:eastAsiaTheme="minorEastAsia" w:hAnsi="Cambria Math" w:cs="Times New Roman"/>
                </w:rPr>
                <m:t>;θ</m:t>
              </w:ins>
            </m:r>
          </m:e>
        </m:d>
      </m:oMath>
      <w:ins w:id="967" w:author="M. Shojaei Arani" w:date="2024-05-30T10:53:00Z">
        <w:r>
          <w:rPr>
            <w:rFonts w:ascii="Times New Roman" w:eastAsiaTheme="minorEastAsia" w:hAnsi="Times New Roman" w:cs="Times New Roman"/>
          </w:rPr>
          <w:t xml:space="preserve"> can be approximated using Taylor expansion in </w:t>
        </w:r>
      </w:ins>
      <m:oMath>
        <m:r>
          <w:ins w:id="968" w:author="M. Shojaei Arani" w:date="2024-05-30T10:53:00Z">
            <w:rPr>
              <w:rFonts w:ascii="Cambria Math" w:eastAsiaTheme="minorEastAsia" w:hAnsi="Cambria Math" w:cs="Aharoni"/>
            </w:rPr>
            <m:t>∆</m:t>
          </w:ins>
        </m:r>
      </m:oMath>
      <w:ins w:id="969" w:author="M. Shojaei Arani" w:date="2024-05-30T10:53:00Z">
        <w:r>
          <w:rPr>
            <w:rFonts w:ascii="Times New Roman" w:eastAsiaTheme="minorEastAsia" w:hAnsi="Times New Roman" w:cs="Times New Roman"/>
          </w:rPr>
          <w:t xml:space="preserve"> up to the </w:t>
        </w:r>
      </w:ins>
      <m:oMath>
        <m:sSup>
          <m:sSupPr>
            <m:ctrlPr>
              <w:ins w:id="970" w:author="M. Shojaei Arani" w:date="2024-05-30T10:53:00Z">
                <w:rPr>
                  <w:rFonts w:ascii="Cambria Math" w:eastAsiaTheme="minorEastAsia" w:hAnsi="Cambria Math" w:cs="Times New Roman"/>
                  <w:i/>
                </w:rPr>
              </w:ins>
            </m:ctrlPr>
          </m:sSupPr>
          <m:e>
            <m:r>
              <w:ins w:id="971" w:author="M. Shojaei Arani" w:date="2024-05-30T10:53:00Z">
                <m:rPr>
                  <m:sty m:val="p"/>
                </m:rPr>
                <w:rPr>
                  <w:rFonts w:ascii="Cambria Math" w:eastAsiaTheme="minorEastAsia" w:hAnsi="Cambria Math" w:cs="Times New Roman"/>
                </w:rPr>
                <m:t>K</m:t>
              </w:ins>
            </m:r>
          </m:e>
          <m:sup>
            <m:r>
              <w:ins w:id="972" w:author="M. Shojaei Arani" w:date="2024-05-30T10:53:00Z">
                <m:rPr>
                  <m:sty m:val="p"/>
                </m:rPr>
                <w:rPr>
                  <w:rFonts w:ascii="Cambria Math" w:eastAsiaTheme="minorEastAsia" w:hAnsi="Cambria Math" w:cs="Times New Roman"/>
                </w:rPr>
                <m:t>th</m:t>
              </w:ins>
            </m:r>
          </m:sup>
        </m:sSup>
      </m:oMath>
      <w:ins w:id="973" w:author="M. Shojaei Arani" w:date="2024-05-30T10:53:00Z">
        <w:r>
          <w:rPr>
            <w:rFonts w:ascii="Times New Roman" w:eastAsiaTheme="minorEastAsia" w:hAnsi="Times New Roman" w:cs="Times New Roman"/>
          </w:rPr>
          <w:t xml:space="preserve"> term as bellow </w:t>
        </w:r>
        <w:bookmarkEnd w:id="955"/>
        <w:r>
          <w:rPr>
            <w:rFonts w:ascii="Times New Roman" w:eastAsiaTheme="minorEastAsia" w:hAnsi="Times New Roman" w:cs="Times New Roman"/>
          </w:rPr>
          <w:t xml:space="preserve">(see also formula 4.21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&lt;EndNote&gt;&lt;Cite&gt;&lt;Author&gt;Jeisman&lt;/Author&gt;&lt;Year&gt;2006&lt;/Year&gt;&lt;RecNum&gt;91&lt;/RecNum&gt;&lt;DisplayText&gt;(Jeisman 2006)&lt;/DisplayText&gt;&lt;record&gt;&lt;rec-number&gt;91&lt;/rec-number&gt;&lt;foreign-keys&gt;&lt;key app="EN" db-id="rrzfwdfx4p0wdeezdd5vfe57rp55s5wwxdr9" timestamp="1635673434"&gt;91&lt;/key&gt;&lt;/foreign-keys&gt;&lt;ref-type name="Thesis"&gt;32&lt;/ref-type&gt;&lt;contributors&gt;&lt;authors&gt;&lt;author&gt;Jeisman, Joseph Ian&lt;/author&gt;&lt;/authors&gt;&lt;/contributors&gt;&lt;titles&gt;&lt;title&gt;Estimation of the parameters of stochastic differential equations&lt;/title&gt;&lt;/titles&gt;&lt;dates&gt;&lt;year&gt;2006&lt;/year&gt;&lt;/dates&gt;&lt;publisher&gt;Queensland University of Technology&lt;/publisher&gt;&lt;urls&gt;&lt;/urls&gt;&lt;/record&gt;&lt;/Cite&gt;&lt;/EndNote&gt;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(Jeisman 2006)</w:t>
        </w:r>
        <w:r>
          <w:rPr>
            <w:rFonts w:ascii="Times New Roman" w:eastAsiaTheme="minorEastAsia" w:hAnsi="Times New Roman" w:cs="Times New Roman"/>
          </w:rPr>
          <w:fldChar w:fldCharType="end"/>
        </w:r>
        <w:r>
          <w:rPr>
            <w:rFonts w:ascii="Times New Roman" w:eastAsiaTheme="minorEastAsia" w:hAnsi="Times New Roman" w:cs="Times New Roman"/>
          </w:rPr>
          <w:t xml:space="preserve">)   </w:t>
        </w:r>
      </w:ins>
    </w:p>
    <w:tbl>
      <w:tblPr>
        <w:tblStyle w:val="TableGrid"/>
        <w:tblpPr w:leftFromText="141" w:rightFromText="141" w:vertAnchor="text" w:tblpY="1"/>
        <w:tblOverlap w:val="never"/>
        <w:tblW w:w="9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0"/>
        <w:gridCol w:w="669"/>
      </w:tblGrid>
      <w:tr w:rsidR="00907C1A" w:rsidRPr="00FF5954" w14:paraId="7887B89D" w14:textId="77777777" w:rsidTr="008313A9">
        <w:trPr>
          <w:trHeight w:val="231"/>
          <w:ins w:id="974" w:author="M. Shojaei Arani" w:date="2024-05-30T10:53:00Z"/>
        </w:trPr>
        <w:tc>
          <w:tcPr>
            <w:tcW w:w="8440" w:type="dxa"/>
            <w:vAlign w:val="center"/>
          </w:tcPr>
          <w:p w14:paraId="55FD76BE" w14:textId="77777777" w:rsidR="00907C1A" w:rsidRPr="00907C1A" w:rsidRDefault="00907C1A" w:rsidP="008313A9">
            <w:pPr>
              <w:spacing w:line="360" w:lineRule="auto"/>
              <w:jc w:val="center"/>
              <w:rPr>
                <w:ins w:id="975" w:author="M. Shojaei Arani" w:date="2024-05-30T10:53:00Z"/>
                <w:rFonts w:ascii="Times New Roman" w:hAnsi="Times New Roman" w:cs="Times New Roman"/>
                <w:lang w:val="en-US"/>
                <w:rPrChange w:id="976" w:author="M. Shojaei Arani" w:date="2024-05-30T10:53:00Z">
                  <w:rPr>
                    <w:ins w:id="977" w:author="M. Shojaei Arani" w:date="2024-05-30T10:53:00Z"/>
                    <w:rFonts w:ascii="Times New Roman" w:hAnsi="Times New Roman" w:cs="Times New Roman"/>
                  </w:rPr>
                </w:rPrChange>
              </w:rPr>
            </w:pPr>
            <w:ins w:id="978" w:author="M. Shojaei Arani" w:date="2024-05-30T10:53:00Z">
              <w:r w:rsidRPr="00907C1A">
                <w:rPr>
                  <w:rFonts w:ascii="Times New Roman" w:hAnsi="Times New Roman" w:cs="Times New Roman"/>
                  <w:lang w:val="en-US"/>
                  <w:rPrChange w:id="979" w:author="M. Shojaei Arani" w:date="2024-05-30T10:53:00Z">
                    <w:rPr>
                      <w:rFonts w:ascii="Times New Roman" w:hAnsi="Times New Roman" w:cs="Times New Roman"/>
                    </w:rPr>
                  </w:rPrChange>
                </w:rPr>
                <w:t xml:space="preserve">          </w:t>
              </w:r>
            </w:ins>
            <m:oMath>
              <m:sSubSup>
                <m:sSubSupPr>
                  <m:ctrlPr>
                    <w:ins w:id="980" w:author="M. Shojaei Arani" w:date="2024-05-30T10:53:00Z">
                      <w:rPr>
                        <w:rFonts w:ascii="Cambria Math" w:hAnsi="Cambria Math" w:cs="Aharoni"/>
                        <w:i/>
                      </w:rPr>
                    </w:ins>
                  </m:ctrlPr>
                </m:sSubSupPr>
                <m:e>
                  <m:r>
                    <w:ins w:id="981" w:author="M. Shojaei Arani" w:date="2024-05-30T10:53:00Z">
                      <w:rPr>
                        <w:rFonts w:ascii="Cambria Math" w:hAnsi="Cambria Math" w:cs="Aharoni"/>
                      </w:rPr>
                      <m:t>η</m:t>
                    </w:ins>
                  </m:r>
                </m:e>
                <m:sub>
                  <m:r>
                    <w:ins w:id="982" w:author="M. Shojaei Arani" w:date="2024-05-30T10:53:00Z">
                      <w:rPr>
                        <w:rFonts w:ascii="Cambria Math" w:hAnsi="Cambria Math" w:cs="Aharoni"/>
                      </w:rPr>
                      <m:t>Z</m:t>
                    </w:ins>
                  </m:r>
                </m:sub>
                <m:sup>
                  <m:d>
                    <m:dPr>
                      <m:ctrlPr>
                        <w:ins w:id="983" w:author="M. Shojaei Arani" w:date="2024-05-30T10:53:00Z">
                          <w:rPr>
                            <w:rFonts w:ascii="Cambria Math" w:hAnsi="Cambria Math" w:cs="Aharoni"/>
                            <w:i/>
                          </w:rPr>
                        </w:ins>
                      </m:ctrlPr>
                    </m:dPr>
                    <m:e>
                      <m:r>
                        <w:ins w:id="984" w:author="M. Shojaei Arani" w:date="2024-05-30T10:53:00Z">
                          <w:rPr>
                            <w:rFonts w:ascii="Cambria Math" w:hAnsi="Cambria Math" w:cs="Aharoni"/>
                          </w:rPr>
                          <m:t>j</m:t>
                        </w:ins>
                      </m:r>
                    </m:e>
                  </m:d>
                </m:sup>
              </m:sSubSup>
              <m:d>
                <m:dPr>
                  <m:ctrlPr>
                    <w:ins w:id="985" w:author="M. Shojaei Arani" w:date="2024-05-30T10:53:00Z">
                      <w:rPr>
                        <w:rFonts w:ascii="Cambria Math" w:hAnsi="Cambria Math" w:cs="Aharoni"/>
                        <w:i/>
                      </w:rPr>
                    </w:ins>
                  </m:ctrlPr>
                </m:dPr>
                <m:e>
                  <m:sSub>
                    <m:sSubPr>
                      <m:ctrlPr>
                        <w:ins w:id="986" w:author="M. Shojaei Arani" w:date="2024-05-30T10:53:00Z">
                          <w:rPr>
                            <w:rFonts w:ascii="Cambria Math" w:hAnsi="Cambria Math" w:cs="Times New Roman"/>
                            <w:i/>
                          </w:rPr>
                        </w:ins>
                      </m:ctrlPr>
                    </m:sSubPr>
                    <m:e>
                      <m:r>
                        <w:ins w:id="987" w:author="M. Shojaei Arani" w:date="2024-05-30T10:53:00Z">
                          <w:rPr>
                            <w:rFonts w:ascii="Cambria Math" w:hAnsi="Cambria Math" w:cs="Aharoni"/>
                            <w:lang w:val="en-US"/>
                            <w:rPrChange w:id="988" w:author="M. Shojaei Arani" w:date="2024-05-30T10:53:00Z">
                              <w:rPr>
                                <w:rFonts w:ascii="Cambria Math" w:hAnsi="Cambria Math" w:cs="Aharoni"/>
                              </w:rPr>
                            </w:rPrChange>
                          </w:rPr>
                          <m:t>∆,</m:t>
                        </w:ins>
                      </m:r>
                      <m:r>
                        <w:ins w:id="989" w:author="M. Shojaei Arani" w:date="2024-05-30T10:53:00Z">
                          <w:rPr>
                            <w:rFonts w:ascii="Cambria Math" w:hAnsi="Cambria Math" w:cs="Times New Roman"/>
                          </w:rPr>
                          <m:t>y</m:t>
                        </w:ins>
                      </m:r>
                    </m:e>
                    <m:sub>
                      <m:r>
                        <w:ins w:id="990" w:author="M. Shojaei Arani" w:date="2024-05-30T10:53:00Z">
                          <w:rPr>
                            <w:rFonts w:ascii="Cambria Math" w:hAnsi="Cambria Math" w:cs="Times New Roman"/>
                            <w:lang w:val="en-US"/>
                            <w:rPrChange w:id="991" w:author="M. Shojaei Arani" w:date="2024-05-30T10:53:00Z">
                              <w:rPr>
                                <w:rFonts w:ascii="Cambria Math" w:hAnsi="Cambria Math" w:cs="Times New Roman"/>
                              </w:rPr>
                            </w:rPrChange>
                          </w:rPr>
                          <m:t>0</m:t>
                        </w:ins>
                      </m:r>
                    </m:sub>
                  </m:sSub>
                  <m:r>
                    <w:ins w:id="992" w:author="M. Shojaei Arani" w:date="2024-05-30T10:53:00Z">
                      <w:rPr>
                        <w:rFonts w:ascii="Cambria Math" w:hAnsi="Cambria Math" w:cs="Times New Roman"/>
                        <w:lang w:val="en-US"/>
                        <w:rPrChange w:id="993" w:author="M. Shojaei Arani" w:date="2024-05-30T10:53:00Z">
                          <w:rPr>
                            <w:rFonts w:ascii="Cambria Math" w:hAnsi="Cambria Math" w:cs="Times New Roman"/>
                          </w:rPr>
                        </w:rPrChange>
                      </w:rPr>
                      <m:t>;</m:t>
                    </w:ins>
                  </m:r>
                  <m:r>
                    <w:ins w:id="994" w:author="M. Shojaei Arani" w:date="2024-05-30T10:53:00Z">
                      <w:rPr>
                        <w:rFonts w:ascii="Cambria Math" w:hAnsi="Cambria Math" w:cs="Times New Roman"/>
                      </w:rPr>
                      <m:t>θ</m:t>
                    </w:ins>
                  </m:r>
                </m:e>
              </m:d>
              <m:r>
                <w:ins w:id="995" w:author="M. Shojaei Arani" w:date="2024-05-30T10:53:00Z">
                  <m:rPr>
                    <m:sty m:val="p"/>
                  </m:rPr>
                  <w:rPr>
                    <w:rFonts w:ascii="Cambria Math" w:hAnsi="Cambria Math" w:cs="Times New Roman"/>
                    <w:lang w:val="en-US"/>
                    <w:rPrChange w:id="996" w:author="M. Shojaei Arani" w:date="2024-05-30T10:53:00Z">
                      <w:rPr>
                        <w:rFonts w:ascii="Cambria Math" w:hAnsi="Cambria Math" w:cs="Times New Roman"/>
                      </w:rPr>
                    </w:rPrChange>
                  </w:rPr>
                  <m:t xml:space="preserve"> ~</m:t>
                </w:ins>
              </m:r>
              <m:sSubSup>
                <m:sSubSupPr>
                  <m:ctrlPr>
                    <w:ins w:id="997" w:author="M. Shojaei Arani" w:date="2024-05-30T10:53:00Z">
                      <w:rPr>
                        <w:rFonts w:ascii="Cambria Math" w:hAnsi="Cambria Math" w:cs="Aharoni"/>
                        <w:i/>
                      </w:rPr>
                    </w:ins>
                  </m:ctrlPr>
                </m:sSubSupPr>
                <m:e>
                  <m:r>
                    <w:ins w:id="998" w:author="M. Shojaei Arani" w:date="2024-05-30T10:53:00Z">
                      <w:rPr>
                        <w:rFonts w:ascii="Cambria Math" w:hAnsi="Cambria Math" w:cs="Aharoni"/>
                      </w:rPr>
                      <m:t>η</m:t>
                    </w:ins>
                  </m:r>
                </m:e>
                <m:sub>
                  <m:r>
                    <w:ins w:id="999" w:author="M. Shojaei Arani" w:date="2024-05-30T10:53:00Z">
                      <w:rPr>
                        <w:rFonts w:ascii="Cambria Math" w:hAnsi="Cambria Math" w:cs="Aharoni"/>
                      </w:rPr>
                      <m:t>Z</m:t>
                    </w:ins>
                  </m:r>
                </m:sub>
                <m:sup>
                  <m:d>
                    <m:dPr>
                      <m:ctrlPr>
                        <w:ins w:id="1000" w:author="M. Shojaei Arani" w:date="2024-05-30T10:53:00Z">
                          <w:rPr>
                            <w:rFonts w:ascii="Cambria Math" w:hAnsi="Cambria Math" w:cs="Aharoni"/>
                            <w:i/>
                          </w:rPr>
                        </w:ins>
                      </m:ctrlPr>
                    </m:dPr>
                    <m:e>
                      <m:r>
                        <w:ins w:id="1001" w:author="M. Shojaei Arani" w:date="2024-05-30T10:53:00Z">
                          <w:rPr>
                            <w:rFonts w:ascii="Cambria Math" w:hAnsi="Cambria Math" w:cs="Aharoni"/>
                          </w:rPr>
                          <m:t>j</m:t>
                        </w:ins>
                      </m:r>
                      <m:r>
                        <w:ins w:id="1002" w:author="M. Shojaei Arani" w:date="2024-05-30T10:53:00Z">
                          <w:rPr>
                            <w:rFonts w:ascii="Cambria Math" w:hAnsi="Cambria Math" w:cs="Aharoni"/>
                            <w:lang w:val="en-US"/>
                            <w:rPrChange w:id="1003" w:author="M. Shojaei Arani" w:date="2024-05-30T10:53:00Z">
                              <w:rPr>
                                <w:rFonts w:ascii="Cambria Math" w:hAnsi="Cambria Math" w:cs="Aharoni"/>
                              </w:rPr>
                            </w:rPrChange>
                          </w:rPr>
                          <m:t>,</m:t>
                        </w:ins>
                      </m:r>
                      <m:r>
                        <w:ins w:id="1004" w:author="M. Shojaei Arani" w:date="2024-05-30T10:53:00Z">
                          <w:rPr>
                            <w:rFonts w:ascii="Cambria Math" w:hAnsi="Cambria Math" w:cs="Aharoni"/>
                          </w:rPr>
                          <m:t>K</m:t>
                        </w:ins>
                      </m:r>
                    </m:e>
                  </m:d>
                </m:sup>
              </m:sSubSup>
              <m:d>
                <m:dPr>
                  <m:ctrlPr>
                    <w:ins w:id="1005" w:author="M. Shojaei Arani" w:date="2024-05-30T10:53:00Z">
                      <w:rPr>
                        <w:rFonts w:ascii="Cambria Math" w:hAnsi="Cambria Math" w:cs="Aharoni"/>
                        <w:i/>
                      </w:rPr>
                    </w:ins>
                  </m:ctrlPr>
                </m:dPr>
                <m:e>
                  <m:sSub>
                    <m:sSubPr>
                      <m:ctrlPr>
                        <w:ins w:id="1006" w:author="M. Shojaei Arani" w:date="2024-05-30T10:53:00Z">
                          <w:rPr>
                            <w:rFonts w:ascii="Cambria Math" w:hAnsi="Cambria Math" w:cs="Times New Roman"/>
                            <w:i/>
                          </w:rPr>
                        </w:ins>
                      </m:ctrlPr>
                    </m:sSubPr>
                    <m:e>
                      <m:r>
                        <w:ins w:id="1007" w:author="M. Shojaei Arani" w:date="2024-05-30T10:53:00Z">
                          <w:rPr>
                            <w:rFonts w:ascii="Cambria Math" w:hAnsi="Cambria Math" w:cs="Aharoni"/>
                            <w:lang w:val="en-US"/>
                            <w:rPrChange w:id="1008" w:author="M. Shojaei Arani" w:date="2024-05-30T10:53:00Z">
                              <w:rPr>
                                <w:rFonts w:ascii="Cambria Math" w:hAnsi="Cambria Math" w:cs="Aharoni"/>
                              </w:rPr>
                            </w:rPrChange>
                          </w:rPr>
                          <m:t>∆,</m:t>
                        </w:ins>
                      </m:r>
                      <m:r>
                        <w:ins w:id="1009" w:author="M. Shojaei Arani" w:date="2024-05-30T10:53:00Z">
                          <w:rPr>
                            <w:rFonts w:ascii="Cambria Math" w:hAnsi="Cambria Math" w:cs="Times New Roman"/>
                          </w:rPr>
                          <m:t>y</m:t>
                        </w:ins>
                      </m:r>
                    </m:e>
                    <m:sub>
                      <m:r>
                        <w:ins w:id="1010" w:author="M. Shojaei Arani" w:date="2024-05-30T10:53:00Z">
                          <w:rPr>
                            <w:rFonts w:ascii="Cambria Math" w:hAnsi="Cambria Math" w:cs="Times New Roman"/>
                            <w:lang w:val="en-US"/>
                            <w:rPrChange w:id="1011" w:author="M. Shojaei Arani" w:date="2024-05-30T10:53:00Z">
                              <w:rPr>
                                <w:rFonts w:ascii="Cambria Math" w:hAnsi="Cambria Math" w:cs="Times New Roman"/>
                              </w:rPr>
                            </w:rPrChange>
                          </w:rPr>
                          <m:t>0</m:t>
                        </w:ins>
                      </m:r>
                    </m:sub>
                  </m:sSub>
                  <m:r>
                    <w:ins w:id="1012" w:author="M. Shojaei Arani" w:date="2024-05-30T10:53:00Z">
                      <w:rPr>
                        <w:rFonts w:ascii="Cambria Math" w:hAnsi="Cambria Math" w:cs="Times New Roman"/>
                        <w:lang w:val="en-US"/>
                        <w:rPrChange w:id="1013" w:author="M. Shojaei Arani" w:date="2024-05-30T10:53:00Z">
                          <w:rPr>
                            <w:rFonts w:ascii="Cambria Math" w:hAnsi="Cambria Math" w:cs="Times New Roman"/>
                          </w:rPr>
                        </w:rPrChange>
                      </w:rPr>
                      <m:t>;</m:t>
                    </w:ins>
                  </m:r>
                  <m:r>
                    <w:ins w:id="1014" w:author="M. Shojaei Arani" w:date="2024-05-30T10:53:00Z">
                      <w:rPr>
                        <w:rFonts w:ascii="Cambria Math" w:hAnsi="Cambria Math" w:cs="Times New Roman"/>
                      </w:rPr>
                      <m:t>θ</m:t>
                    </w:ins>
                  </m:r>
                </m:e>
              </m:d>
              <m:r>
                <w:ins w:id="1015" w:author="M. Shojaei Arani" w:date="2024-05-30T10:53:00Z">
                  <w:rPr>
                    <w:rFonts w:ascii="Cambria Math" w:hAnsi="Cambria Math" w:cs="Aharoni"/>
                    <w:lang w:val="en-US"/>
                    <w:rPrChange w:id="1016" w:author="M. Shojaei Arani" w:date="2024-05-30T10:53:00Z">
                      <w:rPr>
                        <w:rFonts w:ascii="Cambria Math" w:hAnsi="Cambria Math" w:cs="Aharoni"/>
                      </w:rPr>
                    </w:rPrChange>
                  </w:rPr>
                  <m:t>=</m:t>
                </w:ins>
              </m:r>
              <m:f>
                <m:fPr>
                  <m:ctrlPr>
                    <w:ins w:id="1017" w:author="M. Shojaei Arani" w:date="2024-05-30T10:53:00Z">
                      <w:rPr>
                        <w:rFonts w:ascii="Cambria Math" w:hAnsi="Cambria Math" w:cs="Aharoni"/>
                        <w:i/>
                      </w:rPr>
                    </w:ins>
                  </m:ctrlPr>
                </m:fPr>
                <m:num>
                  <m:r>
                    <w:ins w:id="1018" w:author="M. Shojaei Arani" w:date="2024-05-30T10:53:00Z">
                      <w:rPr>
                        <w:rFonts w:ascii="Cambria Math" w:hAnsi="Cambria Math" w:cs="Aharoni"/>
                        <w:lang w:val="en-US"/>
                        <w:rPrChange w:id="1019" w:author="M. Shojaei Arani" w:date="2024-05-30T10:53:00Z">
                          <w:rPr>
                            <w:rFonts w:ascii="Cambria Math" w:hAnsi="Cambria Math" w:cs="Aharoni"/>
                          </w:rPr>
                        </w:rPrChange>
                      </w:rPr>
                      <m:t>1</m:t>
                    </w:ins>
                  </m:r>
                </m:num>
                <m:den>
                  <m:r>
                    <w:ins w:id="1020" w:author="M. Shojaei Arani" w:date="2024-05-30T10:53:00Z">
                      <w:rPr>
                        <w:rFonts w:ascii="Cambria Math" w:hAnsi="Cambria Math" w:cs="Aharoni"/>
                      </w:rPr>
                      <m:t>j</m:t>
                    </w:ins>
                  </m:r>
                  <m:r>
                    <w:ins w:id="1021" w:author="M. Shojaei Arani" w:date="2024-05-30T10:53:00Z">
                      <w:rPr>
                        <w:rFonts w:ascii="Cambria Math" w:hAnsi="Cambria Math" w:cs="Aharoni"/>
                        <w:lang w:val="en-US"/>
                        <w:rPrChange w:id="1022" w:author="M. Shojaei Arani" w:date="2024-05-30T10:53:00Z">
                          <w:rPr>
                            <w:rFonts w:ascii="Cambria Math" w:hAnsi="Cambria Math" w:cs="Aharoni"/>
                          </w:rPr>
                        </w:rPrChange>
                      </w:rPr>
                      <m:t>!</m:t>
                    </w:ins>
                  </m:r>
                </m:den>
              </m:f>
              <m:nary>
                <m:naryPr>
                  <m:chr m:val="∑"/>
                  <m:limLoc m:val="undOvr"/>
                  <m:ctrlPr>
                    <w:ins w:id="1023" w:author="M. Shojaei Arani" w:date="2024-05-30T10:53:00Z">
                      <w:rPr>
                        <w:rFonts w:ascii="Cambria Math" w:hAnsi="Cambria Math" w:cs="Aharoni"/>
                        <w:i/>
                      </w:rPr>
                    </w:ins>
                  </m:ctrlPr>
                </m:naryPr>
                <m:sub>
                  <m:r>
                    <w:ins w:id="1024" w:author="M. Shojaei Arani" w:date="2024-05-30T10:53:00Z">
                      <w:rPr>
                        <w:rFonts w:ascii="Cambria Math" w:hAnsi="Cambria Math" w:cs="Aharoni"/>
                      </w:rPr>
                      <m:t>k</m:t>
                    </w:ins>
                  </m:r>
                  <m:r>
                    <w:ins w:id="1025" w:author="M. Shojaei Arani" w:date="2024-05-30T10:53:00Z">
                      <w:rPr>
                        <w:rFonts w:ascii="Cambria Math" w:hAnsi="Cambria Math" w:cs="Aharoni"/>
                        <w:lang w:val="en-US"/>
                        <w:rPrChange w:id="1026" w:author="M. Shojaei Arani" w:date="2024-05-30T10:53:00Z">
                          <w:rPr>
                            <w:rFonts w:ascii="Cambria Math" w:hAnsi="Cambria Math" w:cs="Aharoni"/>
                          </w:rPr>
                        </w:rPrChange>
                      </w:rPr>
                      <m:t>=0</m:t>
                    </w:ins>
                  </m:r>
                </m:sub>
                <m:sup>
                  <m:r>
                    <w:ins w:id="1027" w:author="M. Shojaei Arani" w:date="2024-05-30T10:53:00Z">
                      <m:rPr>
                        <m:sty m:val="p"/>
                      </m:rPr>
                      <w:rPr>
                        <w:rFonts w:ascii="Cambria Math" w:hAnsi="Cambria Math" w:cs="Aharoni"/>
                        <w:lang w:val="en-US"/>
                        <w:rPrChange w:id="1028" w:author="M. Shojaei Arani" w:date="2024-05-30T10:53:00Z">
                          <w:rPr>
                            <w:rFonts w:ascii="Cambria Math" w:hAnsi="Cambria Math" w:cs="Aharoni"/>
                          </w:rPr>
                        </w:rPrChange>
                      </w:rPr>
                      <m:t>K</m:t>
                    </w:ins>
                  </m:r>
                </m:sup>
                <m:e>
                  <m:func>
                    <m:funcPr>
                      <m:ctrlPr>
                        <w:ins w:id="1029" w:author="M. Shojaei Arani" w:date="2024-05-30T10:53:00Z">
                          <w:rPr>
                            <w:rFonts w:ascii="Cambria Math" w:hAnsi="Cambria Math" w:cs="Aharoni"/>
                            <w:i/>
                          </w:rPr>
                        </w:ins>
                      </m:ctrlPr>
                    </m:funcPr>
                    <m:fName>
                      <m:limLow>
                        <m:limLowPr>
                          <m:ctrlPr>
                            <w:ins w:id="1030" w:author="M. Shojaei Arani" w:date="2024-05-30T10:53:00Z">
                              <w:rPr>
                                <w:rFonts w:ascii="Cambria Math" w:hAnsi="Cambria Math" w:cs="Aharoni"/>
                                <w:i/>
                              </w:rPr>
                            </w:ins>
                          </m:ctrlPr>
                        </m:limLowPr>
                        <m:e>
                          <m:r>
                            <w:ins w:id="1031" w:author="M. Shojaei Arani" w:date="2024-05-30T10:53:00Z">
                              <m:rPr>
                                <m:sty m:val="p"/>
                              </m:rPr>
                              <w:rPr>
                                <w:rFonts w:ascii="Cambria Math" w:hAnsi="Cambria Math" w:cs="Aharoni"/>
                                <w:lang w:val="en-US"/>
                                <w:rPrChange w:id="1032" w:author="M. Shojaei Arani" w:date="2024-05-30T10:53:00Z">
                                  <w:rPr>
                                    <w:rFonts w:ascii="Cambria Math" w:hAnsi="Cambria Math" w:cs="Aharoni"/>
                                  </w:rPr>
                                </w:rPrChange>
                              </w:rPr>
                              <m:t>lim</m:t>
                            </w:ins>
                          </m:r>
                        </m:e>
                        <m:lim>
                          <m:r>
                            <w:ins w:id="1033" w:author="M. Shojaei Arani" w:date="2024-05-30T10:53:00Z">
                              <w:rPr>
                                <w:rFonts w:ascii="Cambria Math" w:hAnsi="Cambria Math" w:cs="Aharoni"/>
                              </w:rPr>
                              <m:t>y</m:t>
                            </w:ins>
                          </m:r>
                          <m:r>
                            <w:ins w:id="1034" w:author="M. Shojaei Arani" w:date="2024-05-30T10:53:00Z">
                              <w:rPr>
                                <w:rFonts w:ascii="Cambria Math" w:hAnsi="Cambria Math" w:cs="Aharoni"/>
                                <w:lang w:val="en-US"/>
                                <w:rPrChange w:id="1035" w:author="M. Shojaei Arani" w:date="2024-05-30T10:53:00Z">
                                  <w:rPr>
                                    <w:rFonts w:ascii="Cambria Math" w:hAnsi="Cambria Math" w:cs="Aharoni"/>
                                  </w:rPr>
                                </w:rPrChange>
                              </w:rPr>
                              <m:t>→</m:t>
                            </w:ins>
                          </m:r>
                          <m:sSub>
                            <m:sSubPr>
                              <m:ctrlPr>
                                <w:ins w:id="1036" w:author="M. Shojaei Arani" w:date="2024-05-30T10:53:00Z">
                                  <w:rPr>
                                    <w:rFonts w:ascii="Cambria Math" w:hAnsi="Cambria Math" w:cs="Aharoni"/>
                                    <w:i/>
                                  </w:rPr>
                                </w:ins>
                              </m:ctrlPr>
                            </m:sSubPr>
                            <m:e>
                              <m:r>
                                <w:ins w:id="1037" w:author="M. Shojaei Arani" w:date="2024-05-30T10:53:00Z">
                                  <w:rPr>
                                    <w:rFonts w:ascii="Cambria Math" w:hAnsi="Cambria Math" w:cs="Aharoni"/>
                                  </w:rPr>
                                  <m:t>y</m:t>
                                </w:ins>
                              </m:r>
                            </m:e>
                            <m:sub>
                              <m:r>
                                <w:ins w:id="1038" w:author="M. Shojaei Arani" w:date="2024-05-30T10:53:00Z">
                                  <w:rPr>
                                    <w:rFonts w:ascii="Cambria Math" w:hAnsi="Cambria Math" w:cs="Aharoni"/>
                                    <w:lang w:val="en-US"/>
                                    <w:rPrChange w:id="1039" w:author="M. Shojaei Arani" w:date="2024-05-30T10:53:00Z">
                                      <w:rPr>
                                        <w:rFonts w:ascii="Cambria Math" w:hAnsi="Cambria Math" w:cs="Aharoni"/>
                                      </w:rPr>
                                    </w:rPrChange>
                                  </w:rPr>
                                  <m:t>0</m:t>
                                </w:ins>
                              </m:r>
                            </m:sub>
                          </m:sSub>
                        </m:lim>
                      </m:limLow>
                    </m:fName>
                    <m:e>
                      <m:sSubSup>
                        <m:sSubSupPr>
                          <m:ctrlPr>
                            <w:ins w:id="1040" w:author="M. Shojaei Arani" w:date="2024-05-30T10:53:00Z">
                              <w:rPr>
                                <w:rFonts w:ascii="Cambria Math" w:hAnsi="Cambria Math" w:cs="Aharoni"/>
                                <w:i/>
                              </w:rPr>
                            </w:ins>
                          </m:ctrlPr>
                        </m:sSubSupPr>
                        <m:e>
                          <m:r>
                            <w:ins w:id="1041" w:author="M. Shojaei Arani" w:date="2024-05-30T10:53:00Z">
                              <m:rPr>
                                <m:scr m:val="script"/>
                              </m:rPr>
                              <w:rPr>
                                <w:rFonts w:ascii="Cambria Math" w:hAnsi="Cambria Math" w:cs="Aharoni"/>
                              </w:rPr>
                              <m:t>A</m:t>
                            </w:ins>
                          </m:r>
                        </m:e>
                        <m:sub>
                          <m:r>
                            <w:ins w:id="1042" w:author="M. Shojaei Arani" w:date="2024-05-30T10:53:00Z">
                              <w:rPr>
                                <w:rFonts w:ascii="Cambria Math" w:hAnsi="Cambria Math" w:cs="Times New Roman"/>
                              </w:rPr>
                              <m:t>θ</m:t>
                            </w:ins>
                          </m:r>
                        </m:sub>
                        <m:sup>
                          <m:r>
                            <w:ins w:id="1043" w:author="M. Shojaei Arani" w:date="2024-05-30T10:53:00Z">
                              <w:rPr>
                                <w:rFonts w:ascii="Cambria Math" w:hAnsi="Cambria Math" w:cs="Aharoni"/>
                              </w:rPr>
                              <m:t>k</m:t>
                            </w:ins>
                          </m:r>
                        </m:sup>
                      </m:sSubSup>
                      <m:d>
                        <m:dPr>
                          <m:ctrlPr>
                            <w:ins w:id="1044" w:author="M. Shojaei Arani" w:date="2024-05-30T10:53:00Z">
                              <w:rPr>
                                <w:rFonts w:ascii="Cambria Math" w:hAnsi="Cambria Math" w:cs="Aharoni"/>
                                <w:i/>
                              </w:rPr>
                            </w:ins>
                          </m:ctrlPr>
                        </m:dPr>
                        <m:e>
                          <m:sSub>
                            <m:sSubPr>
                              <m:ctrlPr>
                                <w:ins w:id="1045" w:author="M. Shojaei Arani" w:date="2024-05-30T10:53:00Z">
                                  <w:rPr>
                                    <w:rFonts w:ascii="Cambria Math" w:hAnsi="Cambria Math" w:cs="Aharoni"/>
                                    <w:i/>
                                  </w:rPr>
                                </w:ins>
                              </m:ctrlPr>
                            </m:sSubPr>
                            <m:e>
                              <m:r>
                                <w:ins w:id="1046" w:author="M. Shojaei Arani" w:date="2024-05-30T10:53:00Z">
                                  <w:rPr>
                                    <w:rFonts w:ascii="Cambria Math" w:hAnsi="Cambria Math" w:cs="Aharoni"/>
                                  </w:rPr>
                                  <m:t>H</m:t>
                                </w:ins>
                              </m:r>
                            </m:e>
                            <m:sub>
                              <m:r>
                                <w:ins w:id="1047" w:author="M. Shojaei Arani" w:date="2024-05-30T10:53:00Z">
                                  <w:rPr>
                                    <w:rFonts w:ascii="Cambria Math" w:hAnsi="Cambria Math" w:cs="Aharoni"/>
                                  </w:rPr>
                                  <m:t>j</m:t>
                                </w:ins>
                              </m:r>
                            </m:sub>
                          </m:sSub>
                          <m:r>
                            <w:ins w:id="1048" w:author="M. Shojaei Arani" w:date="2024-05-30T10:53:00Z">
                              <w:rPr>
                                <w:rFonts w:ascii="Cambria Math" w:hAnsi="Cambria Math" w:cs="Aharoni"/>
                                <w:lang w:val="en-US"/>
                                <w:rPrChange w:id="1049" w:author="M. Shojaei Arani" w:date="2024-05-30T10:53:00Z">
                                  <w:rPr>
                                    <w:rFonts w:ascii="Cambria Math" w:hAnsi="Cambria Math" w:cs="Aharoni"/>
                                  </w:rPr>
                                </w:rPrChange>
                              </w:rPr>
                              <m:t>(</m:t>
                            </w:ins>
                          </m:r>
                          <m:r>
                            <w:ins w:id="1050" w:author="M. Shojaei Arani" w:date="2024-05-30T10:53:00Z">
                              <w:rPr>
                                <w:rFonts w:ascii="Cambria Math" w:hAnsi="Cambria Math" w:cs="Aharoni"/>
                              </w:rPr>
                              <m:t>z</m:t>
                            </w:ins>
                          </m:r>
                          <m:r>
                            <w:ins w:id="1051" w:author="M. Shojaei Arani" w:date="2024-05-30T10:53:00Z">
                              <w:rPr>
                                <w:rFonts w:ascii="Cambria Math" w:hAnsi="Cambria Math" w:cs="Aharoni"/>
                                <w:lang w:val="en-US"/>
                                <w:rPrChange w:id="1052" w:author="M. Shojaei Arani" w:date="2024-05-30T10:53:00Z">
                                  <w:rPr>
                                    <w:rFonts w:ascii="Cambria Math" w:hAnsi="Cambria Math" w:cs="Aharoni"/>
                                  </w:rPr>
                                </w:rPrChange>
                              </w:rPr>
                              <m:t>)</m:t>
                            </w:ins>
                          </m:r>
                        </m:e>
                      </m:d>
                    </m:e>
                  </m:func>
                </m:e>
              </m:nary>
              <m:f>
                <m:fPr>
                  <m:ctrlPr>
                    <w:ins w:id="1053" w:author="M. Shojaei Arani" w:date="2024-05-30T10:53:00Z">
                      <w:rPr>
                        <w:rFonts w:ascii="Cambria Math" w:hAnsi="Cambria Math" w:cs="Aharoni"/>
                        <w:i/>
                      </w:rPr>
                    </w:ins>
                  </m:ctrlPr>
                </m:fPr>
                <m:num>
                  <m:sSup>
                    <m:sSupPr>
                      <m:ctrlPr>
                        <w:ins w:id="1054" w:author="M. Shojaei Arani" w:date="2024-05-30T10:53:00Z">
                          <w:rPr>
                            <w:rFonts w:ascii="Cambria Math" w:hAnsi="Cambria Math" w:cs="Aharoni"/>
                            <w:i/>
                          </w:rPr>
                        </w:ins>
                      </m:ctrlPr>
                    </m:sSupPr>
                    <m:e>
                      <m:r>
                        <w:ins w:id="1055" w:author="M. Shojaei Arani" w:date="2024-05-30T10:53:00Z">
                          <w:rPr>
                            <w:rFonts w:ascii="Cambria Math" w:hAnsi="Cambria Math" w:cs="Aharoni"/>
                            <w:lang w:val="en-US"/>
                            <w:rPrChange w:id="1056" w:author="M. Shojaei Arani" w:date="2024-05-30T10:53:00Z">
                              <w:rPr>
                                <w:rFonts w:ascii="Cambria Math" w:hAnsi="Cambria Math" w:cs="Aharoni"/>
                              </w:rPr>
                            </w:rPrChange>
                          </w:rPr>
                          <m:t>∆</m:t>
                        </w:ins>
                      </m:r>
                    </m:e>
                    <m:sup>
                      <m:r>
                        <w:ins w:id="1057" w:author="M. Shojaei Arani" w:date="2024-05-30T10:53:00Z">
                          <w:rPr>
                            <w:rFonts w:ascii="Cambria Math" w:hAnsi="Cambria Math" w:cs="Aharoni"/>
                          </w:rPr>
                          <m:t>k</m:t>
                        </w:ins>
                      </m:r>
                    </m:sup>
                  </m:sSup>
                </m:num>
                <m:den>
                  <m:r>
                    <w:ins w:id="1058" w:author="M. Shojaei Arani" w:date="2024-05-30T10:53:00Z">
                      <w:rPr>
                        <w:rFonts w:ascii="Cambria Math" w:hAnsi="Cambria Math" w:cs="Aharoni"/>
                      </w:rPr>
                      <m:t>k</m:t>
                    </w:ins>
                  </m:r>
                  <m:r>
                    <w:ins w:id="1059" w:author="M. Shojaei Arani" w:date="2024-05-30T10:53:00Z">
                      <w:rPr>
                        <w:rFonts w:ascii="Cambria Math" w:hAnsi="Cambria Math" w:cs="Aharoni"/>
                        <w:lang w:val="en-US"/>
                        <w:rPrChange w:id="1060" w:author="M. Shojaei Arani" w:date="2024-05-30T10:53:00Z">
                          <w:rPr>
                            <w:rFonts w:ascii="Cambria Math" w:hAnsi="Cambria Math" w:cs="Aharoni"/>
                          </w:rPr>
                        </w:rPrChange>
                      </w:rPr>
                      <m:t>!</m:t>
                    </w:ins>
                  </m:r>
                </m:den>
              </m:f>
            </m:oMath>
            <w:ins w:id="1061" w:author="M. Shojaei Arani" w:date="2024-05-30T10:53:00Z">
              <w:r w:rsidRPr="00907C1A">
                <w:rPr>
                  <w:rFonts w:ascii="Times New Roman" w:hAnsi="Times New Roman" w:cs="Times New Roman"/>
                  <w:lang w:val="en-US"/>
                  <w:rPrChange w:id="1062" w:author="M. Shojaei Arani" w:date="2024-05-30T10:53:00Z">
                    <w:rPr>
                      <w:rFonts w:ascii="Times New Roman" w:hAnsi="Times New Roman" w:cs="Times New Roman"/>
                    </w:rPr>
                  </w:rPrChange>
                </w:rPr>
                <w:t xml:space="preserve"> </w:t>
              </w:r>
            </w:ins>
          </w:p>
          <w:p w14:paraId="77C13581" w14:textId="77777777" w:rsidR="00907C1A" w:rsidRPr="00907C1A" w:rsidRDefault="00907C1A" w:rsidP="008313A9">
            <w:pPr>
              <w:spacing w:line="360" w:lineRule="auto"/>
              <w:jc w:val="center"/>
              <w:rPr>
                <w:ins w:id="1063" w:author="M. Shojaei Arani" w:date="2024-05-30T10:53:00Z"/>
                <w:rFonts w:ascii="Times New Roman" w:hAnsi="Times New Roman" w:cs="Times New Roman"/>
                <w:lang w:val="en-US"/>
                <w:rPrChange w:id="1064" w:author="M. Shojaei Arani" w:date="2024-05-30T10:53:00Z">
                  <w:rPr>
                    <w:ins w:id="1065" w:author="M. Shojaei Arani" w:date="2024-05-30T10:53:00Z"/>
                    <w:rFonts w:ascii="Times New Roman" w:hAnsi="Times New Roman" w:cs="Times New Roman"/>
                  </w:rPr>
                </w:rPrChange>
              </w:rPr>
            </w:pPr>
            <w:ins w:id="1066" w:author="M. Shojaei Arani" w:date="2024-05-30T10:53:00Z">
              <w:r w:rsidRPr="00907C1A">
                <w:rPr>
                  <w:rFonts w:ascii="Times New Roman" w:hAnsi="Times New Roman" w:cs="Times New Roman"/>
                  <w:lang w:val="en-US"/>
                  <w:rPrChange w:id="1067" w:author="M. Shojaei Arani" w:date="2024-05-30T10:53:00Z">
                    <w:rPr>
                      <w:rFonts w:ascii="Times New Roman" w:hAnsi="Times New Roman" w:cs="Times New Roman"/>
                    </w:rPr>
                  </w:rPrChange>
                </w:rPr>
                <w:t xml:space="preserve"> </w:t>
              </w:r>
            </w:ins>
          </w:p>
        </w:tc>
        <w:tc>
          <w:tcPr>
            <w:tcW w:w="669" w:type="dxa"/>
            <w:vAlign w:val="center"/>
          </w:tcPr>
          <w:p w14:paraId="4A2E97F0" w14:textId="77777777" w:rsidR="00907C1A" w:rsidRPr="00E83C74" w:rsidRDefault="00907C1A" w:rsidP="008313A9">
            <w:pPr>
              <w:spacing w:line="360" w:lineRule="auto"/>
              <w:jc w:val="right"/>
              <w:rPr>
                <w:ins w:id="1068" w:author="M. Shojaei Arani" w:date="2024-05-30T10:53:00Z"/>
                <w:rFonts w:ascii="Times New Roman" w:hAnsi="Times New Roman" w:cs="Times New Roman"/>
              </w:rPr>
            </w:pPr>
            <w:ins w:id="1069" w:author="M. Shojaei Arani" w:date="2024-05-30T10:53:00Z">
              <w:r w:rsidRPr="00907C1A">
                <w:rPr>
                  <w:rFonts w:ascii="Times New Roman" w:hAnsi="Times New Roman" w:cs="Times New Roman"/>
                  <w:lang w:val="en-US"/>
                  <w:rPrChange w:id="1070" w:author="M. Shojaei Arani" w:date="2024-05-30T10:53:00Z">
                    <w:rPr>
                      <w:rFonts w:ascii="Times New Roman" w:hAnsi="Times New Roman" w:cs="Times New Roman"/>
                    </w:rPr>
                  </w:rPrChange>
                </w:rPr>
                <w:t xml:space="preserve"> </w:t>
              </w:r>
              <w:r w:rsidRPr="00E83C74">
                <w:rPr>
                  <w:rFonts w:ascii="Times New Roman" w:hAnsi="Times New Roman" w:cs="Times New Roman"/>
                </w:rPr>
                <w:t>(</w:t>
              </w:r>
              <w:bookmarkStart w:id="1071" w:name="EtaZ"/>
              <w:r w:rsidRPr="00E83C74">
                <w:rPr>
                  <w:rFonts w:ascii="Times New Roman" w:hAnsi="Times New Roman" w:cs="Times New Roman"/>
                </w:rPr>
                <w:fldChar w:fldCharType="begin"/>
              </w:r>
              <w:r w:rsidRPr="00E83C74">
                <w:rPr>
                  <w:rFonts w:ascii="Times New Roman" w:hAnsi="Times New Roman" w:cs="Times New Roman"/>
                </w:rPr>
                <w:instrText xml:space="preserve"> SEQ EQ \* MERGEFORMAT </w:instrText>
              </w:r>
              <w:r w:rsidRPr="00E83C74">
                <w:rPr>
                  <w:rFonts w:ascii="Times New Roman" w:hAnsi="Times New Roman" w:cs="Times New Roman"/>
                </w:rPr>
                <w:fldChar w:fldCharType="separate"/>
              </w:r>
              <w:r>
                <w:rPr>
                  <w:rFonts w:ascii="Times New Roman" w:hAnsi="Times New Roman" w:cs="Times New Roman"/>
                  <w:noProof/>
                </w:rPr>
                <w:t>6</w:t>
              </w:r>
              <w:r w:rsidRPr="00E83C74">
                <w:rPr>
                  <w:rFonts w:ascii="Times New Roman" w:hAnsi="Times New Roman" w:cs="Times New Roman"/>
                </w:rPr>
                <w:fldChar w:fldCharType="end"/>
              </w:r>
              <w:bookmarkEnd w:id="1071"/>
              <w:r w:rsidRPr="00E83C74">
                <w:rPr>
                  <w:rFonts w:ascii="Times New Roman" w:hAnsi="Times New Roman" w:cs="Times New Roman"/>
                </w:rPr>
                <w:t>)</w:t>
              </w:r>
            </w:ins>
          </w:p>
        </w:tc>
      </w:tr>
    </w:tbl>
    <w:p w14:paraId="09C2447E" w14:textId="77777777" w:rsidR="00907C1A" w:rsidRDefault="00907C1A" w:rsidP="00907C1A">
      <w:pPr>
        <w:spacing w:line="360" w:lineRule="auto"/>
        <w:jc w:val="both"/>
        <w:rPr>
          <w:ins w:id="1072" w:author="M. Shojaei Arani" w:date="2024-05-30T10:53:00Z"/>
          <w:rFonts w:ascii="Times New Roman" w:eastAsiaTheme="minorEastAsia" w:hAnsi="Times New Roman" w:cs="Times New Roman"/>
        </w:rPr>
      </w:pPr>
      <w:ins w:id="1073" w:author="M. Shojaei Arani" w:date="2024-05-30T10:53:00Z">
        <w:r>
          <w:rPr>
            <w:rFonts w:ascii="Times New Roman" w:eastAsiaTheme="minorEastAsia" w:hAnsi="Times New Roman" w:cs="Times New Roman"/>
          </w:rPr>
          <w:t xml:space="preserve">Where </w:t>
        </w:r>
      </w:ins>
      <m:oMath>
        <m:sSub>
          <m:sSubPr>
            <m:ctrlPr>
              <w:ins w:id="1074" w:author="M. Shojaei Arani" w:date="2024-05-30T10:53:00Z">
                <w:rPr>
                  <w:rFonts w:ascii="Cambria Math" w:eastAsiaTheme="minorEastAsia" w:hAnsi="Cambria Math" w:cs="Times New Roman"/>
                  <w:i/>
                </w:rPr>
              </w:ins>
            </m:ctrlPr>
          </m:sSubPr>
          <m:e>
            <m:r>
              <w:ins w:id="1075" w:author="M. Shojaei Arani" w:date="2024-05-30T10:53:00Z">
                <m:rPr>
                  <m:scr m:val="script"/>
                </m:rPr>
                <w:rPr>
                  <w:rFonts w:ascii="Cambria Math" w:eastAsiaTheme="minorEastAsia" w:hAnsi="Cambria Math" w:cs="Aharoni"/>
                </w:rPr>
                <m:t>A</m:t>
              </w:ins>
            </m:r>
          </m:e>
          <m:sub>
            <m:r>
              <w:ins w:id="1076" w:author="M. Shojaei Arani" w:date="2024-05-30T10:53:00Z">
                <w:rPr>
                  <w:rFonts w:ascii="Cambria Math" w:eastAsiaTheme="minorEastAsia" w:hAnsi="Cambria Math" w:cs="Times New Roman"/>
                </w:rPr>
                <m:t>θ</m:t>
              </w:ins>
            </m:r>
          </m:sub>
        </m:sSub>
      </m:oMath>
      <w:ins w:id="1077" w:author="M. Shojaei Arani" w:date="2024-05-30T10:53:00Z">
        <w:r>
          <w:rPr>
            <w:rFonts w:ascii="Times New Roman" w:eastAsiaTheme="minorEastAsia" w:hAnsi="Times New Roman" w:cs="Times New Roman"/>
          </w:rPr>
          <w:t xml:space="preserve"> is the ‘</w:t>
        </w:r>
        <w:r w:rsidRPr="00434D15">
          <w:rPr>
            <w:rFonts w:ascii="Times New Roman" w:eastAsiaTheme="minorEastAsia" w:hAnsi="Times New Roman" w:cs="Times New Roman"/>
            <w:i/>
            <w:iCs/>
          </w:rPr>
          <w:t>infinitesimal generator</w:t>
        </w:r>
        <w:r>
          <w:rPr>
            <w:rFonts w:ascii="Times New Roman" w:eastAsiaTheme="minorEastAsia" w:hAnsi="Times New Roman" w:cs="Times New Roman"/>
          </w:rPr>
          <w:t xml:space="preserve">’ of the process </w:t>
        </w:r>
      </w:ins>
      <m:oMath>
        <m:r>
          <w:ins w:id="1078" w:author="M. Shojaei Arani" w:date="2024-05-30T10:53:00Z">
            <w:rPr>
              <w:rFonts w:ascii="Cambria Math" w:eastAsiaTheme="minorEastAsia" w:hAnsi="Cambria Math" w:cs="Times New Roman"/>
            </w:rPr>
            <m:t>Y</m:t>
          </w:ins>
        </m:r>
      </m:oMath>
      <w:ins w:id="1079" w:author="M. Shojaei Arani" w:date="2024-05-30T10:53:00Z">
        <w:r>
          <w:rPr>
            <w:rFonts w:ascii="Times New Roman" w:eastAsiaTheme="minorEastAsia" w:hAnsi="Times New Roman" w:cs="Times New Roman"/>
          </w:rPr>
          <w:t xml:space="preserve"> (for an overview on the infinitesimal generator and its properties see, for instance, page 18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&lt;EndNote&gt;&lt;Cite&gt;&lt;Author&gt;Jeisman&lt;/Author&gt;&lt;Year&gt;2006&lt;/Year&gt;&lt;RecNum&gt;91&lt;/RecNum&gt;&lt;DisplayText&gt;(Jeisman 2006)&lt;/DisplayText&gt;&lt;record&gt;&lt;rec-number&gt;91&lt;/rec-number&gt;&lt;foreign-keys&gt;&lt;key app="EN" db-id="rrzfwdfx4p0wdeezdd5vfe57rp55s5wwxdr9" timestamp="1635673434"&gt;91&lt;/key&gt;&lt;/foreign-keys&gt;&lt;ref-type name="Thesis"&gt;32&lt;/ref-type&gt;&lt;contributors&gt;&lt;authors&gt;&lt;author&gt;Jeisman, Joseph Ian&lt;/author&gt;&lt;/authors&gt;&lt;/contributors&gt;&lt;titles&gt;&lt;title&gt;Estimation of the parameters of stochastic differential equations&lt;/title&gt;&lt;/titles&gt;&lt;dates&gt;&lt;year&gt;2006&lt;/year&gt;&lt;/dates&gt;&lt;publisher&gt;Queensland University of Technology&lt;/publisher&gt;&lt;urls&gt;&lt;/urls&gt;&lt;/record&gt;&lt;/Cite&gt;&lt;/EndNote&gt;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(Jeisman 2006)</w:t>
        </w:r>
        <w:r>
          <w:rPr>
            <w:rFonts w:ascii="Times New Roman" w:eastAsiaTheme="minorEastAsia" w:hAnsi="Times New Roman" w:cs="Times New Roman"/>
          </w:rPr>
          <w:fldChar w:fldCharType="end"/>
        </w:r>
        <w:r>
          <w:rPr>
            <w:rFonts w:ascii="Times New Roman" w:eastAsiaTheme="minorEastAsia" w:hAnsi="Times New Roman" w:cs="Times New Roman"/>
          </w:rPr>
          <w:t>) which is defined as</w:t>
        </w:r>
      </w:ins>
    </w:p>
    <w:p w14:paraId="7CCA4726" w14:textId="77777777" w:rsidR="00907C1A" w:rsidRDefault="00907C1A" w:rsidP="00907C1A">
      <w:pPr>
        <w:spacing w:line="360" w:lineRule="auto"/>
        <w:jc w:val="center"/>
        <w:rPr>
          <w:ins w:id="1080" w:author="M. Shojaei Arani" w:date="2024-05-30T10:53:00Z"/>
          <w:rFonts w:ascii="Times New Roman" w:eastAsiaTheme="minorEastAsia" w:hAnsi="Times New Roman" w:cs="Times New Roman"/>
        </w:rPr>
      </w:pPr>
      <m:oMath>
        <m:sSub>
          <m:sSubPr>
            <m:ctrlPr>
              <w:ins w:id="1081" w:author="M. Shojaei Arani" w:date="2024-05-30T10:53:00Z">
                <w:rPr>
                  <w:rFonts w:ascii="Cambria Math" w:eastAsiaTheme="minorEastAsia" w:hAnsi="Cambria Math" w:cs="Times New Roman"/>
                  <w:i/>
                </w:rPr>
              </w:ins>
            </m:ctrlPr>
          </m:sSubPr>
          <m:e>
            <m:r>
              <w:ins w:id="1082" w:author="M. Shojaei Arani" w:date="2024-05-30T10:53:00Z">
                <m:rPr>
                  <m:scr m:val="script"/>
                </m:rPr>
                <w:rPr>
                  <w:rFonts w:ascii="Cambria Math" w:eastAsiaTheme="minorEastAsia" w:hAnsi="Cambria Math" w:cs="Aharoni"/>
                </w:rPr>
                <m:t>A</m:t>
              </w:ins>
            </m:r>
          </m:e>
          <m:sub>
            <m:r>
              <w:ins w:id="1083" w:author="M. Shojaei Arani" w:date="2024-05-30T10:53:00Z">
                <w:rPr>
                  <w:rFonts w:ascii="Cambria Math" w:eastAsiaTheme="minorEastAsia" w:hAnsi="Cambria Math" w:cs="Times New Roman"/>
                </w:rPr>
                <m:t>θ</m:t>
              </w:ins>
            </m:r>
          </m:sub>
        </m:sSub>
        <m:d>
          <m:dPr>
            <m:ctrlPr>
              <w:ins w:id="1084" w:author="M. Shojaei Arani" w:date="2024-05-30T10:53:00Z">
                <w:rPr>
                  <w:rFonts w:ascii="Cambria Math" w:eastAsiaTheme="minorEastAsia" w:hAnsi="Cambria Math" w:cs="Times New Roman"/>
                  <w:i/>
                </w:rPr>
              </w:ins>
            </m:ctrlPr>
          </m:dPr>
          <m:e>
            <m:r>
              <w:ins w:id="1085" w:author="M. Shojaei Arani" w:date="2024-05-30T10:53:00Z">
                <w:rPr>
                  <w:rFonts w:ascii="Cambria Math" w:eastAsiaTheme="minorEastAsia" w:hAnsi="Cambria Math" w:cs="Times New Roman"/>
                </w:rPr>
                <m:t>.</m:t>
              </w:ins>
            </m:r>
          </m:e>
        </m:d>
        <m:r>
          <w:ins w:id="1086" w:author="M. Shojaei Arani" w:date="2024-05-30T10:53:00Z">
            <w:rPr>
              <w:rFonts w:ascii="Cambria Math" w:eastAsiaTheme="minorEastAsia" w:hAnsi="Cambria Math" w:cs="Times New Roman"/>
            </w:rPr>
            <m:t>=</m:t>
          </w:ins>
        </m:r>
        <m:sSub>
          <m:sSubPr>
            <m:ctrlPr>
              <w:ins w:id="1087" w:author="M. Shojaei Arani" w:date="2024-05-30T10:53:00Z">
                <w:rPr>
                  <w:rFonts w:ascii="Cambria Math" w:eastAsiaTheme="minorEastAsia" w:hAnsi="Cambria Math" w:cs="Times New Roman"/>
                  <w:i/>
                </w:rPr>
              </w:ins>
            </m:ctrlPr>
          </m:sSubPr>
          <m:e>
            <m:r>
              <w:ins w:id="1088" w:author="M. Shojaei Arani" w:date="2024-05-30T10:53:00Z">
                <w:rPr>
                  <w:rFonts w:ascii="Cambria Math" w:eastAsiaTheme="minorEastAsia" w:hAnsi="Cambria Math" w:cs="Times New Roman"/>
                </w:rPr>
                <m:t>μ</m:t>
              </w:ins>
            </m:r>
          </m:e>
          <m:sub>
            <m:r>
              <w:ins w:id="1089" w:author="M. Shojaei Arani" w:date="2024-05-30T10:53:00Z">
                <w:rPr>
                  <w:rFonts w:ascii="Cambria Math" w:eastAsiaTheme="minorEastAsia" w:hAnsi="Cambria Math" w:cs="Times New Roman"/>
                </w:rPr>
                <m:t>Y</m:t>
              </w:ins>
            </m:r>
          </m:sub>
        </m:sSub>
        <m:d>
          <m:dPr>
            <m:ctrlPr>
              <w:ins w:id="1090" w:author="M. Shojaei Arani" w:date="2024-05-30T10:53:00Z">
                <w:rPr>
                  <w:rFonts w:ascii="Cambria Math" w:eastAsiaTheme="minorEastAsia" w:hAnsi="Cambria Math" w:cs="Times New Roman"/>
                  <w:i/>
                </w:rPr>
              </w:ins>
            </m:ctrlPr>
          </m:dPr>
          <m:e>
            <m:r>
              <w:ins w:id="1091" w:author="M. Shojaei Arani" w:date="2024-05-30T10:53:00Z">
                <w:rPr>
                  <w:rFonts w:ascii="Cambria Math" w:eastAsiaTheme="minorEastAsia" w:hAnsi="Cambria Math" w:cs="Times New Roman"/>
                </w:rPr>
                <m:t>y;</m:t>
              </w:ins>
            </m:r>
            <m:r>
              <w:ins w:id="1092" w:author="M. Shojaei Arani" w:date="2024-05-30T10:53:00Z">
                <w:rPr>
                  <w:rFonts w:ascii="Cambria Math" w:hAnsi="Cambria Math" w:cs="Times New Roman"/>
                </w:rPr>
                <m:t>θ</m:t>
              </w:ins>
            </m:r>
          </m:e>
        </m:d>
        <m:f>
          <m:fPr>
            <m:ctrlPr>
              <w:ins w:id="1093" w:author="M. Shojaei Arani" w:date="2024-05-30T10:53:00Z">
                <w:rPr>
                  <w:rFonts w:ascii="Cambria Math" w:eastAsiaTheme="minorEastAsia" w:hAnsi="Cambria Math" w:cs="Times New Roman"/>
                  <w:i/>
                </w:rPr>
              </w:ins>
            </m:ctrlPr>
          </m:fPr>
          <m:num>
            <m:r>
              <w:ins w:id="1094" w:author="M. Shojaei Arani" w:date="2024-05-30T10:53:00Z">
                <w:rPr>
                  <w:rFonts w:ascii="Cambria Math" w:hAnsi="Cambria Math" w:cs="Times New Roman"/>
                </w:rPr>
                <m:t>∂</m:t>
              </w:ins>
            </m:r>
          </m:num>
          <m:den>
            <m:r>
              <w:ins w:id="1095" w:author="M. Shojaei Arani" w:date="2024-05-30T10:53:00Z">
                <w:rPr>
                  <w:rFonts w:ascii="Cambria Math" w:hAnsi="Cambria Math" w:cs="Times New Roman"/>
                </w:rPr>
                <m:t>∂y</m:t>
              </w:ins>
            </m:r>
          </m:den>
        </m:f>
        <m:r>
          <w:ins w:id="1096" w:author="M. Shojaei Arani" w:date="2024-05-30T10:53:00Z">
            <w:rPr>
              <w:rFonts w:ascii="Cambria Math" w:eastAsiaTheme="minorEastAsia" w:hAnsi="Cambria Math" w:cs="Times New Roman"/>
            </w:rPr>
            <m:t>(.)+</m:t>
          </w:ins>
        </m:r>
        <m:f>
          <m:fPr>
            <m:ctrlPr>
              <w:ins w:id="1097" w:author="M. Shojaei Arani" w:date="2024-05-30T10:53:00Z">
                <w:rPr>
                  <w:rFonts w:ascii="Cambria Math" w:eastAsiaTheme="minorEastAsia" w:hAnsi="Cambria Math" w:cs="Times New Roman"/>
                  <w:i/>
                </w:rPr>
              </w:ins>
            </m:ctrlPr>
          </m:fPr>
          <m:num>
            <m:r>
              <w:ins w:id="1098" w:author="M. Shojaei Arani" w:date="2024-05-30T10:53:00Z">
                <w:rPr>
                  <w:rFonts w:ascii="Cambria Math" w:eastAsiaTheme="minorEastAsia" w:hAnsi="Cambria Math" w:cs="Times New Roman"/>
                </w:rPr>
                <m:t>1</m:t>
              </w:ins>
            </m:r>
          </m:num>
          <m:den>
            <m:r>
              <w:ins w:id="1099" w:author="M. Shojaei Arani" w:date="2024-05-30T10:53:00Z">
                <w:rPr>
                  <w:rFonts w:ascii="Cambria Math" w:eastAsiaTheme="minorEastAsia" w:hAnsi="Cambria Math" w:cs="Times New Roman"/>
                </w:rPr>
                <m:t>2</m:t>
              </w:ins>
            </m:r>
          </m:den>
        </m:f>
        <m:f>
          <m:fPr>
            <m:ctrlPr>
              <w:ins w:id="1100" w:author="M. Shojaei Arani" w:date="2024-05-30T10:53:00Z">
                <w:rPr>
                  <w:rFonts w:ascii="Cambria Math" w:eastAsiaTheme="minorEastAsia" w:hAnsi="Cambria Math" w:cs="Times New Roman"/>
                  <w:i/>
                </w:rPr>
              </w:ins>
            </m:ctrlPr>
          </m:fPr>
          <m:num>
            <m:sSup>
              <m:sSupPr>
                <m:ctrlPr>
                  <w:ins w:id="1101" w:author="M. Shojaei Arani" w:date="2024-05-30T10:53:00Z">
                    <w:rPr>
                      <w:rFonts w:ascii="Cambria Math" w:eastAsiaTheme="minorEastAsia" w:hAnsi="Cambria Math" w:cs="Times New Roman"/>
                      <w:i/>
                    </w:rPr>
                  </w:ins>
                </m:ctrlPr>
              </m:sSupPr>
              <m:e>
                <m:r>
                  <w:ins w:id="1102" w:author="M. Shojaei Arani" w:date="2024-05-30T10:53:00Z">
                    <w:rPr>
                      <w:rFonts w:ascii="Cambria Math" w:hAnsi="Cambria Math" w:cs="Times New Roman"/>
                    </w:rPr>
                    <m:t>∂</m:t>
                  </w:ins>
                </m:r>
              </m:e>
              <m:sup>
                <m:r>
                  <w:ins w:id="1103" w:author="M. Shojaei Arani" w:date="2024-05-30T10:53:00Z">
                    <w:rPr>
                      <w:rFonts w:ascii="Cambria Math" w:eastAsiaTheme="minorEastAsia" w:hAnsi="Cambria Math" w:cs="Times New Roman"/>
                    </w:rPr>
                    <m:t>2</m:t>
                  </w:ins>
                </m:r>
              </m:sup>
            </m:sSup>
          </m:num>
          <m:den>
            <m:r>
              <w:ins w:id="1104" w:author="M. Shojaei Arani" w:date="2024-05-30T10:53:00Z">
                <w:rPr>
                  <w:rFonts w:ascii="Cambria Math" w:hAnsi="Cambria Math" w:cs="Times New Roman"/>
                </w:rPr>
                <m:t>∂</m:t>
              </w:ins>
            </m:r>
            <m:sSup>
              <m:sSupPr>
                <m:ctrlPr>
                  <w:ins w:id="1105" w:author="M. Shojaei Arani" w:date="2024-05-30T10:53:00Z">
                    <w:rPr>
                      <w:rFonts w:ascii="Cambria Math" w:hAnsi="Cambria Math" w:cs="Times New Roman"/>
                      <w:i/>
                    </w:rPr>
                  </w:ins>
                </m:ctrlPr>
              </m:sSupPr>
              <m:e>
                <m:r>
                  <w:ins w:id="1106" w:author="M. Shojaei Arani" w:date="2024-05-30T10:53:00Z">
                    <w:rPr>
                      <w:rFonts w:ascii="Cambria Math" w:hAnsi="Cambria Math" w:cs="Times New Roman"/>
                    </w:rPr>
                    <m:t>y</m:t>
                  </w:ins>
                </m:r>
              </m:e>
              <m:sup>
                <m:r>
                  <w:ins w:id="1107" w:author="M. Shojaei Arani" w:date="2024-05-30T10:53:00Z">
                    <w:rPr>
                      <w:rFonts w:ascii="Cambria Math" w:hAnsi="Cambria Math" w:cs="Times New Roman"/>
                    </w:rPr>
                    <m:t>2</m:t>
                  </w:ins>
                </m:r>
              </m:sup>
            </m:sSup>
          </m:den>
        </m:f>
        <m:r>
          <w:ins w:id="1108" w:author="M. Shojaei Arani" w:date="2024-05-30T10:53:00Z">
            <w:rPr>
              <w:rFonts w:ascii="Cambria Math" w:eastAsiaTheme="minorEastAsia" w:hAnsi="Cambria Math" w:cs="Times New Roman"/>
            </w:rPr>
            <m:t>(.)</m:t>
          </w:ins>
        </m:r>
      </m:oMath>
      <w:ins w:id="1109" w:author="M. Shojaei Arani" w:date="2024-05-30T10:53:00Z">
        <w:r>
          <w:rPr>
            <w:rFonts w:ascii="Times New Roman" w:eastAsiaTheme="minorEastAsia" w:hAnsi="Times New Roman" w:cs="Times New Roman"/>
          </w:rPr>
          <w:t xml:space="preserve"> </w:t>
        </w:r>
      </w:ins>
    </w:p>
    <w:p w14:paraId="7718718A" w14:textId="77777777" w:rsidR="00907C1A" w:rsidRDefault="00907C1A" w:rsidP="00907C1A">
      <w:pPr>
        <w:spacing w:after="120" w:line="360" w:lineRule="auto"/>
        <w:jc w:val="both"/>
        <w:rPr>
          <w:ins w:id="1110" w:author="M. Shojaei Arani" w:date="2024-05-30T10:53:00Z"/>
          <w:rFonts w:ascii="Times New Roman" w:eastAsiaTheme="minorEastAsia" w:hAnsi="Times New Roman" w:cs="Times New Roman"/>
        </w:rPr>
      </w:pPr>
      <w:ins w:id="1111" w:author="M. Shojaei Arani" w:date="2024-05-30T10:53:00Z">
        <w:r>
          <w:rPr>
            <w:rFonts w:ascii="Times New Roman" w:eastAsiaTheme="minorEastAsia" w:hAnsi="Times New Roman" w:cs="Times New Roman"/>
          </w:rPr>
          <w:t xml:space="preserve">Note that the notation </w:t>
        </w:r>
      </w:ins>
      <m:oMath>
        <m:sSubSup>
          <m:sSubSupPr>
            <m:ctrlPr>
              <w:ins w:id="1112" w:author="M. Shojaei Arani" w:date="2024-05-30T10:53:00Z">
                <w:rPr>
                  <w:rFonts w:ascii="Cambria Math" w:hAnsi="Cambria Math" w:cs="Aharoni"/>
                  <w:i/>
                </w:rPr>
              </w:ins>
            </m:ctrlPr>
          </m:sSubSupPr>
          <m:e>
            <m:r>
              <w:ins w:id="1113" w:author="M. Shojaei Arani" w:date="2024-05-30T10:53:00Z">
                <m:rPr>
                  <m:scr m:val="script"/>
                </m:rPr>
                <w:rPr>
                  <w:rFonts w:ascii="Cambria Math" w:hAnsi="Cambria Math" w:cs="Aharoni"/>
                </w:rPr>
                <m:t>A</m:t>
              </w:ins>
            </m:r>
          </m:e>
          <m:sub>
            <m:r>
              <w:ins w:id="1114" w:author="M. Shojaei Arani" w:date="2024-05-30T10:53:00Z">
                <w:rPr>
                  <w:rFonts w:ascii="Cambria Math" w:hAnsi="Cambria Math" w:cs="Times New Roman"/>
                </w:rPr>
                <m:t>θ</m:t>
              </w:ins>
            </m:r>
          </m:sub>
          <m:sup>
            <m:r>
              <w:ins w:id="1115" w:author="M. Shojaei Arani" w:date="2024-05-30T10:53:00Z">
                <w:rPr>
                  <w:rFonts w:ascii="Cambria Math" w:hAnsi="Cambria Math" w:cs="Aharoni"/>
                </w:rPr>
                <m:t>k</m:t>
              </w:ins>
            </m:r>
          </m:sup>
        </m:sSubSup>
      </m:oMath>
      <w:ins w:id="1116"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EtaZ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6</w:t>
        </w:r>
        <w:r>
          <w:rPr>
            <w:rFonts w:ascii="Times New Roman" w:eastAsiaTheme="minorEastAsia" w:hAnsi="Times New Roman" w:cs="Times New Roman"/>
          </w:rPr>
          <w:fldChar w:fldCharType="end"/>
        </w:r>
        <w:r>
          <w:rPr>
            <w:rFonts w:ascii="Times New Roman" w:eastAsiaTheme="minorEastAsia" w:hAnsi="Times New Roman" w:cs="Times New Roman"/>
          </w:rPr>
          <w:t xml:space="preserve">) is the </w:t>
        </w:r>
      </w:ins>
      <m:oMath>
        <m:sSup>
          <m:sSupPr>
            <m:ctrlPr>
              <w:ins w:id="1117" w:author="M. Shojaei Arani" w:date="2024-05-30T10:53:00Z">
                <w:rPr>
                  <w:rFonts w:ascii="Cambria Math" w:eastAsiaTheme="minorEastAsia" w:hAnsi="Cambria Math" w:cs="Times New Roman"/>
                  <w:i/>
                </w:rPr>
              </w:ins>
            </m:ctrlPr>
          </m:sSupPr>
          <m:e>
            <m:r>
              <w:ins w:id="1118" w:author="M. Shojaei Arani" w:date="2024-05-30T10:53:00Z">
                <w:rPr>
                  <w:rFonts w:ascii="Cambria Math" w:hAnsi="Cambria Math" w:cs="Aharoni"/>
                </w:rPr>
                <m:t>k</m:t>
              </w:ins>
            </m:r>
          </m:e>
          <m:sup>
            <m:r>
              <w:ins w:id="1119" w:author="M. Shojaei Arani" w:date="2024-05-30T10:53:00Z">
                <m:rPr>
                  <m:sty m:val="p"/>
                </m:rPr>
                <w:rPr>
                  <w:rFonts w:ascii="Cambria Math" w:eastAsiaTheme="minorEastAsia" w:hAnsi="Cambria Math" w:cs="Times New Roman"/>
                </w:rPr>
                <m:t>th</m:t>
              </w:ins>
            </m:r>
          </m:sup>
        </m:sSup>
      </m:oMath>
      <w:ins w:id="1120" w:author="M. Shojaei Arani" w:date="2024-05-30T10:53:00Z">
        <w:r>
          <w:rPr>
            <w:rFonts w:ascii="Times New Roman" w:eastAsiaTheme="minorEastAsia" w:hAnsi="Times New Roman" w:cs="Times New Roman"/>
          </w:rPr>
          <w:t xml:space="preserve"> self-composition of the operator </w:t>
        </w:r>
      </w:ins>
      <m:oMath>
        <m:sSub>
          <m:sSubPr>
            <m:ctrlPr>
              <w:ins w:id="1121" w:author="M. Shojaei Arani" w:date="2024-05-30T10:53:00Z">
                <w:rPr>
                  <w:rFonts w:ascii="Cambria Math" w:eastAsiaTheme="minorEastAsia" w:hAnsi="Cambria Math" w:cs="Times New Roman"/>
                  <w:i/>
                </w:rPr>
              </w:ins>
            </m:ctrlPr>
          </m:sSubPr>
          <m:e>
            <m:r>
              <w:ins w:id="1122" w:author="M. Shojaei Arani" w:date="2024-05-30T10:53:00Z">
                <m:rPr>
                  <m:scr m:val="script"/>
                </m:rPr>
                <w:rPr>
                  <w:rFonts w:ascii="Cambria Math" w:eastAsiaTheme="minorEastAsia" w:hAnsi="Cambria Math" w:cs="Aharoni"/>
                </w:rPr>
                <m:t>A</m:t>
              </w:ins>
            </m:r>
          </m:e>
          <m:sub>
            <m:r>
              <w:ins w:id="1123" w:author="M. Shojaei Arani" w:date="2024-05-30T10:53:00Z">
                <w:rPr>
                  <w:rFonts w:ascii="Cambria Math" w:eastAsiaTheme="minorEastAsia" w:hAnsi="Cambria Math" w:cs="Times New Roman"/>
                </w:rPr>
                <m:t>θ</m:t>
              </w:ins>
            </m:r>
          </m:sub>
        </m:sSub>
      </m:oMath>
      <w:ins w:id="1124" w:author="M. Shojaei Arani" w:date="2024-05-30T10:53:00Z">
        <w:r>
          <w:rPr>
            <w:rFonts w:ascii="Times New Roman" w:eastAsiaTheme="minorEastAsia" w:hAnsi="Times New Roman" w:cs="Times New Roman"/>
          </w:rPr>
          <w:t xml:space="preserve"> (e.g., </w:t>
        </w:r>
      </w:ins>
      <m:oMath>
        <m:sSubSup>
          <m:sSubSupPr>
            <m:ctrlPr>
              <w:ins w:id="1125" w:author="M. Shojaei Arani" w:date="2024-05-30T10:53:00Z">
                <w:rPr>
                  <w:rFonts w:ascii="Cambria Math" w:hAnsi="Cambria Math" w:cs="Aharoni"/>
                  <w:i/>
                </w:rPr>
              </w:ins>
            </m:ctrlPr>
          </m:sSubSupPr>
          <m:e>
            <m:r>
              <w:ins w:id="1126" w:author="M. Shojaei Arani" w:date="2024-05-30T10:53:00Z">
                <m:rPr>
                  <m:scr m:val="script"/>
                </m:rPr>
                <w:rPr>
                  <w:rFonts w:ascii="Cambria Math" w:hAnsi="Cambria Math" w:cs="Aharoni"/>
                </w:rPr>
                <m:t>A</m:t>
              </w:ins>
            </m:r>
          </m:e>
          <m:sub>
            <m:r>
              <w:ins w:id="1127" w:author="M. Shojaei Arani" w:date="2024-05-30T10:53:00Z">
                <w:rPr>
                  <w:rFonts w:ascii="Cambria Math" w:hAnsi="Cambria Math" w:cs="Times New Roman"/>
                </w:rPr>
                <m:t>θ</m:t>
              </w:ins>
            </m:r>
          </m:sub>
          <m:sup>
            <m:r>
              <w:ins w:id="1128" w:author="M. Shojaei Arani" w:date="2024-05-30T10:53:00Z">
                <w:rPr>
                  <w:rFonts w:ascii="Cambria Math" w:hAnsi="Cambria Math" w:cs="Aharoni"/>
                </w:rPr>
                <m:t>2</m:t>
              </w:ins>
            </m:r>
          </m:sup>
        </m:sSubSup>
      </m:oMath>
      <w:ins w:id="1129" w:author="M. Shojaei Arani" w:date="2024-05-30T10:53:00Z">
        <w:r>
          <w:rPr>
            <w:rFonts w:ascii="Times New Roman" w:eastAsiaTheme="minorEastAsia" w:hAnsi="Times New Roman" w:cs="Times New Roman"/>
          </w:rPr>
          <w:t>=</w:t>
        </w:r>
      </w:ins>
      <m:oMath>
        <m:sSub>
          <m:sSubPr>
            <m:ctrlPr>
              <w:ins w:id="1130" w:author="M. Shojaei Arani" w:date="2024-05-30T10:53:00Z">
                <w:rPr>
                  <w:rFonts w:ascii="Cambria Math" w:eastAsiaTheme="minorEastAsia" w:hAnsi="Cambria Math" w:cs="Times New Roman"/>
                  <w:i/>
                </w:rPr>
              </w:ins>
            </m:ctrlPr>
          </m:sSubPr>
          <m:e>
            <m:r>
              <w:ins w:id="1131" w:author="M. Shojaei Arani" w:date="2024-05-30T10:53:00Z">
                <m:rPr>
                  <m:scr m:val="script"/>
                </m:rPr>
                <w:rPr>
                  <w:rFonts w:ascii="Cambria Math" w:eastAsiaTheme="minorEastAsia" w:hAnsi="Cambria Math" w:cs="Aharoni"/>
                </w:rPr>
                <m:t>A</m:t>
              </w:ins>
            </m:r>
          </m:e>
          <m:sub>
            <m:r>
              <w:ins w:id="1132" w:author="M. Shojaei Arani" w:date="2024-05-30T10:53:00Z">
                <w:rPr>
                  <w:rFonts w:ascii="Cambria Math" w:eastAsiaTheme="minorEastAsia" w:hAnsi="Cambria Math" w:cs="Times New Roman"/>
                </w:rPr>
                <m:t>θ</m:t>
              </w:ins>
            </m:r>
          </m:sub>
        </m:sSub>
        <m:d>
          <m:dPr>
            <m:ctrlPr>
              <w:ins w:id="1133" w:author="M. Shojaei Arani" w:date="2024-05-30T10:53:00Z">
                <w:rPr>
                  <w:rFonts w:ascii="Cambria Math" w:eastAsiaTheme="minorEastAsia" w:hAnsi="Cambria Math" w:cs="Times New Roman"/>
                  <w:i/>
                </w:rPr>
              </w:ins>
            </m:ctrlPr>
          </m:dPr>
          <m:e>
            <m:sSub>
              <m:sSubPr>
                <m:ctrlPr>
                  <w:ins w:id="1134" w:author="M. Shojaei Arani" w:date="2024-05-30T10:53:00Z">
                    <w:rPr>
                      <w:rFonts w:ascii="Cambria Math" w:eastAsiaTheme="minorEastAsia" w:hAnsi="Cambria Math" w:cs="Times New Roman"/>
                      <w:i/>
                    </w:rPr>
                  </w:ins>
                </m:ctrlPr>
              </m:sSubPr>
              <m:e>
                <m:r>
                  <w:ins w:id="1135" w:author="M. Shojaei Arani" w:date="2024-05-30T10:53:00Z">
                    <m:rPr>
                      <m:scr m:val="script"/>
                    </m:rPr>
                    <w:rPr>
                      <w:rFonts w:ascii="Cambria Math" w:eastAsiaTheme="minorEastAsia" w:hAnsi="Cambria Math" w:cs="Aharoni"/>
                    </w:rPr>
                    <m:t>A</m:t>
                  </w:ins>
                </m:r>
              </m:e>
              <m:sub>
                <m:r>
                  <w:ins w:id="1136" w:author="M. Shojaei Arani" w:date="2024-05-30T10:53:00Z">
                    <w:rPr>
                      <w:rFonts w:ascii="Cambria Math" w:eastAsiaTheme="minorEastAsia" w:hAnsi="Cambria Math" w:cs="Times New Roman"/>
                    </w:rPr>
                    <m:t>θ</m:t>
                  </w:ins>
                </m:r>
              </m:sub>
            </m:sSub>
          </m:e>
        </m:d>
      </m:oMath>
      <w:ins w:id="1137" w:author="M. Shojaei Arani" w:date="2024-05-30T10:53:00Z">
        <w:r>
          <w:rPr>
            <w:rFonts w:ascii="Times New Roman" w:eastAsiaTheme="minorEastAsia" w:hAnsi="Times New Roman" w:cs="Times New Roman"/>
          </w:rPr>
          <w:t xml:space="preserve">). </w:t>
        </w:r>
        <w:r w:rsidRPr="00526B60">
          <w:rPr>
            <w:rFonts w:ascii="Times New Roman" w:eastAsiaTheme="minorEastAsia" w:hAnsi="Times New Roman" w:cs="Times New Roman"/>
          </w:rPr>
          <w:t>Finally,</w:t>
        </w:r>
        <w:r>
          <w:rPr>
            <w:rFonts w:ascii="Times New Roman" w:eastAsiaTheme="minorEastAsia" w:hAnsi="Times New Roman" w:cs="Times New Roman"/>
          </w:rPr>
          <w:t xml:space="preserve"> we arrive at the following approximation </w:t>
        </w:r>
      </w:ins>
      <m:oMath>
        <m:sSubSup>
          <m:sSubSupPr>
            <m:ctrlPr>
              <w:ins w:id="1138" w:author="M. Shojaei Arani" w:date="2024-05-30T10:53:00Z">
                <w:rPr>
                  <w:rFonts w:ascii="Cambria Math" w:eastAsiaTheme="minorEastAsia" w:hAnsi="Cambria Math" w:cs="Times New Roman"/>
                  <w:i/>
                </w:rPr>
              </w:ins>
            </m:ctrlPr>
          </m:sSubSupPr>
          <m:e>
            <m:r>
              <w:ins w:id="1139" w:author="M. Shojaei Arani" w:date="2024-05-30T10:53:00Z">
                <w:rPr>
                  <w:rFonts w:ascii="Cambria Math" w:eastAsiaTheme="minorEastAsia" w:hAnsi="Cambria Math" w:cs="Times New Roman"/>
                </w:rPr>
                <m:t>P</m:t>
              </w:ins>
            </m:r>
          </m:e>
          <m:sub>
            <m:r>
              <w:ins w:id="1140" w:author="M. Shojaei Arani" w:date="2024-05-30T10:53:00Z">
                <w:rPr>
                  <w:rFonts w:ascii="Cambria Math" w:eastAsiaTheme="minorEastAsia" w:hAnsi="Cambria Math" w:cs="Times New Roman"/>
                </w:rPr>
                <m:t>X</m:t>
              </w:ins>
            </m:r>
          </m:sub>
          <m:sup>
            <m:d>
              <m:dPr>
                <m:ctrlPr>
                  <w:ins w:id="1141" w:author="M. Shojaei Arani" w:date="2024-05-30T10:53:00Z">
                    <w:rPr>
                      <w:rFonts w:ascii="Cambria Math" w:eastAsiaTheme="minorEastAsia" w:hAnsi="Cambria Math" w:cs="Times New Roman"/>
                      <w:i/>
                    </w:rPr>
                  </w:ins>
                </m:ctrlPr>
              </m:dPr>
              <m:e>
                <m:r>
                  <w:ins w:id="1142" w:author="M. Shojaei Arani" w:date="2024-05-30T10:53:00Z">
                    <w:rPr>
                      <w:rFonts w:ascii="Cambria Math" w:eastAsiaTheme="minorEastAsia" w:hAnsi="Cambria Math" w:cs="Times New Roman"/>
                    </w:rPr>
                    <m:t>J,K</m:t>
                  </w:ins>
                </m:r>
              </m:e>
            </m:d>
          </m:sup>
        </m:sSubSup>
        <m:d>
          <m:dPr>
            <m:ctrlPr>
              <w:ins w:id="1143" w:author="M. Shojaei Arani" w:date="2024-05-30T10:53:00Z">
                <w:rPr>
                  <w:rFonts w:ascii="Cambria Math" w:eastAsiaTheme="minorEastAsia" w:hAnsi="Cambria Math" w:cs="Times New Roman"/>
                  <w:i/>
                </w:rPr>
              </w:ins>
            </m:ctrlPr>
          </m:dPr>
          <m:e>
            <m:r>
              <w:ins w:id="1144" w:author="M. Shojaei Arani" w:date="2024-05-30T10:53:00Z">
                <w:rPr>
                  <w:rFonts w:ascii="Cambria Math" w:eastAsiaTheme="minorEastAsia" w:hAnsi="Cambria Math" w:cs="Times New Roman"/>
                </w:rPr>
                <m:t>∆,x|</m:t>
              </w:ins>
            </m:r>
            <m:sSub>
              <m:sSubPr>
                <m:ctrlPr>
                  <w:ins w:id="1145" w:author="M. Shojaei Arani" w:date="2024-05-30T10:53:00Z">
                    <w:rPr>
                      <w:rFonts w:ascii="Cambria Math" w:eastAsiaTheme="minorEastAsia" w:hAnsi="Cambria Math" w:cs="Times New Roman"/>
                      <w:i/>
                    </w:rPr>
                  </w:ins>
                </m:ctrlPr>
              </m:sSubPr>
              <m:e>
                <m:r>
                  <w:ins w:id="1146" w:author="M. Shojaei Arani" w:date="2024-05-30T10:53:00Z">
                    <w:rPr>
                      <w:rFonts w:ascii="Cambria Math" w:eastAsiaTheme="minorEastAsia" w:hAnsi="Cambria Math" w:cs="Times New Roman"/>
                    </w:rPr>
                    <m:t>x</m:t>
                  </w:ins>
                </m:r>
              </m:e>
              <m:sub>
                <m:r>
                  <w:ins w:id="1147" w:author="M. Shojaei Arani" w:date="2024-05-30T10:53:00Z">
                    <w:rPr>
                      <w:rFonts w:ascii="Cambria Math" w:eastAsiaTheme="minorEastAsia" w:hAnsi="Cambria Math" w:cs="Times New Roman"/>
                    </w:rPr>
                    <m:t>0</m:t>
                  </w:ins>
                </m:r>
              </m:sub>
            </m:sSub>
            <m:r>
              <w:ins w:id="1148" w:author="M. Shojaei Arani" w:date="2024-05-30T10:53:00Z">
                <w:rPr>
                  <w:rFonts w:ascii="Cambria Math" w:eastAsiaTheme="minorEastAsia" w:hAnsi="Cambria Math" w:cs="Times New Roman"/>
                </w:rPr>
                <m:t>;θ</m:t>
              </w:ins>
            </m:r>
          </m:e>
        </m:d>
      </m:oMath>
      <w:ins w:id="1149" w:author="M. Shojaei Arani" w:date="2024-05-30T10:53:00Z">
        <w:r>
          <w:rPr>
            <w:rFonts w:ascii="Times New Roman" w:eastAsiaTheme="minorEastAsia" w:hAnsi="Times New Roman" w:cs="Times New Roman"/>
          </w:rPr>
          <w:t xml:space="preserve"> for</w:t>
        </w:r>
        <w:r w:rsidRPr="00526B60">
          <w:rPr>
            <w:rFonts w:ascii="Times New Roman" w:eastAsiaTheme="minorEastAsia" w:hAnsi="Times New Roman" w:cs="Times New Roman"/>
          </w:rPr>
          <w:t xml:space="preserve"> our quantity of interest, i.e., </w:t>
        </w:r>
      </w:ins>
      <m:oMath>
        <m:sSub>
          <m:sSubPr>
            <m:ctrlPr>
              <w:ins w:id="1150" w:author="M. Shojaei Arani" w:date="2024-05-30T10:53:00Z">
                <w:rPr>
                  <w:rFonts w:ascii="Cambria Math" w:eastAsiaTheme="minorEastAsia" w:hAnsi="Cambria Math" w:cs="Times New Roman"/>
                  <w:i/>
                </w:rPr>
              </w:ins>
            </m:ctrlPr>
          </m:sSubPr>
          <m:e>
            <m:r>
              <w:ins w:id="1151" w:author="M. Shojaei Arani" w:date="2024-05-30T10:53:00Z">
                <w:rPr>
                  <w:rFonts w:ascii="Cambria Math" w:eastAsiaTheme="minorEastAsia" w:hAnsi="Cambria Math" w:cs="Times New Roman"/>
                </w:rPr>
                <m:t>P</m:t>
              </w:ins>
            </m:r>
          </m:e>
          <m:sub>
            <m:r>
              <w:ins w:id="1152" w:author="M. Shojaei Arani" w:date="2024-05-30T10:53:00Z">
                <w:rPr>
                  <w:rFonts w:ascii="Cambria Math" w:eastAsiaTheme="minorEastAsia" w:hAnsi="Cambria Math" w:cs="Times New Roman"/>
                </w:rPr>
                <m:t>X</m:t>
              </w:ins>
            </m:r>
          </m:sub>
        </m:sSub>
        <m:d>
          <m:dPr>
            <m:ctrlPr>
              <w:ins w:id="1153" w:author="M. Shojaei Arani" w:date="2024-05-30T10:53:00Z">
                <w:rPr>
                  <w:rFonts w:ascii="Cambria Math" w:eastAsiaTheme="minorEastAsia" w:hAnsi="Cambria Math" w:cs="Times New Roman"/>
                  <w:i/>
                </w:rPr>
              </w:ins>
            </m:ctrlPr>
          </m:dPr>
          <m:e>
            <m:r>
              <w:ins w:id="1154" w:author="M. Shojaei Arani" w:date="2024-05-30T10:53:00Z">
                <w:rPr>
                  <w:rFonts w:ascii="Cambria Math" w:eastAsiaTheme="minorEastAsia" w:hAnsi="Cambria Math" w:cs="Times New Roman"/>
                </w:rPr>
                <m:t>∆,x|</m:t>
              </w:ins>
            </m:r>
            <m:sSub>
              <m:sSubPr>
                <m:ctrlPr>
                  <w:ins w:id="1155" w:author="M. Shojaei Arani" w:date="2024-05-30T10:53:00Z">
                    <w:rPr>
                      <w:rFonts w:ascii="Cambria Math" w:eastAsiaTheme="minorEastAsia" w:hAnsi="Cambria Math" w:cs="Times New Roman"/>
                      <w:i/>
                    </w:rPr>
                  </w:ins>
                </m:ctrlPr>
              </m:sSubPr>
              <m:e>
                <m:r>
                  <w:ins w:id="1156" w:author="M. Shojaei Arani" w:date="2024-05-30T10:53:00Z">
                    <w:rPr>
                      <w:rFonts w:ascii="Cambria Math" w:eastAsiaTheme="minorEastAsia" w:hAnsi="Cambria Math" w:cs="Times New Roman"/>
                    </w:rPr>
                    <m:t>x</m:t>
                  </w:ins>
                </m:r>
              </m:e>
              <m:sub>
                <m:r>
                  <w:ins w:id="1157" w:author="M. Shojaei Arani" w:date="2024-05-30T10:53:00Z">
                    <w:rPr>
                      <w:rFonts w:ascii="Cambria Math" w:eastAsiaTheme="minorEastAsia" w:hAnsi="Cambria Math" w:cs="Times New Roman"/>
                    </w:rPr>
                    <m:t>0</m:t>
                  </w:ins>
                </m:r>
              </m:sub>
            </m:sSub>
            <m:r>
              <w:ins w:id="1158" w:author="M. Shojaei Arani" w:date="2024-05-30T10:53:00Z">
                <w:rPr>
                  <w:rFonts w:ascii="Cambria Math" w:eastAsiaTheme="minorEastAsia" w:hAnsi="Cambria Math" w:cs="Times New Roman"/>
                </w:rPr>
                <m:t>;θ</m:t>
              </w:ins>
            </m:r>
          </m:e>
        </m:d>
      </m:oMath>
      <w:ins w:id="1159" w:author="M. Shojaei Arani" w:date="2024-05-30T10:53:00Z">
        <w:r w:rsidRPr="00526B60">
          <w:rPr>
            <w:rFonts w:ascii="Times New Roman" w:eastAsiaTheme="minorEastAsia" w:hAnsi="Times New Roman" w:cs="Times New Roman"/>
          </w:rPr>
          <w:t>,</w:t>
        </w:r>
        <w:r>
          <w:rPr>
            <w:rFonts w:ascii="Times New Roman" w:eastAsiaTheme="minorEastAsia" w:hAnsi="Times New Roman" w:cs="Times New Roman"/>
          </w:rPr>
          <w:t xml:space="preserve"> using the Jacobian formula and</w:t>
        </w:r>
        <w:r w:rsidRPr="00526B60">
          <w:rPr>
            <w:rFonts w:ascii="Times New Roman" w:eastAsiaTheme="minorEastAsia" w:hAnsi="Times New Roman" w:cs="Times New Roman"/>
          </w:rPr>
          <w:t xml:space="preserve"> </w:t>
        </w:r>
        <w:r>
          <w:rPr>
            <w:rFonts w:ascii="Times New Roman" w:eastAsiaTheme="minorEastAsia" w:hAnsi="Times New Roman" w:cs="Times New Roman"/>
          </w:rPr>
          <w:t>by specifying how many Hermite terms (J)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PZ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5</w:t>
        </w:r>
        <w:r>
          <w:rPr>
            <w:rFonts w:ascii="Times New Roman" w:eastAsiaTheme="minorEastAsia" w:hAnsi="Times New Roman" w:cs="Times New Roman"/>
          </w:rPr>
          <w:fldChar w:fldCharType="end"/>
        </w:r>
        <w:r>
          <w:rPr>
            <w:rFonts w:ascii="Times New Roman" w:eastAsiaTheme="minorEastAsia" w:hAnsi="Times New Roman" w:cs="Times New Roman"/>
          </w:rPr>
          <w:t>) and how many temporal terms (K)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EtaZ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6</w:t>
        </w:r>
        <w:r>
          <w:rPr>
            <w:rFonts w:ascii="Times New Roman" w:eastAsiaTheme="minorEastAsia" w:hAnsi="Times New Roman" w:cs="Times New Roman"/>
          </w:rPr>
          <w:fldChar w:fldCharType="end"/>
        </w:r>
        <w:r>
          <w:rPr>
            <w:rFonts w:ascii="Times New Roman" w:eastAsiaTheme="minorEastAsia" w:hAnsi="Times New Roman" w:cs="Times New Roman"/>
          </w:rPr>
          <w:t xml:space="preserve">) we wish to include </w:t>
        </w:r>
      </w:ins>
    </w:p>
    <w:tbl>
      <w:tblPr>
        <w:tblStyle w:val="TableGrid"/>
        <w:tblpPr w:leftFromText="141" w:rightFromText="141" w:vertAnchor="text" w:tblpY="1"/>
        <w:tblOverlap w:val="never"/>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7"/>
        <w:gridCol w:w="672"/>
      </w:tblGrid>
      <w:tr w:rsidR="00907C1A" w:rsidRPr="00FF5954" w14:paraId="4FEB0158" w14:textId="77777777" w:rsidTr="008313A9">
        <w:trPr>
          <w:trHeight w:val="458"/>
          <w:ins w:id="1160" w:author="M. Shojaei Arani" w:date="2024-05-30T10:53:00Z"/>
        </w:trPr>
        <w:tc>
          <w:tcPr>
            <w:tcW w:w="8457" w:type="dxa"/>
            <w:vAlign w:val="center"/>
          </w:tcPr>
          <w:p w14:paraId="7FC8BB55" w14:textId="77777777" w:rsidR="00907C1A" w:rsidRPr="00907C1A" w:rsidRDefault="00907C1A" w:rsidP="008313A9">
            <w:pPr>
              <w:spacing w:line="360" w:lineRule="auto"/>
              <w:jc w:val="center"/>
              <w:rPr>
                <w:ins w:id="1161" w:author="M. Shojaei Arani" w:date="2024-05-30T10:53:00Z"/>
                <w:rFonts w:ascii="Times New Roman" w:hAnsi="Times New Roman" w:cs="Times New Roman"/>
                <w:lang w:val="en-US"/>
                <w:rPrChange w:id="1162" w:author="M. Shojaei Arani" w:date="2024-05-30T10:53:00Z">
                  <w:rPr>
                    <w:ins w:id="1163" w:author="M. Shojaei Arani" w:date="2024-05-30T10:53:00Z"/>
                    <w:rFonts w:ascii="Times New Roman" w:hAnsi="Times New Roman" w:cs="Times New Roman"/>
                  </w:rPr>
                </w:rPrChange>
              </w:rPr>
            </w:pPr>
            <w:ins w:id="1164" w:author="M. Shojaei Arani" w:date="2024-05-30T10:53:00Z">
              <w:r w:rsidRPr="00907C1A">
                <w:rPr>
                  <w:rFonts w:ascii="Times New Roman" w:hAnsi="Times New Roman" w:cs="Times New Roman"/>
                  <w:lang w:val="en-US"/>
                  <w:rPrChange w:id="1165" w:author="M. Shojaei Arani" w:date="2024-05-30T10:53:00Z">
                    <w:rPr>
                      <w:rFonts w:ascii="Times New Roman" w:hAnsi="Times New Roman" w:cs="Times New Roman"/>
                    </w:rPr>
                  </w:rPrChange>
                </w:rPr>
                <w:t xml:space="preserve">         </w:t>
              </w:r>
            </w:ins>
            <m:oMath>
              <m:sSub>
                <m:sSubPr>
                  <m:ctrlPr>
                    <w:ins w:id="1166" w:author="M. Shojaei Arani" w:date="2024-05-30T10:53:00Z">
                      <w:rPr>
                        <w:rFonts w:ascii="Cambria Math" w:hAnsi="Cambria Math" w:cs="Times New Roman"/>
                        <w:i/>
                      </w:rPr>
                    </w:ins>
                  </m:ctrlPr>
                </m:sSubPr>
                <m:e>
                  <m:r>
                    <w:ins w:id="1167" w:author="M. Shojaei Arani" w:date="2024-05-30T10:53:00Z">
                      <w:rPr>
                        <w:rFonts w:ascii="Cambria Math" w:hAnsi="Cambria Math" w:cs="Times New Roman"/>
                      </w:rPr>
                      <m:t>P</m:t>
                    </w:ins>
                  </m:r>
                </m:e>
                <m:sub>
                  <m:r>
                    <w:ins w:id="1168" w:author="M. Shojaei Arani" w:date="2024-05-30T10:53:00Z">
                      <w:rPr>
                        <w:rFonts w:ascii="Cambria Math" w:hAnsi="Cambria Math" w:cs="Times New Roman"/>
                      </w:rPr>
                      <m:t>X</m:t>
                    </w:ins>
                  </m:r>
                </m:sub>
              </m:sSub>
              <m:d>
                <m:dPr>
                  <m:ctrlPr>
                    <w:ins w:id="1169" w:author="M. Shojaei Arani" w:date="2024-05-30T10:53:00Z">
                      <w:rPr>
                        <w:rFonts w:ascii="Cambria Math" w:hAnsi="Cambria Math" w:cs="Times New Roman"/>
                        <w:i/>
                      </w:rPr>
                    </w:ins>
                  </m:ctrlPr>
                </m:dPr>
                <m:e>
                  <m:r>
                    <w:ins w:id="1170" w:author="M. Shojaei Arani" w:date="2024-05-30T10:53:00Z">
                      <w:rPr>
                        <w:rFonts w:ascii="Cambria Math" w:hAnsi="Cambria Math" w:cs="Times New Roman"/>
                        <w:lang w:val="en-US"/>
                        <w:rPrChange w:id="1171" w:author="M. Shojaei Arani" w:date="2024-05-30T10:53:00Z">
                          <w:rPr>
                            <w:rFonts w:ascii="Cambria Math" w:hAnsi="Cambria Math" w:cs="Times New Roman"/>
                          </w:rPr>
                        </w:rPrChange>
                      </w:rPr>
                      <m:t>∆,</m:t>
                    </w:ins>
                  </m:r>
                  <m:r>
                    <w:ins w:id="1172" w:author="M. Shojaei Arani" w:date="2024-05-30T10:53:00Z">
                      <w:rPr>
                        <w:rFonts w:ascii="Cambria Math" w:hAnsi="Cambria Math" w:cs="Times New Roman"/>
                      </w:rPr>
                      <m:t>x</m:t>
                    </w:ins>
                  </m:r>
                  <m:r>
                    <w:ins w:id="1173" w:author="M. Shojaei Arani" w:date="2024-05-30T10:53:00Z">
                      <w:rPr>
                        <w:rFonts w:ascii="Cambria Math" w:hAnsi="Cambria Math" w:cs="Times New Roman"/>
                        <w:lang w:val="en-US"/>
                        <w:rPrChange w:id="1174" w:author="M. Shojaei Arani" w:date="2024-05-30T10:53:00Z">
                          <w:rPr>
                            <w:rFonts w:ascii="Cambria Math" w:hAnsi="Cambria Math" w:cs="Times New Roman"/>
                          </w:rPr>
                        </w:rPrChange>
                      </w:rPr>
                      <m:t>|</m:t>
                    </w:ins>
                  </m:r>
                  <m:sSub>
                    <m:sSubPr>
                      <m:ctrlPr>
                        <w:ins w:id="1175" w:author="M. Shojaei Arani" w:date="2024-05-30T10:53:00Z">
                          <w:rPr>
                            <w:rFonts w:ascii="Cambria Math" w:hAnsi="Cambria Math" w:cs="Times New Roman"/>
                            <w:i/>
                          </w:rPr>
                        </w:ins>
                      </m:ctrlPr>
                    </m:sSubPr>
                    <m:e>
                      <m:r>
                        <w:ins w:id="1176" w:author="M. Shojaei Arani" w:date="2024-05-30T10:53:00Z">
                          <w:rPr>
                            <w:rFonts w:ascii="Cambria Math" w:hAnsi="Cambria Math" w:cs="Times New Roman"/>
                          </w:rPr>
                          <m:t>x</m:t>
                        </w:ins>
                      </m:r>
                    </m:e>
                    <m:sub>
                      <m:r>
                        <w:ins w:id="1177" w:author="M. Shojaei Arani" w:date="2024-05-30T10:53:00Z">
                          <w:rPr>
                            <w:rFonts w:ascii="Cambria Math" w:hAnsi="Cambria Math" w:cs="Times New Roman"/>
                            <w:lang w:val="en-US"/>
                            <w:rPrChange w:id="1178" w:author="M. Shojaei Arani" w:date="2024-05-30T10:53:00Z">
                              <w:rPr>
                                <w:rFonts w:ascii="Cambria Math" w:hAnsi="Cambria Math" w:cs="Times New Roman"/>
                              </w:rPr>
                            </w:rPrChange>
                          </w:rPr>
                          <m:t>0</m:t>
                        </w:ins>
                      </m:r>
                    </m:sub>
                  </m:sSub>
                  <m:r>
                    <w:ins w:id="1179" w:author="M. Shojaei Arani" w:date="2024-05-30T10:53:00Z">
                      <w:rPr>
                        <w:rFonts w:ascii="Cambria Math" w:hAnsi="Cambria Math" w:cs="Times New Roman"/>
                        <w:lang w:val="en-US"/>
                        <w:rPrChange w:id="1180" w:author="M. Shojaei Arani" w:date="2024-05-30T10:53:00Z">
                          <w:rPr>
                            <w:rFonts w:ascii="Cambria Math" w:hAnsi="Cambria Math" w:cs="Times New Roman"/>
                          </w:rPr>
                        </w:rPrChange>
                      </w:rPr>
                      <m:t>;</m:t>
                    </w:ins>
                  </m:r>
                  <m:r>
                    <w:ins w:id="1181" w:author="M. Shojaei Arani" w:date="2024-05-30T10:53:00Z">
                      <w:rPr>
                        <w:rFonts w:ascii="Cambria Math" w:hAnsi="Cambria Math" w:cs="Times New Roman"/>
                      </w:rPr>
                      <m:t>θ</m:t>
                    </w:ins>
                  </m:r>
                </m:e>
              </m:d>
              <m:r>
                <w:ins w:id="1182" w:author="M. Shojaei Arani" w:date="2024-05-30T10:53:00Z">
                  <w:rPr>
                    <w:rFonts w:ascii="Cambria Math" w:hAnsi="Cambria Math" w:cs="Times New Roman"/>
                    <w:lang w:val="en-US"/>
                    <w:rPrChange w:id="1183" w:author="M. Shojaei Arani" w:date="2024-05-30T10:53:00Z">
                      <w:rPr>
                        <w:rFonts w:ascii="Cambria Math" w:hAnsi="Cambria Math" w:cs="Times New Roman"/>
                      </w:rPr>
                    </w:rPrChange>
                  </w:rPr>
                  <m:t>~</m:t>
                </w:ins>
              </m:r>
              <m:sSubSup>
                <m:sSubSupPr>
                  <m:ctrlPr>
                    <w:ins w:id="1184" w:author="M. Shojaei Arani" w:date="2024-05-30T10:53:00Z">
                      <w:rPr>
                        <w:rFonts w:ascii="Cambria Math" w:hAnsi="Cambria Math" w:cs="Times New Roman"/>
                        <w:i/>
                      </w:rPr>
                    </w:ins>
                  </m:ctrlPr>
                </m:sSubSupPr>
                <m:e>
                  <m:r>
                    <w:ins w:id="1185" w:author="M. Shojaei Arani" w:date="2024-05-30T10:53:00Z">
                      <w:rPr>
                        <w:rFonts w:ascii="Cambria Math" w:hAnsi="Cambria Math" w:cs="Times New Roman"/>
                      </w:rPr>
                      <m:t>P</m:t>
                    </w:ins>
                  </m:r>
                </m:e>
                <m:sub>
                  <m:r>
                    <w:ins w:id="1186" w:author="M. Shojaei Arani" w:date="2024-05-30T10:53:00Z">
                      <w:rPr>
                        <w:rFonts w:ascii="Cambria Math" w:hAnsi="Cambria Math" w:cs="Times New Roman"/>
                      </w:rPr>
                      <m:t>X</m:t>
                    </w:ins>
                  </m:r>
                </m:sub>
                <m:sup>
                  <m:d>
                    <m:dPr>
                      <m:ctrlPr>
                        <w:ins w:id="1187" w:author="M. Shojaei Arani" w:date="2024-05-30T10:53:00Z">
                          <w:rPr>
                            <w:rFonts w:ascii="Cambria Math" w:hAnsi="Cambria Math" w:cs="Times New Roman"/>
                            <w:i/>
                          </w:rPr>
                        </w:ins>
                      </m:ctrlPr>
                    </m:dPr>
                    <m:e>
                      <m:r>
                        <w:ins w:id="1188" w:author="M. Shojaei Arani" w:date="2024-05-30T10:53:00Z">
                          <w:rPr>
                            <w:rFonts w:ascii="Cambria Math" w:hAnsi="Cambria Math" w:cs="Times New Roman"/>
                          </w:rPr>
                          <m:t>J</m:t>
                        </w:ins>
                      </m:r>
                      <m:r>
                        <w:ins w:id="1189" w:author="M. Shojaei Arani" w:date="2024-05-30T10:53:00Z">
                          <w:rPr>
                            <w:rFonts w:ascii="Cambria Math" w:hAnsi="Cambria Math" w:cs="Times New Roman"/>
                            <w:lang w:val="en-US"/>
                            <w:rPrChange w:id="1190" w:author="M. Shojaei Arani" w:date="2024-05-30T10:53:00Z">
                              <w:rPr>
                                <w:rFonts w:ascii="Cambria Math" w:hAnsi="Cambria Math" w:cs="Times New Roman"/>
                              </w:rPr>
                            </w:rPrChange>
                          </w:rPr>
                          <m:t>,</m:t>
                        </w:ins>
                      </m:r>
                      <m:r>
                        <w:ins w:id="1191" w:author="M. Shojaei Arani" w:date="2024-05-30T10:53:00Z">
                          <w:rPr>
                            <w:rFonts w:ascii="Cambria Math" w:hAnsi="Cambria Math" w:cs="Times New Roman"/>
                          </w:rPr>
                          <m:t>K</m:t>
                        </w:ins>
                      </m:r>
                    </m:e>
                  </m:d>
                </m:sup>
              </m:sSubSup>
              <m:d>
                <m:dPr>
                  <m:ctrlPr>
                    <w:ins w:id="1192" w:author="M. Shojaei Arani" w:date="2024-05-30T10:53:00Z">
                      <w:rPr>
                        <w:rFonts w:ascii="Cambria Math" w:hAnsi="Cambria Math" w:cs="Times New Roman"/>
                        <w:i/>
                      </w:rPr>
                    </w:ins>
                  </m:ctrlPr>
                </m:dPr>
                <m:e>
                  <m:r>
                    <w:ins w:id="1193" w:author="M. Shojaei Arani" w:date="2024-05-30T10:53:00Z">
                      <w:rPr>
                        <w:rFonts w:ascii="Cambria Math" w:hAnsi="Cambria Math" w:cs="Times New Roman"/>
                        <w:lang w:val="en-US"/>
                        <w:rPrChange w:id="1194" w:author="M. Shojaei Arani" w:date="2024-05-30T10:53:00Z">
                          <w:rPr>
                            <w:rFonts w:ascii="Cambria Math" w:hAnsi="Cambria Math" w:cs="Times New Roman"/>
                          </w:rPr>
                        </w:rPrChange>
                      </w:rPr>
                      <m:t>∆,</m:t>
                    </w:ins>
                  </m:r>
                  <m:r>
                    <w:ins w:id="1195" w:author="M. Shojaei Arani" w:date="2024-05-30T10:53:00Z">
                      <w:rPr>
                        <w:rFonts w:ascii="Cambria Math" w:hAnsi="Cambria Math" w:cs="Times New Roman"/>
                      </w:rPr>
                      <m:t>x</m:t>
                    </w:ins>
                  </m:r>
                  <m:r>
                    <w:ins w:id="1196" w:author="M. Shojaei Arani" w:date="2024-05-30T10:53:00Z">
                      <w:rPr>
                        <w:rFonts w:ascii="Cambria Math" w:hAnsi="Cambria Math" w:cs="Times New Roman"/>
                        <w:lang w:val="en-US"/>
                        <w:rPrChange w:id="1197" w:author="M. Shojaei Arani" w:date="2024-05-30T10:53:00Z">
                          <w:rPr>
                            <w:rFonts w:ascii="Cambria Math" w:hAnsi="Cambria Math" w:cs="Times New Roman"/>
                          </w:rPr>
                        </w:rPrChange>
                      </w:rPr>
                      <m:t>|</m:t>
                    </w:ins>
                  </m:r>
                  <m:sSub>
                    <m:sSubPr>
                      <m:ctrlPr>
                        <w:ins w:id="1198" w:author="M. Shojaei Arani" w:date="2024-05-30T10:53:00Z">
                          <w:rPr>
                            <w:rFonts w:ascii="Cambria Math" w:hAnsi="Cambria Math" w:cs="Times New Roman"/>
                            <w:i/>
                          </w:rPr>
                        </w:ins>
                      </m:ctrlPr>
                    </m:sSubPr>
                    <m:e>
                      <m:r>
                        <w:ins w:id="1199" w:author="M. Shojaei Arani" w:date="2024-05-30T10:53:00Z">
                          <w:rPr>
                            <w:rFonts w:ascii="Cambria Math" w:hAnsi="Cambria Math" w:cs="Times New Roman"/>
                          </w:rPr>
                          <m:t>x</m:t>
                        </w:ins>
                      </m:r>
                    </m:e>
                    <m:sub>
                      <m:r>
                        <w:ins w:id="1200" w:author="M. Shojaei Arani" w:date="2024-05-30T10:53:00Z">
                          <w:rPr>
                            <w:rFonts w:ascii="Cambria Math" w:hAnsi="Cambria Math" w:cs="Times New Roman"/>
                            <w:lang w:val="en-US"/>
                            <w:rPrChange w:id="1201" w:author="M. Shojaei Arani" w:date="2024-05-30T10:53:00Z">
                              <w:rPr>
                                <w:rFonts w:ascii="Cambria Math" w:hAnsi="Cambria Math" w:cs="Times New Roman"/>
                              </w:rPr>
                            </w:rPrChange>
                          </w:rPr>
                          <m:t>0</m:t>
                        </w:ins>
                      </m:r>
                    </m:sub>
                  </m:sSub>
                  <m:r>
                    <w:ins w:id="1202" w:author="M. Shojaei Arani" w:date="2024-05-30T10:53:00Z">
                      <w:rPr>
                        <w:rFonts w:ascii="Cambria Math" w:hAnsi="Cambria Math" w:cs="Times New Roman"/>
                        <w:lang w:val="en-US"/>
                        <w:rPrChange w:id="1203" w:author="M. Shojaei Arani" w:date="2024-05-30T10:53:00Z">
                          <w:rPr>
                            <w:rFonts w:ascii="Cambria Math" w:hAnsi="Cambria Math" w:cs="Times New Roman"/>
                          </w:rPr>
                        </w:rPrChange>
                      </w:rPr>
                      <m:t>;</m:t>
                    </w:ins>
                  </m:r>
                  <m:r>
                    <w:ins w:id="1204" w:author="M. Shojaei Arani" w:date="2024-05-30T10:53:00Z">
                      <w:rPr>
                        <w:rFonts w:ascii="Cambria Math" w:hAnsi="Cambria Math" w:cs="Times New Roman"/>
                      </w:rPr>
                      <m:t>θ</m:t>
                    </w:ins>
                  </m:r>
                </m:e>
              </m:d>
              <m:r>
                <w:ins w:id="1205" w:author="M. Shojaei Arani" w:date="2024-05-30T10:53:00Z">
                  <w:rPr>
                    <w:rFonts w:ascii="Cambria Math" w:hAnsi="Cambria Math" w:cs="Times New Roman"/>
                    <w:lang w:val="en-US"/>
                    <w:rPrChange w:id="1206" w:author="M. Shojaei Arani" w:date="2024-05-30T10:53:00Z">
                      <w:rPr>
                        <w:rFonts w:ascii="Cambria Math" w:hAnsi="Cambria Math" w:cs="Times New Roman"/>
                      </w:rPr>
                    </w:rPrChange>
                  </w:rPr>
                  <m:t>=</m:t>
                </w:ins>
              </m:r>
              <m:f>
                <m:fPr>
                  <m:ctrlPr>
                    <w:ins w:id="1207" w:author="M. Shojaei Arani" w:date="2024-05-30T10:53:00Z">
                      <w:rPr>
                        <w:rFonts w:ascii="Cambria Math" w:hAnsi="Cambria Math" w:cs="Times New Roman"/>
                        <w:i/>
                      </w:rPr>
                    </w:ins>
                  </m:ctrlPr>
                </m:fPr>
                <m:num>
                  <m:r>
                    <w:ins w:id="1208" w:author="M. Shojaei Arani" w:date="2024-05-30T10:53:00Z">
                      <w:rPr>
                        <w:rFonts w:ascii="Cambria Math" w:hAnsi="Cambria Math" w:cs="Times New Roman"/>
                      </w:rPr>
                      <m:t>ϕ</m:t>
                    </w:ins>
                  </m:r>
                  <m:r>
                    <w:ins w:id="1209" w:author="M. Shojaei Arani" w:date="2024-05-30T10:53:00Z">
                      <w:rPr>
                        <w:rFonts w:ascii="Cambria Math" w:hAnsi="Cambria Math" w:cs="Times New Roman"/>
                        <w:lang w:val="en-US"/>
                        <w:rPrChange w:id="1210" w:author="M. Shojaei Arani" w:date="2024-05-30T10:53:00Z">
                          <w:rPr>
                            <w:rFonts w:ascii="Cambria Math" w:hAnsi="Cambria Math" w:cs="Times New Roman"/>
                          </w:rPr>
                        </w:rPrChange>
                      </w:rPr>
                      <m:t>(</m:t>
                    </w:ins>
                  </m:r>
                  <m:r>
                    <w:ins w:id="1211" w:author="M. Shojaei Arani" w:date="2024-05-30T10:53:00Z">
                      <w:rPr>
                        <w:rFonts w:ascii="Cambria Math" w:hAnsi="Cambria Math" w:cs="Times New Roman"/>
                      </w:rPr>
                      <m:t>z</m:t>
                    </w:ins>
                  </m:r>
                  <m:r>
                    <w:ins w:id="1212" w:author="M. Shojaei Arani" w:date="2024-05-30T10:53:00Z">
                      <w:rPr>
                        <w:rFonts w:ascii="Cambria Math" w:hAnsi="Cambria Math" w:cs="Times New Roman"/>
                        <w:lang w:val="en-US"/>
                        <w:rPrChange w:id="1213" w:author="M. Shojaei Arani" w:date="2024-05-30T10:53:00Z">
                          <w:rPr>
                            <w:rFonts w:ascii="Cambria Math" w:hAnsi="Cambria Math" w:cs="Times New Roman"/>
                          </w:rPr>
                        </w:rPrChange>
                      </w:rPr>
                      <m:t>)</m:t>
                    </w:ins>
                  </m:r>
                </m:num>
                <m:den>
                  <m:rad>
                    <m:radPr>
                      <m:degHide m:val="1"/>
                      <m:ctrlPr>
                        <w:ins w:id="1214" w:author="M. Shojaei Arani" w:date="2024-05-30T10:53:00Z">
                          <w:rPr>
                            <w:rFonts w:ascii="Cambria Math" w:hAnsi="Cambria Math" w:cs="Times New Roman"/>
                            <w:i/>
                          </w:rPr>
                        </w:ins>
                      </m:ctrlPr>
                    </m:radPr>
                    <m:deg/>
                    <m:e>
                      <m:r>
                        <w:ins w:id="1215" w:author="M. Shojaei Arani" w:date="2024-05-30T10:53:00Z">
                          <w:rPr>
                            <w:rFonts w:ascii="Cambria Math" w:hAnsi="Cambria Math" w:cs="Times New Roman"/>
                            <w:lang w:val="en-US"/>
                            <w:rPrChange w:id="1216" w:author="M. Shojaei Arani" w:date="2024-05-30T10:53:00Z">
                              <w:rPr>
                                <w:rFonts w:ascii="Cambria Math" w:hAnsi="Cambria Math" w:cs="Times New Roman"/>
                              </w:rPr>
                            </w:rPrChange>
                          </w:rPr>
                          <m:t>∆</m:t>
                        </w:ins>
                      </m:r>
                    </m:e>
                  </m:rad>
                  <m:r>
                    <w:ins w:id="1217" w:author="M. Shojaei Arani" w:date="2024-05-30T10:53:00Z">
                      <w:rPr>
                        <w:rFonts w:ascii="Cambria Math" w:hAnsi="Cambria Math" w:cs="Times New Roman"/>
                        <w:lang w:val="en-US"/>
                        <w:rPrChange w:id="1218" w:author="M. Shojaei Arani" w:date="2024-05-30T10:53:00Z">
                          <w:rPr>
                            <w:rFonts w:ascii="Cambria Math" w:hAnsi="Cambria Math" w:cs="Times New Roman"/>
                          </w:rPr>
                        </w:rPrChange>
                      </w:rPr>
                      <m:t xml:space="preserve"> </m:t>
                    </w:ins>
                  </m:r>
                  <m:r>
                    <w:ins w:id="1219" w:author="M. Shojaei Arani" w:date="2024-05-30T10:53:00Z">
                      <w:rPr>
                        <w:rFonts w:ascii="Cambria Math" w:hAnsi="Cambria Math" w:cs="Times New Roman"/>
                      </w:rPr>
                      <m:t>σ</m:t>
                    </w:ins>
                  </m:r>
                  <m:r>
                    <w:ins w:id="1220" w:author="M. Shojaei Arani" w:date="2024-05-30T10:53:00Z">
                      <w:rPr>
                        <w:rFonts w:ascii="Cambria Math" w:hAnsi="Cambria Math" w:cs="Times New Roman"/>
                        <w:lang w:val="en-US"/>
                        <w:rPrChange w:id="1221" w:author="M. Shojaei Arani" w:date="2024-05-30T10:53:00Z">
                          <w:rPr>
                            <w:rFonts w:ascii="Cambria Math" w:hAnsi="Cambria Math" w:cs="Times New Roman"/>
                          </w:rPr>
                        </w:rPrChange>
                      </w:rPr>
                      <m:t>(</m:t>
                    </w:ins>
                  </m:r>
                  <m:r>
                    <w:ins w:id="1222" w:author="M. Shojaei Arani" w:date="2024-05-30T10:53:00Z">
                      <w:rPr>
                        <w:rFonts w:ascii="Cambria Math" w:hAnsi="Cambria Math" w:cs="Times New Roman"/>
                      </w:rPr>
                      <m:t>x</m:t>
                    </w:ins>
                  </m:r>
                  <m:r>
                    <w:ins w:id="1223" w:author="M. Shojaei Arani" w:date="2024-05-30T10:53:00Z">
                      <w:rPr>
                        <w:rFonts w:ascii="Cambria Math" w:hAnsi="Cambria Math" w:cs="Times New Roman"/>
                        <w:lang w:val="en-US"/>
                        <w:rPrChange w:id="1224" w:author="M. Shojaei Arani" w:date="2024-05-30T10:53:00Z">
                          <w:rPr>
                            <w:rFonts w:ascii="Cambria Math" w:hAnsi="Cambria Math" w:cs="Times New Roman"/>
                          </w:rPr>
                        </w:rPrChange>
                      </w:rPr>
                      <m:t>;</m:t>
                    </w:ins>
                  </m:r>
                  <m:r>
                    <w:ins w:id="1225" w:author="M. Shojaei Arani" w:date="2024-05-30T10:53:00Z">
                      <w:rPr>
                        <w:rFonts w:ascii="Cambria Math" w:hAnsi="Cambria Math" w:cs="Times New Roman"/>
                      </w:rPr>
                      <m:t>θ</m:t>
                    </w:ins>
                  </m:r>
                  <m:r>
                    <w:ins w:id="1226" w:author="M. Shojaei Arani" w:date="2024-05-30T10:53:00Z">
                      <w:rPr>
                        <w:rFonts w:ascii="Cambria Math" w:hAnsi="Cambria Math" w:cs="Times New Roman"/>
                        <w:lang w:val="en-US"/>
                        <w:rPrChange w:id="1227" w:author="M. Shojaei Arani" w:date="2024-05-30T10:53:00Z">
                          <w:rPr>
                            <w:rFonts w:ascii="Cambria Math" w:hAnsi="Cambria Math" w:cs="Times New Roman"/>
                          </w:rPr>
                        </w:rPrChange>
                      </w:rPr>
                      <m:t>)</m:t>
                    </w:ins>
                  </m:r>
                </m:den>
              </m:f>
              <m:nary>
                <m:naryPr>
                  <m:chr m:val="∑"/>
                  <m:limLoc m:val="undOvr"/>
                  <m:ctrlPr>
                    <w:ins w:id="1228" w:author="M. Shojaei Arani" w:date="2024-05-30T10:53:00Z">
                      <w:rPr>
                        <w:rFonts w:ascii="Cambria Math" w:hAnsi="Cambria Math" w:cs="Aharoni"/>
                        <w:i/>
                      </w:rPr>
                    </w:ins>
                  </m:ctrlPr>
                </m:naryPr>
                <m:sub>
                  <m:r>
                    <w:ins w:id="1229" w:author="M. Shojaei Arani" w:date="2024-05-30T10:53:00Z">
                      <w:rPr>
                        <w:rFonts w:ascii="Cambria Math" w:hAnsi="Cambria Math" w:cs="Aharoni"/>
                      </w:rPr>
                      <m:t>j</m:t>
                    </w:ins>
                  </m:r>
                  <m:r>
                    <w:ins w:id="1230" w:author="M. Shojaei Arani" w:date="2024-05-30T10:53:00Z">
                      <w:rPr>
                        <w:rFonts w:ascii="Cambria Math" w:hAnsi="Cambria Math" w:cs="Aharoni"/>
                        <w:lang w:val="en-US"/>
                        <w:rPrChange w:id="1231" w:author="M. Shojaei Arani" w:date="2024-05-30T10:53:00Z">
                          <w:rPr>
                            <w:rFonts w:ascii="Cambria Math" w:hAnsi="Cambria Math" w:cs="Aharoni"/>
                          </w:rPr>
                        </w:rPrChange>
                      </w:rPr>
                      <m:t>=0</m:t>
                    </w:ins>
                  </m:r>
                </m:sub>
                <m:sup>
                  <m:r>
                    <w:ins w:id="1232" w:author="M. Shojaei Arani" w:date="2024-05-30T10:53:00Z">
                      <m:rPr>
                        <m:sty m:val="p"/>
                      </m:rPr>
                      <w:rPr>
                        <w:rFonts w:ascii="Cambria Math" w:hAnsi="Cambria Math" w:cs="Times New Roman"/>
                        <w:lang w:val="en-US"/>
                        <w:rPrChange w:id="1233" w:author="M. Shojaei Arani" w:date="2024-05-30T10:53:00Z">
                          <w:rPr>
                            <w:rFonts w:ascii="Cambria Math" w:hAnsi="Cambria Math" w:cs="Times New Roman"/>
                          </w:rPr>
                        </w:rPrChange>
                      </w:rPr>
                      <m:t>J</m:t>
                    </w:ins>
                  </m:r>
                </m:sup>
                <m:e>
                  <m:sSubSup>
                    <m:sSubSupPr>
                      <m:ctrlPr>
                        <w:ins w:id="1234" w:author="M. Shojaei Arani" w:date="2024-05-30T10:53:00Z">
                          <w:rPr>
                            <w:rFonts w:ascii="Cambria Math" w:hAnsi="Cambria Math" w:cs="Aharoni"/>
                            <w:i/>
                          </w:rPr>
                        </w:ins>
                      </m:ctrlPr>
                    </m:sSubSupPr>
                    <m:e>
                      <m:r>
                        <w:ins w:id="1235" w:author="M. Shojaei Arani" w:date="2024-05-30T10:53:00Z">
                          <w:rPr>
                            <w:rFonts w:ascii="Cambria Math" w:hAnsi="Cambria Math" w:cs="Aharoni"/>
                          </w:rPr>
                          <m:t>η</m:t>
                        </w:ins>
                      </m:r>
                    </m:e>
                    <m:sub>
                      <m:r>
                        <w:ins w:id="1236" w:author="M. Shojaei Arani" w:date="2024-05-30T10:53:00Z">
                          <w:rPr>
                            <w:rFonts w:ascii="Cambria Math" w:hAnsi="Cambria Math" w:cs="Aharoni"/>
                          </w:rPr>
                          <m:t>Z</m:t>
                        </w:ins>
                      </m:r>
                    </m:sub>
                    <m:sup>
                      <m:d>
                        <m:dPr>
                          <m:ctrlPr>
                            <w:ins w:id="1237" w:author="M. Shojaei Arani" w:date="2024-05-30T10:53:00Z">
                              <w:rPr>
                                <w:rFonts w:ascii="Cambria Math" w:hAnsi="Cambria Math" w:cs="Aharoni"/>
                                <w:i/>
                              </w:rPr>
                            </w:ins>
                          </m:ctrlPr>
                        </m:dPr>
                        <m:e>
                          <m:r>
                            <w:ins w:id="1238" w:author="M. Shojaei Arani" w:date="2024-05-30T10:53:00Z">
                              <w:rPr>
                                <w:rFonts w:ascii="Cambria Math" w:hAnsi="Cambria Math" w:cs="Aharoni"/>
                              </w:rPr>
                              <m:t>j</m:t>
                            </w:ins>
                          </m:r>
                          <m:r>
                            <w:ins w:id="1239" w:author="M. Shojaei Arani" w:date="2024-05-30T10:53:00Z">
                              <w:rPr>
                                <w:rFonts w:ascii="Cambria Math" w:hAnsi="Cambria Math" w:cs="Aharoni"/>
                                <w:lang w:val="en-US"/>
                                <w:rPrChange w:id="1240" w:author="M. Shojaei Arani" w:date="2024-05-30T10:53:00Z">
                                  <w:rPr>
                                    <w:rFonts w:ascii="Cambria Math" w:hAnsi="Cambria Math" w:cs="Aharoni"/>
                                  </w:rPr>
                                </w:rPrChange>
                              </w:rPr>
                              <m:t>,</m:t>
                            </w:ins>
                          </m:r>
                          <m:r>
                            <w:ins w:id="1241" w:author="M. Shojaei Arani" w:date="2024-05-30T10:53:00Z">
                              <w:rPr>
                                <w:rFonts w:ascii="Cambria Math" w:hAnsi="Cambria Math" w:cs="Aharoni"/>
                              </w:rPr>
                              <m:t>K</m:t>
                            </w:ins>
                          </m:r>
                        </m:e>
                      </m:d>
                    </m:sup>
                  </m:sSubSup>
                  <m:d>
                    <m:dPr>
                      <m:ctrlPr>
                        <w:ins w:id="1242" w:author="M. Shojaei Arani" w:date="2024-05-30T10:53:00Z">
                          <w:rPr>
                            <w:rFonts w:ascii="Cambria Math" w:hAnsi="Cambria Math" w:cs="Aharoni"/>
                            <w:i/>
                          </w:rPr>
                        </w:ins>
                      </m:ctrlPr>
                    </m:dPr>
                    <m:e>
                      <m:sSub>
                        <m:sSubPr>
                          <m:ctrlPr>
                            <w:ins w:id="1243" w:author="M. Shojaei Arani" w:date="2024-05-30T10:53:00Z">
                              <w:rPr>
                                <w:rFonts w:ascii="Cambria Math" w:hAnsi="Cambria Math" w:cs="Times New Roman"/>
                                <w:i/>
                              </w:rPr>
                            </w:ins>
                          </m:ctrlPr>
                        </m:sSubPr>
                        <m:e>
                          <m:r>
                            <w:ins w:id="1244" w:author="M. Shojaei Arani" w:date="2024-05-30T10:53:00Z">
                              <w:rPr>
                                <w:rFonts w:ascii="Cambria Math" w:hAnsi="Cambria Math" w:cs="Aharoni"/>
                                <w:lang w:val="en-US"/>
                                <w:rPrChange w:id="1245" w:author="M. Shojaei Arani" w:date="2024-05-30T10:53:00Z">
                                  <w:rPr>
                                    <w:rFonts w:ascii="Cambria Math" w:hAnsi="Cambria Math" w:cs="Aharoni"/>
                                  </w:rPr>
                                </w:rPrChange>
                              </w:rPr>
                              <m:t>∆,</m:t>
                            </w:ins>
                          </m:r>
                          <m:r>
                            <w:ins w:id="1246" w:author="M. Shojaei Arani" w:date="2024-05-30T10:53:00Z">
                              <w:rPr>
                                <w:rFonts w:ascii="Cambria Math" w:hAnsi="Cambria Math" w:cs="Times New Roman"/>
                              </w:rPr>
                              <m:t>y</m:t>
                            </w:ins>
                          </m:r>
                        </m:e>
                        <m:sub>
                          <m:r>
                            <w:ins w:id="1247" w:author="M. Shojaei Arani" w:date="2024-05-30T10:53:00Z">
                              <w:rPr>
                                <w:rFonts w:ascii="Cambria Math" w:hAnsi="Cambria Math" w:cs="Times New Roman"/>
                                <w:lang w:val="en-US"/>
                                <w:rPrChange w:id="1248" w:author="M. Shojaei Arani" w:date="2024-05-30T10:53:00Z">
                                  <w:rPr>
                                    <w:rFonts w:ascii="Cambria Math" w:hAnsi="Cambria Math" w:cs="Times New Roman"/>
                                  </w:rPr>
                                </w:rPrChange>
                              </w:rPr>
                              <m:t>0</m:t>
                            </w:ins>
                          </m:r>
                        </m:sub>
                      </m:sSub>
                      <m:r>
                        <w:ins w:id="1249" w:author="M. Shojaei Arani" w:date="2024-05-30T10:53:00Z">
                          <w:rPr>
                            <w:rFonts w:ascii="Cambria Math" w:hAnsi="Cambria Math" w:cs="Times New Roman"/>
                            <w:lang w:val="en-US"/>
                            <w:rPrChange w:id="1250" w:author="M. Shojaei Arani" w:date="2024-05-30T10:53:00Z">
                              <w:rPr>
                                <w:rFonts w:ascii="Cambria Math" w:hAnsi="Cambria Math" w:cs="Times New Roman"/>
                              </w:rPr>
                            </w:rPrChange>
                          </w:rPr>
                          <m:t>;</m:t>
                        </w:ins>
                      </m:r>
                      <m:r>
                        <w:ins w:id="1251" w:author="M. Shojaei Arani" w:date="2024-05-30T10:53:00Z">
                          <w:rPr>
                            <w:rFonts w:ascii="Cambria Math" w:hAnsi="Cambria Math" w:cs="Times New Roman"/>
                          </w:rPr>
                          <m:t>θ</m:t>
                        </w:ins>
                      </m:r>
                    </m:e>
                  </m:d>
                </m:e>
              </m:nary>
              <m:r>
                <w:ins w:id="1252" w:author="M. Shojaei Arani" w:date="2024-05-30T10:53:00Z">
                  <w:rPr>
                    <w:rFonts w:ascii="Cambria Math" w:hAnsi="Cambria Math" w:cs="Aharoni"/>
                    <w:lang w:val="en-US"/>
                    <w:rPrChange w:id="1253" w:author="M. Shojaei Arani" w:date="2024-05-30T10:53:00Z">
                      <w:rPr>
                        <w:rFonts w:ascii="Cambria Math" w:hAnsi="Cambria Math" w:cs="Aharoni"/>
                      </w:rPr>
                    </w:rPrChange>
                  </w:rPr>
                  <m:t xml:space="preserve"> </m:t>
                </w:ins>
              </m:r>
              <m:sSub>
                <m:sSubPr>
                  <m:ctrlPr>
                    <w:ins w:id="1254" w:author="M. Shojaei Arani" w:date="2024-05-30T10:53:00Z">
                      <w:rPr>
                        <w:rFonts w:ascii="Cambria Math" w:hAnsi="Cambria Math" w:cs="Aharoni"/>
                        <w:i/>
                      </w:rPr>
                    </w:ins>
                  </m:ctrlPr>
                </m:sSubPr>
                <m:e>
                  <m:r>
                    <w:ins w:id="1255" w:author="M. Shojaei Arani" w:date="2024-05-30T10:53:00Z">
                      <w:rPr>
                        <w:rFonts w:ascii="Cambria Math" w:hAnsi="Cambria Math" w:cs="Aharoni"/>
                      </w:rPr>
                      <m:t>H</m:t>
                    </w:ins>
                  </m:r>
                </m:e>
                <m:sub>
                  <m:r>
                    <w:ins w:id="1256" w:author="M. Shojaei Arani" w:date="2024-05-30T10:53:00Z">
                      <w:rPr>
                        <w:rFonts w:ascii="Cambria Math" w:hAnsi="Cambria Math" w:cs="Aharoni"/>
                      </w:rPr>
                      <m:t>j</m:t>
                    </w:ins>
                  </m:r>
                </m:sub>
              </m:sSub>
              <m:r>
                <w:ins w:id="1257" w:author="M. Shojaei Arani" w:date="2024-05-30T10:53:00Z">
                  <w:rPr>
                    <w:rFonts w:ascii="Cambria Math" w:hAnsi="Cambria Math" w:cs="Aharoni"/>
                    <w:lang w:val="en-US"/>
                    <w:rPrChange w:id="1258" w:author="M. Shojaei Arani" w:date="2024-05-30T10:53:00Z">
                      <w:rPr>
                        <w:rFonts w:ascii="Cambria Math" w:hAnsi="Cambria Math" w:cs="Aharoni"/>
                      </w:rPr>
                    </w:rPrChange>
                  </w:rPr>
                  <m:t>(</m:t>
                </w:ins>
              </m:r>
              <m:r>
                <w:ins w:id="1259" w:author="M. Shojaei Arani" w:date="2024-05-30T10:53:00Z">
                  <w:rPr>
                    <w:rFonts w:ascii="Cambria Math" w:hAnsi="Cambria Math" w:cs="Aharoni"/>
                  </w:rPr>
                  <m:t>z</m:t>
                </w:ins>
              </m:r>
              <m:r>
                <w:ins w:id="1260" w:author="M. Shojaei Arani" w:date="2024-05-30T10:53:00Z">
                  <w:rPr>
                    <w:rFonts w:ascii="Cambria Math" w:hAnsi="Cambria Math" w:cs="Aharoni"/>
                    <w:lang w:val="en-US"/>
                    <w:rPrChange w:id="1261" w:author="M. Shojaei Arani" w:date="2024-05-30T10:53:00Z">
                      <w:rPr>
                        <w:rFonts w:ascii="Cambria Math" w:hAnsi="Cambria Math" w:cs="Aharoni"/>
                      </w:rPr>
                    </w:rPrChange>
                  </w:rPr>
                  <m:t>)</m:t>
                </w:ins>
              </m:r>
            </m:oMath>
            <w:ins w:id="1262" w:author="M. Shojaei Arani" w:date="2024-05-30T10:53:00Z">
              <w:r w:rsidRPr="00907C1A">
                <w:rPr>
                  <w:rFonts w:ascii="Times New Roman" w:hAnsi="Times New Roman" w:cs="Times New Roman"/>
                  <w:lang w:val="en-US"/>
                  <w:rPrChange w:id="1263" w:author="M. Shojaei Arani" w:date="2024-05-30T10:53:00Z">
                    <w:rPr>
                      <w:rFonts w:ascii="Times New Roman" w:hAnsi="Times New Roman" w:cs="Times New Roman"/>
                    </w:rPr>
                  </w:rPrChange>
                </w:rPr>
                <w:t xml:space="preserve">. </w:t>
              </w:r>
            </w:ins>
          </w:p>
        </w:tc>
        <w:tc>
          <w:tcPr>
            <w:tcW w:w="672" w:type="dxa"/>
            <w:vAlign w:val="center"/>
          </w:tcPr>
          <w:p w14:paraId="52C7A3FD" w14:textId="77777777" w:rsidR="00907C1A" w:rsidRPr="00E83C74" w:rsidRDefault="00907C1A" w:rsidP="008313A9">
            <w:pPr>
              <w:spacing w:line="360" w:lineRule="auto"/>
              <w:jc w:val="right"/>
              <w:rPr>
                <w:ins w:id="1264" w:author="M. Shojaei Arani" w:date="2024-05-30T10:53:00Z"/>
                <w:rFonts w:ascii="Times New Roman" w:hAnsi="Times New Roman" w:cs="Times New Roman"/>
              </w:rPr>
            </w:pPr>
            <w:ins w:id="1265" w:author="M. Shojaei Arani" w:date="2024-05-30T10:53:00Z">
              <w:r w:rsidRPr="00907C1A">
                <w:rPr>
                  <w:rFonts w:ascii="Times New Roman" w:hAnsi="Times New Roman" w:cs="Times New Roman"/>
                  <w:lang w:val="en-US"/>
                  <w:rPrChange w:id="1266" w:author="M. Shojaei Arani" w:date="2024-05-30T10:53:00Z">
                    <w:rPr>
                      <w:rFonts w:ascii="Times New Roman" w:hAnsi="Times New Roman" w:cs="Times New Roman"/>
                    </w:rPr>
                  </w:rPrChange>
                </w:rPr>
                <w:t xml:space="preserve"> </w:t>
              </w:r>
              <w:r w:rsidRPr="00E83C74">
                <w:rPr>
                  <w:rFonts w:ascii="Times New Roman" w:hAnsi="Times New Roman" w:cs="Times New Roman"/>
                </w:rPr>
                <w:t>(</w:t>
              </w:r>
              <w:bookmarkStart w:id="1267" w:name="P_X"/>
              <w:r w:rsidRPr="00E83C74">
                <w:rPr>
                  <w:rFonts w:ascii="Times New Roman" w:hAnsi="Times New Roman" w:cs="Times New Roman"/>
                </w:rPr>
                <w:fldChar w:fldCharType="begin"/>
              </w:r>
              <w:r w:rsidRPr="00E83C74">
                <w:rPr>
                  <w:rFonts w:ascii="Times New Roman" w:hAnsi="Times New Roman" w:cs="Times New Roman"/>
                </w:rPr>
                <w:instrText xml:space="preserve"> SEQ EQ \* MERGEFORMAT </w:instrText>
              </w:r>
              <w:r w:rsidRPr="00E83C74">
                <w:rPr>
                  <w:rFonts w:ascii="Times New Roman" w:hAnsi="Times New Roman" w:cs="Times New Roman"/>
                </w:rPr>
                <w:fldChar w:fldCharType="separate"/>
              </w:r>
              <w:r>
                <w:rPr>
                  <w:rFonts w:ascii="Times New Roman" w:hAnsi="Times New Roman" w:cs="Times New Roman"/>
                  <w:noProof/>
                </w:rPr>
                <w:t>7</w:t>
              </w:r>
              <w:r w:rsidRPr="00E83C74">
                <w:rPr>
                  <w:rFonts w:ascii="Times New Roman" w:hAnsi="Times New Roman" w:cs="Times New Roman"/>
                </w:rPr>
                <w:fldChar w:fldCharType="end"/>
              </w:r>
              <w:bookmarkEnd w:id="1267"/>
              <w:r w:rsidRPr="00E83C74">
                <w:rPr>
                  <w:rFonts w:ascii="Times New Roman" w:hAnsi="Times New Roman" w:cs="Times New Roman"/>
                </w:rPr>
                <w:t>)</w:t>
              </w:r>
            </w:ins>
          </w:p>
        </w:tc>
      </w:tr>
    </w:tbl>
    <w:p w14:paraId="059F5E0C" w14:textId="77777777" w:rsidR="00907C1A" w:rsidRDefault="00907C1A" w:rsidP="00907C1A">
      <w:pPr>
        <w:spacing w:after="240" w:line="360" w:lineRule="auto"/>
        <w:jc w:val="both"/>
        <w:rPr>
          <w:ins w:id="1268" w:author="M. Shojaei Arani" w:date="2024-05-30T10:53:00Z"/>
          <w:rFonts w:ascii="Times New Roman" w:eastAsiaTheme="minorEastAsia" w:hAnsi="Times New Roman" w:cs="Times New Roman"/>
          <w:color w:val="FF0000"/>
        </w:rPr>
      </w:pPr>
      <w:ins w:id="1269" w:author="M. Shojaei Arani" w:date="2024-05-30T10:53:00Z">
        <w:r>
          <w:rPr>
            <w:rFonts w:ascii="Times New Roman" w:eastAsiaTheme="minorEastAsia" w:hAnsi="Times New Roman" w:cs="Times New Roman"/>
          </w:rPr>
          <w:t xml:space="preserve">As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argues (and we experienced) the expansion in (</w:t>
        </w:r>
        <w:r>
          <w:rPr>
            <w:rFonts w:ascii="Times New Roman" w:hAnsi="Times New Roman" w:cs="Times New Roman"/>
          </w:rPr>
          <w:fldChar w:fldCharType="begin"/>
        </w:r>
        <w:r>
          <w:rPr>
            <w:rFonts w:ascii="Times New Roman" w:hAnsi="Times New Roman" w:cs="Times New Roman"/>
          </w:rPr>
          <w:instrText xml:space="preserve"> REF PZ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t xml:space="preserve">) can be well approximated by including at most the first three terms (so, </w:t>
        </w:r>
      </w:ins>
      <m:oMath>
        <m:r>
          <w:ins w:id="1270" w:author="M. Shojaei Arani" w:date="2024-05-30T10:53:00Z">
            <m:rPr>
              <m:sty m:val="p"/>
            </m:rPr>
            <w:rPr>
              <w:rFonts w:ascii="Cambria Math" w:hAnsi="Cambria Math" w:cs="Times New Roman"/>
            </w:rPr>
            <m:t>J=1,2,3</m:t>
          </w:ins>
        </m:r>
      </m:oMath>
      <w:ins w:id="1271" w:author="M. Shojaei Arani" w:date="2024-05-30T10:53:00Z">
        <w:r>
          <w:rPr>
            <w:rFonts w:ascii="Times New Roman" w:eastAsiaTheme="minorEastAsia" w:hAnsi="Times New Roman" w:cs="Times New Roman"/>
          </w:rPr>
          <w:t xml:space="preserve"> are often enough)</w:t>
        </w:r>
        <w:r>
          <w:rPr>
            <w:rFonts w:ascii="Times New Roman" w:hAnsi="Times New Roman" w:cs="Times New Roman"/>
          </w:rPr>
          <w:t>.</w:t>
        </w:r>
        <w:r>
          <w:rPr>
            <w:rFonts w:ascii="Times New Roman" w:eastAsiaTheme="minorEastAsia" w:hAnsi="Times New Roman" w:cs="Times New Roman"/>
          </w:rPr>
          <w:t xml:space="preserve"> It is  important to note that using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EtaZ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6</w:t>
        </w:r>
        <w:r>
          <w:rPr>
            <w:rFonts w:ascii="Times New Roman" w:eastAsiaTheme="minorEastAsia" w:hAnsi="Times New Roman" w:cs="Times New Roman"/>
          </w:rPr>
          <w:fldChar w:fldCharType="end"/>
        </w:r>
        <w:r>
          <w:rPr>
            <w:rFonts w:ascii="Times New Roman" w:eastAsiaTheme="minorEastAsia" w:hAnsi="Times New Roman" w:cs="Times New Roman"/>
          </w:rPr>
          <w:t xml:space="preserve">) all coefficients </w:t>
        </w:r>
      </w:ins>
      <m:oMath>
        <m:sSubSup>
          <m:sSubSupPr>
            <m:ctrlPr>
              <w:ins w:id="1272" w:author="M. Shojaei Arani" w:date="2024-05-30T10:53:00Z">
                <w:rPr>
                  <w:rFonts w:ascii="Cambria Math" w:hAnsi="Cambria Math" w:cs="Aharoni"/>
                  <w:i/>
                </w:rPr>
              </w:ins>
            </m:ctrlPr>
          </m:sSubSupPr>
          <m:e>
            <m:r>
              <w:ins w:id="1273" w:author="M. Shojaei Arani" w:date="2024-05-30T10:53:00Z">
                <w:rPr>
                  <w:rFonts w:ascii="Cambria Math" w:hAnsi="Cambria Math" w:cs="Aharoni"/>
                </w:rPr>
                <m:t>η</m:t>
              </w:ins>
            </m:r>
          </m:e>
          <m:sub>
            <m:r>
              <w:ins w:id="1274" w:author="M. Shojaei Arani" w:date="2024-05-30T10:53:00Z">
                <w:rPr>
                  <w:rFonts w:ascii="Cambria Math" w:hAnsi="Cambria Math" w:cs="Aharoni"/>
                </w:rPr>
                <m:t>Z</m:t>
              </w:ins>
            </m:r>
          </m:sub>
          <m:sup>
            <m:d>
              <m:dPr>
                <m:ctrlPr>
                  <w:ins w:id="1275" w:author="M. Shojaei Arani" w:date="2024-05-30T10:53:00Z">
                    <w:rPr>
                      <w:rFonts w:ascii="Cambria Math" w:hAnsi="Cambria Math" w:cs="Aharoni"/>
                      <w:i/>
                    </w:rPr>
                  </w:ins>
                </m:ctrlPr>
              </m:dPr>
              <m:e>
                <m:r>
                  <w:ins w:id="1276" w:author="M. Shojaei Arani" w:date="2024-05-30T10:53:00Z">
                    <w:rPr>
                      <w:rFonts w:ascii="Cambria Math" w:hAnsi="Cambria Math" w:cs="Aharoni"/>
                    </w:rPr>
                    <m:t>j,K</m:t>
                  </w:ins>
                </m:r>
              </m:e>
            </m:d>
          </m:sup>
        </m:sSubSup>
      </m:oMath>
      <w:ins w:id="1277" w:author="M. Shojaei Arani" w:date="2024-05-30T10:53:00Z">
        <w:r>
          <w:rPr>
            <w:rFonts w:ascii="Times New Roman" w:eastAsiaTheme="minorEastAsia" w:hAnsi="Times New Roman" w:cs="Times New Roman"/>
          </w:rPr>
          <w:t>of the Hermite expansion of conditional density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7</w:t>
        </w:r>
        <w:r>
          <w:rPr>
            <w:rFonts w:ascii="Times New Roman" w:eastAsiaTheme="minorEastAsia" w:hAnsi="Times New Roman" w:cs="Times New Roman"/>
          </w:rPr>
          <w:fldChar w:fldCharType="end"/>
        </w:r>
        <w:r>
          <w:rPr>
            <w:rFonts w:ascii="Times New Roman" w:eastAsiaTheme="minorEastAsia" w:hAnsi="Times New Roman" w:cs="Times New Roman"/>
          </w:rPr>
          <w:t xml:space="preserve">) can be expressed by </w:t>
        </w:r>
      </w:ins>
      <m:oMath>
        <m:sSub>
          <m:sSubPr>
            <m:ctrlPr>
              <w:ins w:id="1278" w:author="M. Shojaei Arani" w:date="2024-05-30T10:53:00Z">
                <w:rPr>
                  <w:rFonts w:ascii="Cambria Math" w:eastAsiaTheme="minorEastAsia" w:hAnsi="Cambria Math" w:cs="Times New Roman"/>
                  <w:i/>
                </w:rPr>
              </w:ins>
            </m:ctrlPr>
          </m:sSubPr>
          <m:e>
            <m:r>
              <w:ins w:id="1279" w:author="M. Shojaei Arani" w:date="2024-05-30T10:53:00Z">
                <w:rPr>
                  <w:rFonts w:ascii="Cambria Math" w:eastAsiaTheme="minorEastAsia" w:hAnsi="Cambria Math" w:cs="Times New Roman"/>
                </w:rPr>
                <m:t>μ</m:t>
              </w:ins>
            </m:r>
          </m:e>
          <m:sub>
            <m:r>
              <w:ins w:id="1280" w:author="M. Shojaei Arani" w:date="2024-05-30T10:53:00Z">
                <w:rPr>
                  <w:rFonts w:ascii="Cambria Math" w:eastAsiaTheme="minorEastAsia" w:hAnsi="Cambria Math" w:cs="Times New Roman"/>
                </w:rPr>
                <m:t>Y</m:t>
              </w:ins>
            </m:r>
          </m:sub>
        </m:sSub>
      </m:oMath>
      <w:ins w:id="1281" w:author="M. Shojaei Arani" w:date="2024-05-30T10:53:00Z">
        <w:r>
          <w:rPr>
            <w:rFonts w:ascii="Times New Roman" w:eastAsiaTheme="minorEastAsia" w:hAnsi="Times New Roman" w:cs="Times New Roman"/>
          </w:rPr>
          <w:t xml:space="preserve"> and its higher derivatives at </w:t>
        </w:r>
      </w:ins>
      <m:oMath>
        <m:sSub>
          <m:sSubPr>
            <m:ctrlPr>
              <w:ins w:id="1282" w:author="M. Shojaei Arani" w:date="2024-05-30T10:53:00Z">
                <w:rPr>
                  <w:rFonts w:ascii="Cambria Math" w:hAnsi="Cambria Math" w:cs="Times New Roman"/>
                  <w:i/>
                </w:rPr>
              </w:ins>
            </m:ctrlPr>
          </m:sSubPr>
          <m:e>
            <m:r>
              <w:ins w:id="1283" w:author="M. Shojaei Arani" w:date="2024-05-30T10:53:00Z">
                <w:rPr>
                  <w:rFonts w:ascii="Cambria Math" w:hAnsi="Cambria Math" w:cs="Times New Roman"/>
                </w:rPr>
                <m:t>y</m:t>
              </w:ins>
            </m:r>
          </m:e>
          <m:sub>
            <m:r>
              <w:ins w:id="1284" w:author="M. Shojaei Arani" w:date="2024-05-30T10:53:00Z">
                <w:rPr>
                  <w:rFonts w:ascii="Cambria Math" w:hAnsi="Cambria Math" w:cs="Times New Roman"/>
                </w:rPr>
                <m:t>0</m:t>
              </w:ins>
            </m:r>
          </m:sub>
        </m:sSub>
      </m:oMath>
      <w:ins w:id="1285" w:author="M. Shojaei Arani" w:date="2024-05-30T10:53:00Z">
        <w:r>
          <w:rPr>
            <w:rFonts w:ascii="Times New Roman" w:eastAsiaTheme="minorEastAsia" w:hAnsi="Times New Roman" w:cs="Times New Roman"/>
          </w:rPr>
          <w:t xml:space="preserve"> up to order 2K-2, i.e., </w:t>
        </w:r>
      </w:ins>
      <m:oMath>
        <m:sSub>
          <m:sSubPr>
            <m:ctrlPr>
              <w:ins w:id="1286" w:author="M. Shojaei Arani" w:date="2024-05-30T10:53:00Z">
                <w:rPr>
                  <w:rFonts w:ascii="Cambria Math" w:eastAsiaTheme="minorEastAsia" w:hAnsi="Cambria Math" w:cs="Times New Roman"/>
                  <w:i/>
                </w:rPr>
              </w:ins>
            </m:ctrlPr>
          </m:sSubPr>
          <m:e>
            <m:r>
              <w:ins w:id="1287" w:author="M. Shojaei Arani" w:date="2024-05-30T10:53:00Z">
                <w:rPr>
                  <w:rFonts w:ascii="Cambria Math" w:eastAsiaTheme="minorEastAsia" w:hAnsi="Cambria Math" w:cs="Times New Roman"/>
                </w:rPr>
                <m:t>μ</m:t>
              </w:ins>
            </m:r>
          </m:e>
          <m:sub>
            <m:r>
              <w:ins w:id="1288" w:author="M. Shojaei Arani" w:date="2024-05-30T10:53:00Z">
                <w:rPr>
                  <w:rFonts w:ascii="Cambria Math" w:eastAsiaTheme="minorEastAsia" w:hAnsi="Cambria Math" w:cs="Times New Roman"/>
                </w:rPr>
                <m:t>Y</m:t>
              </w:ins>
            </m:r>
          </m:sub>
        </m:sSub>
        <m:r>
          <w:ins w:id="1289" w:author="M. Shojaei Arani" w:date="2024-05-30T10:53:00Z">
            <w:rPr>
              <w:rFonts w:ascii="Cambria Math" w:eastAsiaTheme="minorEastAsia" w:hAnsi="Cambria Math" w:cs="Times New Roman"/>
            </w:rPr>
            <m:t>(</m:t>
          </w:ins>
        </m:r>
        <m:sSub>
          <m:sSubPr>
            <m:ctrlPr>
              <w:ins w:id="1290" w:author="M. Shojaei Arani" w:date="2024-05-30T10:53:00Z">
                <w:rPr>
                  <w:rFonts w:ascii="Cambria Math" w:hAnsi="Cambria Math" w:cs="Times New Roman"/>
                  <w:i/>
                </w:rPr>
              </w:ins>
            </m:ctrlPr>
          </m:sSubPr>
          <m:e>
            <m:r>
              <w:ins w:id="1291" w:author="M. Shojaei Arani" w:date="2024-05-30T10:53:00Z">
                <w:rPr>
                  <w:rFonts w:ascii="Cambria Math" w:hAnsi="Cambria Math" w:cs="Times New Roman"/>
                </w:rPr>
                <m:t>y</m:t>
              </w:ins>
            </m:r>
          </m:e>
          <m:sub>
            <m:r>
              <w:ins w:id="1292" w:author="M. Shojaei Arani" w:date="2024-05-30T10:53:00Z">
                <w:rPr>
                  <w:rFonts w:ascii="Cambria Math" w:hAnsi="Cambria Math" w:cs="Times New Roman"/>
                </w:rPr>
                <m:t>0</m:t>
              </w:ins>
            </m:r>
          </m:sub>
        </m:sSub>
        <m:r>
          <w:ins w:id="1293" w:author="M. Shojaei Arani" w:date="2024-05-30T10:53:00Z">
            <w:rPr>
              <w:rFonts w:ascii="Cambria Math" w:eastAsiaTheme="minorEastAsia" w:hAnsi="Cambria Math" w:cs="Times New Roman"/>
            </w:rPr>
            <m:t>)</m:t>
          </w:ins>
        </m:r>
      </m:oMath>
      <w:ins w:id="1294" w:author="M. Shojaei Arani" w:date="2024-05-30T10:53:00Z">
        <w:r>
          <w:rPr>
            <w:rFonts w:ascii="Times New Roman" w:eastAsiaTheme="minorEastAsia" w:hAnsi="Times New Roman" w:cs="Times New Roman"/>
          </w:rPr>
          <w:t xml:space="preserve">, </w:t>
        </w:r>
      </w:ins>
      <m:oMath>
        <m:sSup>
          <m:sSupPr>
            <m:ctrlPr>
              <w:ins w:id="1295" w:author="M. Shojaei Arani" w:date="2024-05-30T10:53:00Z">
                <w:rPr>
                  <w:rFonts w:ascii="Cambria Math" w:eastAsiaTheme="minorEastAsia" w:hAnsi="Cambria Math" w:cs="Times New Roman"/>
                  <w:i/>
                </w:rPr>
              </w:ins>
            </m:ctrlPr>
          </m:sSupPr>
          <m:e>
            <m:sSub>
              <m:sSubPr>
                <m:ctrlPr>
                  <w:ins w:id="1296" w:author="M. Shojaei Arani" w:date="2024-05-30T10:53:00Z">
                    <w:rPr>
                      <w:rFonts w:ascii="Cambria Math" w:eastAsiaTheme="minorEastAsia" w:hAnsi="Cambria Math" w:cs="Times New Roman"/>
                      <w:i/>
                    </w:rPr>
                  </w:ins>
                </m:ctrlPr>
              </m:sSubPr>
              <m:e>
                <m:r>
                  <w:ins w:id="1297" w:author="M. Shojaei Arani" w:date="2024-05-30T10:53:00Z">
                    <w:rPr>
                      <w:rFonts w:ascii="Cambria Math" w:eastAsiaTheme="minorEastAsia" w:hAnsi="Cambria Math" w:cs="Times New Roman"/>
                    </w:rPr>
                    <m:t>μ</m:t>
                  </w:ins>
                </m:r>
              </m:e>
              <m:sub>
                <m:r>
                  <w:ins w:id="1298" w:author="M. Shojaei Arani" w:date="2024-05-30T10:53:00Z">
                    <w:rPr>
                      <w:rFonts w:ascii="Cambria Math" w:eastAsiaTheme="minorEastAsia" w:hAnsi="Cambria Math" w:cs="Times New Roman"/>
                    </w:rPr>
                    <m:t>Y</m:t>
                  </w:ins>
                </m:r>
              </m:sub>
            </m:sSub>
          </m:e>
          <m:sup>
            <m:r>
              <w:ins w:id="1299" w:author="M. Shojaei Arani" w:date="2024-05-30T10:53:00Z">
                <w:rPr>
                  <w:rFonts w:ascii="Cambria Math" w:eastAsiaTheme="minorEastAsia" w:hAnsi="Cambria Math" w:cs="Times New Roman"/>
                </w:rPr>
                <m:t>'</m:t>
              </w:ins>
            </m:r>
          </m:sup>
        </m:sSup>
        <m:r>
          <w:ins w:id="1300" w:author="M. Shojaei Arani" w:date="2024-05-30T10:53:00Z">
            <w:rPr>
              <w:rFonts w:ascii="Cambria Math" w:eastAsiaTheme="minorEastAsia" w:hAnsi="Cambria Math" w:cs="Times New Roman"/>
            </w:rPr>
            <m:t>(</m:t>
          </w:ins>
        </m:r>
        <m:sSub>
          <m:sSubPr>
            <m:ctrlPr>
              <w:ins w:id="1301" w:author="M. Shojaei Arani" w:date="2024-05-30T10:53:00Z">
                <w:rPr>
                  <w:rFonts w:ascii="Cambria Math" w:hAnsi="Cambria Math" w:cs="Times New Roman"/>
                  <w:i/>
                </w:rPr>
              </w:ins>
            </m:ctrlPr>
          </m:sSubPr>
          <m:e>
            <m:r>
              <w:ins w:id="1302" w:author="M. Shojaei Arani" w:date="2024-05-30T10:53:00Z">
                <w:rPr>
                  <w:rFonts w:ascii="Cambria Math" w:hAnsi="Cambria Math" w:cs="Times New Roman"/>
                </w:rPr>
                <m:t>y</m:t>
              </w:ins>
            </m:r>
          </m:e>
          <m:sub>
            <m:r>
              <w:ins w:id="1303" w:author="M. Shojaei Arani" w:date="2024-05-30T10:53:00Z">
                <w:rPr>
                  <w:rFonts w:ascii="Cambria Math" w:hAnsi="Cambria Math" w:cs="Times New Roman"/>
                </w:rPr>
                <m:t>0</m:t>
              </w:ins>
            </m:r>
          </m:sub>
        </m:sSub>
        <m:r>
          <w:ins w:id="1304" w:author="M. Shojaei Arani" w:date="2024-05-30T10:53:00Z">
            <w:rPr>
              <w:rFonts w:ascii="Cambria Math" w:eastAsiaTheme="minorEastAsia" w:hAnsi="Cambria Math" w:cs="Times New Roman"/>
            </w:rPr>
            <m:t>)</m:t>
          </w:ins>
        </m:r>
      </m:oMath>
      <w:ins w:id="1305" w:author="M. Shojaei Arani" w:date="2024-05-30T10:53:00Z">
        <w:r>
          <w:rPr>
            <w:rFonts w:ascii="Times New Roman" w:eastAsiaTheme="minorEastAsia" w:hAnsi="Times New Roman" w:cs="Times New Roman"/>
          </w:rPr>
          <w:t xml:space="preserve">, …, </w:t>
        </w:r>
      </w:ins>
      <m:oMath>
        <m:sSup>
          <m:sSupPr>
            <m:ctrlPr>
              <w:ins w:id="1306" w:author="M. Shojaei Arani" w:date="2024-05-30T10:53:00Z">
                <w:rPr>
                  <w:rFonts w:ascii="Cambria Math" w:eastAsiaTheme="minorEastAsia" w:hAnsi="Cambria Math" w:cs="Times New Roman"/>
                  <w:i/>
                </w:rPr>
              </w:ins>
            </m:ctrlPr>
          </m:sSupPr>
          <m:e>
            <m:sSub>
              <m:sSubPr>
                <m:ctrlPr>
                  <w:ins w:id="1307" w:author="M. Shojaei Arani" w:date="2024-05-30T10:53:00Z">
                    <w:rPr>
                      <w:rFonts w:ascii="Cambria Math" w:eastAsiaTheme="minorEastAsia" w:hAnsi="Cambria Math" w:cs="Times New Roman"/>
                      <w:i/>
                    </w:rPr>
                  </w:ins>
                </m:ctrlPr>
              </m:sSubPr>
              <m:e>
                <m:r>
                  <w:ins w:id="1308" w:author="M. Shojaei Arani" w:date="2024-05-30T10:53:00Z">
                    <w:rPr>
                      <w:rFonts w:ascii="Cambria Math" w:eastAsiaTheme="minorEastAsia" w:hAnsi="Cambria Math" w:cs="Times New Roman"/>
                    </w:rPr>
                    <m:t>μ</m:t>
                  </w:ins>
                </m:r>
              </m:e>
              <m:sub>
                <m:r>
                  <w:ins w:id="1309" w:author="M. Shojaei Arani" w:date="2024-05-30T10:53:00Z">
                    <w:rPr>
                      <w:rFonts w:ascii="Cambria Math" w:eastAsiaTheme="minorEastAsia" w:hAnsi="Cambria Math" w:cs="Times New Roman"/>
                    </w:rPr>
                    <m:t>Y</m:t>
                  </w:ins>
                </m:r>
              </m:sub>
            </m:sSub>
          </m:e>
          <m:sup>
            <m:r>
              <w:ins w:id="1310" w:author="M. Shojaei Arani" w:date="2024-05-30T10:53:00Z">
                <w:rPr>
                  <w:rFonts w:ascii="Cambria Math" w:eastAsiaTheme="minorEastAsia" w:hAnsi="Cambria Math" w:cs="Times New Roman"/>
                </w:rPr>
                <m:t>[</m:t>
              </w:ins>
            </m:r>
            <m:r>
              <w:ins w:id="1311" w:author="M. Shojaei Arani" w:date="2024-05-30T10:53:00Z">
                <m:rPr>
                  <m:sty m:val="p"/>
                </m:rPr>
                <w:rPr>
                  <w:rFonts w:ascii="Cambria Math" w:eastAsiaTheme="minorEastAsia" w:hAnsi="Cambria Math" w:cs="Times New Roman"/>
                </w:rPr>
                <m:t>2K-2</m:t>
              </w:ins>
            </m:r>
            <m:r>
              <w:ins w:id="1312" w:author="M. Shojaei Arani" w:date="2024-05-30T10:53:00Z">
                <w:rPr>
                  <w:rFonts w:ascii="Cambria Math" w:eastAsiaTheme="minorEastAsia" w:hAnsi="Cambria Math" w:cs="Times New Roman"/>
                </w:rPr>
                <m:t>]</m:t>
              </w:ins>
            </m:r>
          </m:sup>
        </m:sSup>
        <m:r>
          <w:ins w:id="1313" w:author="M. Shojaei Arani" w:date="2024-05-30T10:53:00Z">
            <w:rPr>
              <w:rFonts w:ascii="Cambria Math" w:eastAsiaTheme="minorEastAsia" w:hAnsi="Cambria Math" w:cs="Times New Roman"/>
            </w:rPr>
            <m:t>(</m:t>
          </w:ins>
        </m:r>
        <m:sSub>
          <m:sSubPr>
            <m:ctrlPr>
              <w:ins w:id="1314" w:author="M. Shojaei Arani" w:date="2024-05-30T10:53:00Z">
                <w:rPr>
                  <w:rFonts w:ascii="Cambria Math" w:hAnsi="Cambria Math" w:cs="Times New Roman"/>
                  <w:i/>
                </w:rPr>
              </w:ins>
            </m:ctrlPr>
          </m:sSubPr>
          <m:e>
            <m:r>
              <w:ins w:id="1315" w:author="M. Shojaei Arani" w:date="2024-05-30T10:53:00Z">
                <w:rPr>
                  <w:rFonts w:ascii="Cambria Math" w:hAnsi="Cambria Math" w:cs="Times New Roman"/>
                </w:rPr>
                <m:t>y</m:t>
              </w:ins>
            </m:r>
          </m:e>
          <m:sub>
            <m:r>
              <w:ins w:id="1316" w:author="M. Shojaei Arani" w:date="2024-05-30T10:53:00Z">
                <w:rPr>
                  <w:rFonts w:ascii="Cambria Math" w:hAnsi="Cambria Math" w:cs="Times New Roman"/>
                </w:rPr>
                <m:t>0</m:t>
              </w:ins>
            </m:r>
          </m:sub>
        </m:sSub>
        <m:r>
          <w:ins w:id="1317" w:author="M. Shojaei Arani" w:date="2024-05-30T10:53:00Z">
            <w:rPr>
              <w:rFonts w:ascii="Cambria Math" w:eastAsiaTheme="minorEastAsia" w:hAnsi="Cambria Math" w:cs="Times New Roman"/>
            </w:rPr>
            <m:t>)</m:t>
          </w:ins>
        </m:r>
      </m:oMath>
      <w:ins w:id="1318" w:author="M. Shojaei Arani" w:date="2024-05-30T10:53:00Z">
        <w:r>
          <w:rPr>
            <w:rFonts w:ascii="Times New Roman" w:eastAsiaTheme="minorEastAsia" w:hAnsi="Times New Roman" w:cs="Times New Roman"/>
          </w:rPr>
          <w:t>. We will discuss on this extremely important point in more details in Appendix G.</w:t>
        </w:r>
        <w:r>
          <w:rPr>
            <w:rFonts w:ascii="Times New Roman" w:eastAsiaTheme="minorEastAsia" w:hAnsi="Times New Roman" w:cs="Times New Roman"/>
            <w:color w:val="FF0000"/>
          </w:rPr>
          <w:t xml:space="preserve"> </w:t>
        </w:r>
      </w:ins>
    </w:p>
    <w:p w14:paraId="4DE79400" w14:textId="77777777" w:rsidR="00907C1A" w:rsidRPr="00A201F4" w:rsidRDefault="00907C1A" w:rsidP="00907C1A">
      <w:pPr>
        <w:spacing w:line="360" w:lineRule="auto"/>
        <w:jc w:val="both"/>
        <w:rPr>
          <w:ins w:id="1319" w:author="M. Shojaei Arani" w:date="2024-05-30T10:53:00Z"/>
          <w:sz w:val="24"/>
          <w:szCs w:val="24"/>
        </w:rPr>
      </w:pPr>
      <w:ins w:id="1320" w:author="M. Shojaei Arani" w:date="2024-05-30T10:53:00Z">
        <w:r w:rsidRPr="00A201F4">
          <w:rPr>
            <w:rFonts w:ascii="Times New Roman" w:hAnsi="Times New Roman" w:cs="Times New Roman"/>
            <w:b/>
            <w:sz w:val="24"/>
            <w:szCs w:val="24"/>
          </w:rPr>
          <w:t xml:space="preserve">Appendix </w:t>
        </w:r>
        <w:r>
          <w:rPr>
            <w:rFonts w:ascii="Times New Roman" w:hAnsi="Times New Roman" w:cs="Times New Roman"/>
            <w:b/>
            <w:sz w:val="24"/>
            <w:szCs w:val="24"/>
          </w:rPr>
          <w:t>F</w:t>
        </w:r>
        <w:r w:rsidRPr="00A201F4">
          <w:rPr>
            <w:rFonts w:ascii="Times New Roman" w:hAnsi="Times New Roman" w:cs="Times New Roman"/>
            <w:b/>
            <w:sz w:val="24"/>
            <w:szCs w:val="24"/>
          </w:rPr>
          <w:t xml:space="preserve">. A refinement to </w:t>
        </w:r>
        <w:r w:rsidRPr="002907E3">
          <w:rPr>
            <w:rFonts w:ascii="Times New Roman" w:hAnsi="Times New Roman" w:cs="Times New Roman"/>
            <w:b/>
            <w:sz w:val="24"/>
            <w:szCs w:val="24"/>
          </w:rPr>
          <w:t>Hermite reconstruction</w:t>
        </w:r>
      </w:ins>
    </w:p>
    <w:p w14:paraId="4825B332" w14:textId="77777777" w:rsidR="00907C1A" w:rsidRPr="00A201F4" w:rsidRDefault="00907C1A" w:rsidP="00907C1A">
      <w:pPr>
        <w:spacing w:line="360" w:lineRule="auto"/>
        <w:jc w:val="both"/>
        <w:rPr>
          <w:ins w:id="1321" w:author="M. Shojaei Arani" w:date="2024-05-30T10:53:00Z"/>
          <w:rFonts w:ascii="Times New Roman" w:hAnsi="Times New Roman" w:cs="Times New Roman"/>
        </w:rPr>
      </w:pPr>
      <w:ins w:id="1322" w:author="M. Shojaei Arani" w:date="2024-05-30T10:53:00Z">
        <w:r>
          <w:rPr>
            <w:rFonts w:ascii="Times New Roman" w:eastAsiaTheme="minorEastAsia" w:hAnsi="Times New Roman" w:cs="Times New Roman"/>
          </w:rPr>
          <w:t xml:space="preserve">As discussed in </w:t>
        </w:r>
        <w:bookmarkStart w:id="1323" w:name="AppendixF"/>
        <w:r>
          <w:rPr>
            <w:rFonts w:ascii="Times New Roman" w:eastAsiaTheme="minorEastAsia" w:hAnsi="Times New Roman" w:cs="Times New Roman"/>
          </w:rPr>
          <w:t xml:space="preserve">Appendix </w:t>
        </w:r>
        <w:bookmarkEnd w:id="1323"/>
        <w:r>
          <w:rPr>
            <w:rFonts w:ascii="Times New Roman" w:eastAsiaTheme="minorEastAsia" w:hAnsi="Times New Roman" w:cs="Times New Roman"/>
          </w:rPr>
          <w:t xml:space="preserve">E, the approach by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necessitates the availability of the function </w:t>
        </w:r>
      </w:ins>
      <m:oMath>
        <m:r>
          <w:ins w:id="1324" w:author="M. Shojaei Arani" w:date="2024-05-30T10:53:00Z">
            <w:rPr>
              <w:rFonts w:ascii="Cambria Math" w:eastAsiaTheme="minorEastAsia" w:hAnsi="Cambria Math" w:cs="Times New Roman"/>
            </w:rPr>
            <m:t>γ</m:t>
          </w:ins>
        </m:r>
      </m:oMath>
      <w:ins w:id="1325"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Y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3</w:t>
        </w:r>
        <w:r>
          <w:rPr>
            <w:rFonts w:ascii="Times New Roman" w:eastAsiaTheme="minorEastAsia" w:hAnsi="Times New Roman" w:cs="Times New Roman"/>
          </w:rPr>
          <w:fldChar w:fldCharType="end"/>
        </w:r>
        <w:r>
          <w:rPr>
            <w:rFonts w:ascii="Times New Roman" w:eastAsiaTheme="minorEastAsia" w:hAnsi="Times New Roman" w:cs="Times New Roman"/>
          </w:rPr>
          <w:t xml:space="preserve">), which maps the process </w:t>
        </w:r>
      </w:ins>
      <m:oMath>
        <m:r>
          <w:ins w:id="1326" w:author="M. Shojaei Arani" w:date="2024-05-30T10:53:00Z">
            <w:rPr>
              <w:rFonts w:ascii="Cambria Math" w:eastAsiaTheme="minorEastAsia" w:hAnsi="Cambria Math" w:cs="Times New Roman"/>
            </w:rPr>
            <m:t>X</m:t>
          </w:ins>
        </m:r>
      </m:oMath>
      <w:ins w:id="1327" w:author="M. Shojaei Arani" w:date="2024-05-30T10:53:00Z">
        <w:r>
          <w:rPr>
            <w:rFonts w:ascii="Times New Roman" w:eastAsiaTheme="minorEastAsia" w:hAnsi="Times New Roman" w:cs="Times New Roman"/>
          </w:rPr>
          <w:t xml:space="preserve"> to the process </w:t>
        </w:r>
      </w:ins>
      <m:oMath>
        <m:r>
          <w:ins w:id="1328" w:author="M. Shojaei Arani" w:date="2024-05-30T10:53:00Z">
            <w:rPr>
              <w:rFonts w:ascii="Cambria Math" w:eastAsiaTheme="minorEastAsia" w:hAnsi="Cambria Math" w:cs="Times New Roman"/>
            </w:rPr>
            <m:t>Y</m:t>
          </w:ins>
        </m:r>
      </m:oMath>
      <w:ins w:id="1329" w:author="M. Shojaei Arani" w:date="2024-05-30T10:53:00Z">
        <w:r>
          <w:rPr>
            <w:rFonts w:ascii="Times New Roman" w:eastAsiaTheme="minorEastAsia" w:hAnsi="Times New Roman" w:cs="Times New Roman"/>
          </w:rPr>
          <w:t xml:space="preserve">, in an analytical form. Additionally, even if </w:t>
        </w:r>
      </w:ins>
      <m:oMath>
        <m:r>
          <w:ins w:id="1330" w:author="M. Shojaei Arani" w:date="2024-05-30T10:53:00Z">
            <w:rPr>
              <w:rFonts w:ascii="Cambria Math" w:eastAsiaTheme="minorEastAsia" w:hAnsi="Cambria Math" w:cs="Times New Roman"/>
            </w:rPr>
            <m:t>γ</m:t>
          </w:ins>
        </m:r>
      </m:oMath>
      <w:ins w:id="1331" w:author="M. Shojaei Arani" w:date="2024-05-30T10:53:00Z">
        <w:r>
          <w:rPr>
            <w:rFonts w:ascii="Times New Roman" w:eastAsiaTheme="minorEastAsia" w:hAnsi="Times New Roman" w:cs="Times New Roman"/>
          </w:rPr>
          <w:t xml:space="preserve"> is analytically available, the method requires the inverse function of </w:t>
        </w:r>
      </w:ins>
      <m:oMath>
        <m:r>
          <w:ins w:id="1332" w:author="M. Shojaei Arani" w:date="2024-05-30T10:53:00Z">
            <w:rPr>
              <w:rFonts w:ascii="Cambria Math" w:eastAsiaTheme="minorEastAsia" w:hAnsi="Cambria Math" w:cs="Times New Roman"/>
            </w:rPr>
            <m:t>γ</m:t>
          </w:ins>
        </m:r>
      </m:oMath>
      <w:ins w:id="1333" w:author="M. Shojaei Arani" w:date="2024-05-30T10:53:00Z">
        <w:r>
          <w:rPr>
            <w:rFonts w:ascii="Times New Roman" w:eastAsiaTheme="minorEastAsia" w:hAnsi="Times New Roman" w:cs="Times New Roman"/>
          </w:rPr>
          <w:t xml:space="preserve">,i.e., </w:t>
        </w:r>
      </w:ins>
      <m:oMath>
        <m:sSup>
          <m:sSupPr>
            <m:ctrlPr>
              <w:ins w:id="1334" w:author="M. Shojaei Arani" w:date="2024-05-30T10:53:00Z">
                <w:rPr>
                  <w:rFonts w:ascii="Cambria Math" w:eastAsiaTheme="minorEastAsia" w:hAnsi="Cambria Math" w:cs="Times New Roman"/>
                  <w:i/>
                </w:rPr>
              </w:ins>
            </m:ctrlPr>
          </m:sSupPr>
          <m:e>
            <m:r>
              <w:ins w:id="1335" w:author="M. Shojaei Arani" w:date="2024-05-30T10:53:00Z">
                <w:rPr>
                  <w:rFonts w:ascii="Cambria Math" w:eastAsiaTheme="minorEastAsia" w:hAnsi="Cambria Math" w:cs="Times New Roman"/>
                </w:rPr>
                <m:t>γ</m:t>
              </w:ins>
            </m:r>
          </m:e>
          <m:sup>
            <m:r>
              <w:ins w:id="1336" w:author="M. Shojaei Arani" w:date="2024-05-30T10:53:00Z">
                <w:rPr>
                  <w:rFonts w:ascii="Cambria Math" w:eastAsiaTheme="minorEastAsia" w:hAnsi="Cambria Math" w:cs="Times New Roman"/>
                </w:rPr>
                <m:t>-1</m:t>
              </w:ins>
            </m:r>
          </m:sup>
        </m:sSup>
      </m:oMath>
      <w:ins w:id="1337" w:author="M. Shojaei Arani" w:date="2024-05-30T10:53:00Z">
        <w:r>
          <w:rPr>
            <w:rFonts w:ascii="Times New Roman" w:eastAsiaTheme="minorEastAsia" w:hAnsi="Times New Roman" w:cs="Times New Roman"/>
          </w:rPr>
          <w:t xml:space="preserve">, to be known analytically as well. Consequently, this procedure imposes no restrictions on the drift function, and possible restrictions are related to the diffusion function. While this might not pose a significant limitation for most stochastic models encountered in ecology and biology, including additive Langevin models, there may be cases where such analytical requirements are not feasible (see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(Bakshi &amp; Ju 2005)</w:t>
        </w:r>
        <w:r>
          <w:rPr>
            <w:rFonts w:ascii="Times New Roman" w:eastAsiaTheme="minorEastAsia" w:hAnsi="Times New Roman" w:cs="Times New Roman"/>
          </w:rPr>
          <w:fldChar w:fldCharType="end"/>
        </w:r>
        <w:r>
          <w:rPr>
            <w:rFonts w:ascii="Times New Roman" w:eastAsiaTheme="minorEastAsia" w:hAnsi="Times New Roman" w:cs="Times New Roman"/>
          </w:rPr>
          <w:t xml:space="preserve">). Moreover, even for models without such restrictions, it remains advantageous to consider the methodology presented in this appendix. This is because the approach here </w:t>
        </w:r>
        <w:proofErr w:type="spellStart"/>
        <w:r>
          <w:rPr>
            <w:rFonts w:ascii="Times New Roman" w:eastAsiaTheme="minorEastAsia" w:hAnsi="Times New Roman" w:cs="Times New Roman"/>
          </w:rPr>
          <w:t>differes</w:t>
        </w:r>
        <w:proofErr w:type="spellEnd"/>
        <w:r>
          <w:rPr>
            <w:rFonts w:ascii="Times New Roman" w:eastAsiaTheme="minorEastAsia" w:hAnsi="Times New Roman" w:cs="Times New Roman"/>
          </w:rPr>
          <w:t xml:space="preserve"> slightly from that of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offering enhanced accuracy albeit with slightly longer computational time. Here, we provide a brief overview of the method, omitting detailed explanations. The refinement keeps the transformation </w:t>
        </w:r>
      </w:ins>
      <m:oMath>
        <m:r>
          <w:ins w:id="1338" w:author="M. Shojaei Arani" w:date="2024-05-30T10:53:00Z">
            <w:rPr>
              <w:rFonts w:ascii="Cambria Math" w:eastAsiaTheme="minorEastAsia" w:hAnsi="Cambria Math" w:cs="Times New Roman"/>
            </w:rPr>
            <m:t>X→Y</m:t>
          </w:ins>
        </m:r>
      </m:oMath>
      <w:ins w:id="1339" w:author="M. Shojaei Arani" w:date="2024-05-30T10:53:00Z">
        <w:r>
          <w:rPr>
            <w:rFonts w:ascii="Times New Roman" w:eastAsiaTheme="minorEastAsia" w:hAnsi="Times New Roman" w:cs="Times New Roman"/>
          </w:rPr>
          <w:t xml:space="preserve">, but considers the following standardization of </w:t>
        </w:r>
      </w:ins>
      <m:oMath>
        <m:r>
          <w:ins w:id="1340" w:author="M. Shojaei Arani" w:date="2024-05-30T10:53:00Z">
            <w:rPr>
              <w:rFonts w:ascii="Cambria Math" w:eastAsiaTheme="minorEastAsia" w:hAnsi="Cambria Math" w:cs="Times New Roman"/>
            </w:rPr>
            <m:t>Y</m:t>
          </w:ins>
        </m:r>
      </m:oMath>
      <w:ins w:id="1341" w:author="M. Shojaei Arani" w:date="2024-05-30T10:53:00Z">
        <w:r>
          <w:rPr>
            <w:rFonts w:ascii="Times New Roman" w:eastAsiaTheme="minorEastAsia" w:hAnsi="Times New Roman" w:cs="Times New Roman"/>
          </w:rPr>
          <w:t xml:space="preserve"> by its true mean and variance, in contrast to unlike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r>
          <w:rPr>
            <w:rFonts w:ascii="Times New Roman" w:hAnsi="Times New Roman" w:cs="Times New Roman"/>
          </w:rPr>
          <w:t>’s</w:t>
        </w:r>
        <w:proofErr w:type="spellEnd"/>
        <w:r>
          <w:rPr>
            <w:rFonts w:ascii="Times New Roman" w:hAnsi="Times New Roman" w:cs="Times New Roman"/>
          </w:rPr>
          <w:t xml:space="preserve"> approach, which he refers to as ‘pseudo-normalization’</w:t>
        </w:r>
        <w:r>
          <w:rPr>
            <w:rFonts w:ascii="Times New Roman" w:hAnsi="Times New Roman" w:cs="Times New Roman"/>
          </w:rPr>
          <w:fldChar w:fldCharType="begin"/>
        </w:r>
        <w:r>
          <w:rPr>
            <w:rFonts w:ascii="Times New Roman" w:hAnsi="Times New Roman" w:cs="Times New Roman"/>
          </w:rPr>
          <w:instrText xml:space="preserve"> ADDIN EN.CITE &lt;EndNote&gt;&lt;Cite&gt;&lt;Author&gt;Aït‐Sahalia&lt;/Author&gt;&lt;Year&gt;2002&lt;/Year&gt;&lt;RecNum&gt;75&lt;/RecNum&gt;&lt;DisplayText&gt;(Aït‐Sahalia 2002a)&lt;/DisplayText&gt;&lt;record&gt;&lt;rec-number&gt;75&lt;/rec-number&gt;&lt;foreign-keys&gt;&lt;key app="EN" db-id="rrzfwdfx4p0wdeezdd5vfe57rp55s5wwxdr9" timestamp="1635670918"&gt;75&lt;/key&gt;&lt;/foreign-keys&gt;&lt;ref-type name="Journal Article"&gt;17&lt;/ref-type&gt;&lt;contributors&gt;&lt;authors&gt;&lt;author&gt;Aït‐Sahalia, Yacine&lt;/author&gt;&lt;/authors&gt;&lt;/contributors&gt;&lt;titles&gt;&lt;title&gt;Maximum likelihood estimation of discretely sampled diffusions: a closed‐form approximation approach&lt;/title&gt;&lt;secondary-title&gt;Econometrica&lt;/secondary-title&gt;&lt;/titles&gt;&lt;periodical&gt;&lt;full-title&gt;Econometrica&lt;/full-title&gt;&lt;/periodical&gt;&lt;pages&gt;223-262&lt;/pages&gt;&lt;volume&gt;70&lt;/volume&gt;&lt;number&gt;1&lt;/number&gt;&lt;dates&gt;&lt;year&gt;2002&lt;/year&gt;&lt;/dates&gt;&lt;isbn&gt;0012-9682&lt;/isbn&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proofErr w:type="spellStart"/>
        <w:r>
          <w:rPr>
            <w:rFonts w:ascii="Times New Roman" w:hAnsi="Times New Roman" w:cs="Times New Roman"/>
            <w:noProof/>
          </w:rPr>
          <w:t>Aït‐Sahalia</w:t>
        </w:r>
        <w:proofErr w:type="spellEnd"/>
        <w:r>
          <w:rPr>
            <w:rFonts w:ascii="Times New Roman" w:hAnsi="Times New Roman" w:cs="Times New Roman"/>
            <w:noProof/>
          </w:rPr>
          <w:t xml:space="preserve"> 2002a)</w:t>
        </w:r>
        <w:r>
          <w:rPr>
            <w:rFonts w:ascii="Times New Roman" w:hAnsi="Times New Roman" w:cs="Times New Roman"/>
          </w:rPr>
          <w:fldChar w:fldCharType="end"/>
        </w:r>
        <w:r>
          <w:rPr>
            <w:rFonts w:ascii="Times New Roman" w:eastAsiaTheme="minorEastAsia" w:hAnsi="Times New Roman" w:cs="Times New Roman"/>
          </w:rPr>
          <w:t>)</w:t>
        </w:r>
      </w:ins>
    </w:p>
    <w:p w14:paraId="69584DEB" w14:textId="77777777" w:rsidR="00907C1A" w:rsidRDefault="00907C1A" w:rsidP="00907C1A">
      <w:pPr>
        <w:spacing w:after="120" w:line="360" w:lineRule="auto"/>
        <w:jc w:val="center"/>
        <w:rPr>
          <w:ins w:id="1342" w:author="M. Shojaei Arani" w:date="2024-05-30T10:53:00Z"/>
          <w:rFonts w:ascii="Times New Roman" w:eastAsiaTheme="minorEastAsia" w:hAnsi="Times New Roman" w:cs="Times New Roman"/>
        </w:rPr>
      </w:pPr>
      <m:oMath>
        <m:acc>
          <m:accPr>
            <m:ctrlPr>
              <w:ins w:id="1343" w:author="M. Shojaei Arani" w:date="2024-05-30T10:53:00Z">
                <w:rPr>
                  <w:rFonts w:ascii="Cambria Math" w:eastAsiaTheme="minorEastAsia" w:hAnsi="Cambria Math" w:cs="Times New Roman"/>
                  <w:i/>
                </w:rPr>
              </w:ins>
            </m:ctrlPr>
          </m:accPr>
          <m:e>
            <m:r>
              <w:ins w:id="1344" w:author="M. Shojaei Arani" w:date="2024-05-30T10:53:00Z">
                <w:rPr>
                  <w:rFonts w:ascii="Cambria Math" w:eastAsiaTheme="minorEastAsia" w:hAnsi="Cambria Math" w:cs="Times New Roman"/>
                </w:rPr>
                <m:t>Z</m:t>
              </w:ins>
            </m:r>
          </m:e>
        </m:acc>
        <m:r>
          <w:ins w:id="1345" w:author="M. Shojaei Arani" w:date="2024-05-30T10:53:00Z">
            <w:rPr>
              <w:rFonts w:ascii="Cambria Math" w:eastAsiaTheme="minorEastAsia" w:hAnsi="Cambria Math" w:cs="Times New Roman"/>
            </w:rPr>
            <m:t>=</m:t>
          </w:ins>
        </m:r>
        <m:f>
          <m:fPr>
            <m:ctrlPr>
              <w:ins w:id="1346" w:author="M. Shojaei Arani" w:date="2024-05-30T10:53:00Z">
                <w:rPr>
                  <w:rFonts w:ascii="Cambria Math" w:eastAsiaTheme="minorEastAsia" w:hAnsi="Cambria Math" w:cs="Times New Roman"/>
                  <w:i/>
                </w:rPr>
              </w:ins>
            </m:ctrlPr>
          </m:fPr>
          <m:num>
            <m:r>
              <w:ins w:id="1347" w:author="M. Shojaei Arani" w:date="2024-05-30T10:53:00Z">
                <w:rPr>
                  <w:rFonts w:ascii="Cambria Math" w:eastAsiaTheme="minorEastAsia" w:hAnsi="Cambria Math" w:cs="Times New Roman"/>
                </w:rPr>
                <m:t>Y-</m:t>
              </w:ins>
            </m:r>
            <m:acc>
              <m:accPr>
                <m:chr m:val="̅"/>
                <m:ctrlPr>
                  <w:ins w:id="1348" w:author="M. Shojaei Arani" w:date="2024-05-30T10:53:00Z">
                    <w:rPr>
                      <w:rFonts w:ascii="Cambria Math" w:eastAsiaTheme="minorEastAsia" w:hAnsi="Cambria Math" w:cs="Times New Roman"/>
                      <w:i/>
                    </w:rPr>
                  </w:ins>
                </m:ctrlPr>
              </m:accPr>
              <m:e>
                <m:r>
                  <w:ins w:id="1349" w:author="M. Shojaei Arani" w:date="2024-05-30T10:53:00Z">
                    <w:rPr>
                      <w:rFonts w:ascii="Cambria Math" w:eastAsiaTheme="minorEastAsia" w:hAnsi="Cambria Math" w:cs="Times New Roman"/>
                    </w:rPr>
                    <m:t>Y</m:t>
                  </w:ins>
                </m:r>
              </m:e>
            </m:acc>
          </m:num>
          <m:den>
            <m:rad>
              <m:radPr>
                <m:degHide m:val="1"/>
                <m:ctrlPr>
                  <w:ins w:id="1350" w:author="M. Shojaei Arani" w:date="2024-05-30T10:53:00Z">
                    <w:rPr>
                      <w:rFonts w:ascii="Cambria Math" w:eastAsiaTheme="minorEastAsia" w:hAnsi="Cambria Math" w:cs="Times New Roman"/>
                      <w:i/>
                    </w:rPr>
                  </w:ins>
                </m:ctrlPr>
              </m:radPr>
              <m:deg/>
              <m:e>
                <m:r>
                  <w:ins w:id="1351" w:author="M. Shojaei Arani" w:date="2024-05-30T10:53:00Z">
                    <m:rPr>
                      <m:sty m:val="p"/>
                    </m:rPr>
                    <w:rPr>
                      <w:rFonts w:ascii="Cambria Math" w:eastAsiaTheme="minorEastAsia" w:hAnsi="Cambria Math" w:cs="Times New Roman"/>
                    </w:rPr>
                    <m:t>Σ</m:t>
                  </w:ins>
                </m:r>
              </m:e>
            </m:rad>
          </m:den>
        </m:f>
        <m:r>
          <w:ins w:id="1352" w:author="M. Shojaei Arani" w:date="2024-05-30T10:53:00Z">
            <w:rPr>
              <w:rFonts w:ascii="Cambria Math" w:eastAsiaTheme="minorEastAsia" w:hAnsi="Cambria Math" w:cs="Times New Roman"/>
            </w:rPr>
            <m:t>=ρ</m:t>
          </w:ins>
        </m:r>
        <m:d>
          <m:dPr>
            <m:ctrlPr>
              <w:ins w:id="1353" w:author="M. Shojaei Arani" w:date="2024-05-30T10:53:00Z">
                <w:rPr>
                  <w:rFonts w:ascii="Cambria Math" w:eastAsiaTheme="minorEastAsia" w:hAnsi="Cambria Math" w:cs="Times New Roman"/>
                  <w:i/>
                </w:rPr>
              </w:ins>
            </m:ctrlPr>
          </m:dPr>
          <m:e>
            <m:r>
              <w:ins w:id="1354" w:author="M. Shojaei Arani" w:date="2024-05-30T10:53:00Z">
                <w:rPr>
                  <w:rFonts w:ascii="Cambria Math" w:eastAsiaTheme="minorEastAsia" w:hAnsi="Cambria Math" w:cs="Times New Roman"/>
                </w:rPr>
                <m:t>Z-</m:t>
              </w:ins>
            </m:r>
            <m:acc>
              <m:accPr>
                <m:chr m:val="̅"/>
                <m:ctrlPr>
                  <w:ins w:id="1355" w:author="M. Shojaei Arani" w:date="2024-05-30T10:53:00Z">
                    <w:rPr>
                      <w:rFonts w:ascii="Cambria Math" w:eastAsiaTheme="minorEastAsia" w:hAnsi="Cambria Math" w:cs="Times New Roman"/>
                      <w:i/>
                    </w:rPr>
                  </w:ins>
                </m:ctrlPr>
              </m:accPr>
              <m:e>
                <m:r>
                  <w:ins w:id="1356" w:author="M. Shojaei Arani" w:date="2024-05-30T10:53:00Z">
                    <w:rPr>
                      <w:rFonts w:ascii="Cambria Math" w:eastAsiaTheme="minorEastAsia" w:hAnsi="Cambria Math" w:cs="Times New Roman"/>
                    </w:rPr>
                    <m:t>Z</m:t>
                  </w:ins>
                </m:r>
              </m:e>
            </m:acc>
          </m:e>
        </m:d>
        <m:r>
          <w:ins w:id="1357" w:author="M. Shojaei Arani" w:date="2024-05-30T10:53:00Z">
            <w:rPr>
              <w:rFonts w:ascii="Cambria Math" w:eastAsiaTheme="minorEastAsia" w:hAnsi="Cambria Math" w:cs="Times New Roman"/>
            </w:rPr>
            <m:t>,</m:t>
          </w:ins>
        </m:r>
      </m:oMath>
      <w:ins w:id="1358" w:author="M. Shojaei Arani" w:date="2024-05-30T10:53:00Z">
        <w:r>
          <w:rPr>
            <w:rFonts w:ascii="Times New Roman" w:eastAsiaTheme="minorEastAsia" w:hAnsi="Times New Roman" w:cs="Times New Roman"/>
          </w:rPr>
          <w:t xml:space="preserve"> </w:t>
        </w:r>
      </w:ins>
    </w:p>
    <w:p w14:paraId="7BB21885" w14:textId="77777777" w:rsidR="00907C1A" w:rsidRDefault="00907C1A" w:rsidP="00907C1A">
      <w:pPr>
        <w:spacing w:line="360" w:lineRule="auto"/>
        <w:jc w:val="both"/>
        <w:rPr>
          <w:ins w:id="1359" w:author="M. Shojaei Arani" w:date="2024-05-30T10:53:00Z"/>
          <w:rFonts w:ascii="Times New Roman" w:eastAsiaTheme="minorEastAsia" w:hAnsi="Times New Roman" w:cs="Times New Roman"/>
        </w:rPr>
      </w:pPr>
      <w:ins w:id="1360" w:author="M. Shojaei Arani" w:date="2024-05-30T10:53:00Z">
        <w:r>
          <w:rPr>
            <w:rFonts w:ascii="Times New Roman" w:eastAsiaTheme="minorEastAsia" w:hAnsi="Times New Roman" w:cs="Times New Roman"/>
          </w:rPr>
          <w:t xml:space="preserve">where </w:t>
        </w:r>
      </w:ins>
      <m:oMath>
        <m:acc>
          <m:accPr>
            <m:chr m:val="̅"/>
            <m:ctrlPr>
              <w:ins w:id="1361" w:author="M. Shojaei Arani" w:date="2024-05-30T10:53:00Z">
                <w:rPr>
                  <w:rFonts w:ascii="Cambria Math" w:eastAsiaTheme="minorEastAsia" w:hAnsi="Cambria Math" w:cs="Times New Roman"/>
                  <w:i/>
                </w:rPr>
              </w:ins>
            </m:ctrlPr>
          </m:accPr>
          <m:e>
            <m:r>
              <w:ins w:id="1362" w:author="M. Shojaei Arani" w:date="2024-05-30T10:53:00Z">
                <w:rPr>
                  <w:rFonts w:ascii="Cambria Math" w:eastAsiaTheme="minorEastAsia" w:hAnsi="Cambria Math" w:cs="Times New Roman"/>
                </w:rPr>
                <m:t>Y</m:t>
              </w:ins>
            </m:r>
          </m:e>
        </m:acc>
      </m:oMath>
      <w:ins w:id="1363" w:author="M. Shojaei Arani" w:date="2024-05-30T10:53:00Z">
        <w:r>
          <w:rPr>
            <w:rFonts w:ascii="Times New Roman" w:eastAsiaTheme="minorEastAsia" w:hAnsi="Times New Roman" w:cs="Times New Roman"/>
          </w:rPr>
          <w:t xml:space="preserve"> and </w:t>
        </w:r>
      </w:ins>
      <m:oMath>
        <m:r>
          <w:ins w:id="1364" w:author="M. Shojaei Arani" w:date="2024-05-30T10:53:00Z">
            <m:rPr>
              <m:sty m:val="p"/>
            </m:rPr>
            <w:rPr>
              <w:rFonts w:ascii="Cambria Math" w:eastAsiaTheme="minorEastAsia" w:hAnsi="Cambria Math" w:cs="Times New Roman"/>
            </w:rPr>
            <m:t>Σ</m:t>
          </w:ins>
        </m:r>
      </m:oMath>
      <w:ins w:id="1365" w:author="M. Shojaei Arani" w:date="2024-05-30T10:53:00Z">
        <w:r>
          <w:rPr>
            <w:rFonts w:ascii="Times New Roman" w:eastAsiaTheme="minorEastAsia" w:hAnsi="Times New Roman" w:cs="Times New Roman"/>
          </w:rPr>
          <w:t xml:space="preserve"> are, respectively, the true mean and variance of </w:t>
        </w:r>
      </w:ins>
      <m:oMath>
        <m:r>
          <w:ins w:id="1366" w:author="M. Shojaei Arani" w:date="2024-05-30T10:53:00Z">
            <w:rPr>
              <w:rFonts w:ascii="Cambria Math" w:eastAsiaTheme="minorEastAsia" w:hAnsi="Cambria Math" w:cs="Times New Roman"/>
            </w:rPr>
            <m:t>Y</m:t>
          </w:ins>
        </m:r>
      </m:oMath>
      <w:ins w:id="1367" w:author="M. Shojaei Arani" w:date="2024-05-30T10:53:00Z">
        <w:r>
          <w:rPr>
            <w:rFonts w:ascii="Times New Roman" w:eastAsiaTheme="minorEastAsia" w:hAnsi="Times New Roman" w:cs="Times New Roman"/>
          </w:rPr>
          <w:t xml:space="preserve">, </w:t>
        </w:r>
      </w:ins>
      <m:oMath>
        <m:acc>
          <m:accPr>
            <m:chr m:val="̅"/>
            <m:ctrlPr>
              <w:ins w:id="1368" w:author="M. Shojaei Arani" w:date="2024-05-30T10:53:00Z">
                <w:rPr>
                  <w:rFonts w:ascii="Cambria Math" w:eastAsiaTheme="minorEastAsia" w:hAnsi="Cambria Math" w:cs="Times New Roman"/>
                  <w:i/>
                </w:rPr>
              </w:ins>
            </m:ctrlPr>
          </m:accPr>
          <m:e>
            <m:r>
              <w:ins w:id="1369" w:author="M. Shojaei Arani" w:date="2024-05-30T10:53:00Z">
                <w:rPr>
                  <w:rFonts w:ascii="Cambria Math" w:eastAsiaTheme="minorEastAsia" w:hAnsi="Cambria Math" w:cs="Times New Roman"/>
                </w:rPr>
                <m:t>Z</m:t>
              </w:ins>
            </m:r>
          </m:e>
        </m:acc>
        <m:r>
          <w:ins w:id="1370" w:author="M. Shojaei Arani" w:date="2024-05-30T10:53:00Z">
            <w:rPr>
              <w:rFonts w:ascii="Cambria Math" w:eastAsiaTheme="minorEastAsia" w:hAnsi="Cambria Math" w:cs="Times New Roman"/>
            </w:rPr>
            <m:t>=(</m:t>
          </w:ins>
        </m:r>
        <m:acc>
          <m:accPr>
            <m:chr m:val="̅"/>
            <m:ctrlPr>
              <w:ins w:id="1371" w:author="M. Shojaei Arani" w:date="2024-05-30T10:53:00Z">
                <w:rPr>
                  <w:rFonts w:ascii="Cambria Math" w:eastAsiaTheme="minorEastAsia" w:hAnsi="Cambria Math" w:cs="Times New Roman"/>
                  <w:i/>
                </w:rPr>
              </w:ins>
            </m:ctrlPr>
          </m:accPr>
          <m:e>
            <m:r>
              <w:ins w:id="1372" w:author="M. Shojaei Arani" w:date="2024-05-30T10:53:00Z">
                <w:rPr>
                  <w:rFonts w:ascii="Cambria Math" w:eastAsiaTheme="minorEastAsia" w:hAnsi="Cambria Math" w:cs="Times New Roman"/>
                </w:rPr>
                <m:t>Y</m:t>
              </w:ins>
            </m:r>
          </m:e>
        </m:acc>
        <m:r>
          <w:ins w:id="1373" w:author="M. Shojaei Arani" w:date="2024-05-30T10:53:00Z">
            <w:rPr>
              <w:rFonts w:ascii="Cambria Math" w:eastAsiaTheme="minorEastAsia" w:hAnsi="Cambria Math" w:cs="Times New Roman"/>
            </w:rPr>
            <m:t>-</m:t>
          </w:ins>
        </m:r>
        <m:sSub>
          <m:sSubPr>
            <m:ctrlPr>
              <w:ins w:id="1374" w:author="M. Shojaei Arani" w:date="2024-05-30T10:53:00Z">
                <w:rPr>
                  <w:rFonts w:ascii="Cambria Math" w:eastAsiaTheme="minorEastAsia" w:hAnsi="Cambria Math" w:cs="Times New Roman"/>
                  <w:i/>
                </w:rPr>
              </w:ins>
            </m:ctrlPr>
          </m:sSubPr>
          <m:e>
            <m:r>
              <w:ins w:id="1375" w:author="M. Shojaei Arani" w:date="2024-05-30T10:53:00Z">
                <w:rPr>
                  <w:rFonts w:ascii="Cambria Math" w:eastAsiaTheme="minorEastAsia" w:hAnsi="Cambria Math" w:cs="Times New Roman"/>
                </w:rPr>
                <m:t>y</m:t>
              </w:ins>
            </m:r>
          </m:e>
          <m:sub>
            <m:r>
              <w:ins w:id="1376" w:author="M. Shojaei Arani" w:date="2024-05-30T10:53:00Z">
                <w:rPr>
                  <w:rFonts w:ascii="Cambria Math" w:eastAsiaTheme="minorEastAsia" w:hAnsi="Cambria Math" w:cs="Times New Roman"/>
                </w:rPr>
                <m:t>0</m:t>
              </w:ins>
            </m:r>
          </m:sub>
        </m:sSub>
        <m:r>
          <w:ins w:id="1377" w:author="M. Shojaei Arani" w:date="2024-05-30T10:53:00Z">
            <w:rPr>
              <w:rFonts w:ascii="Cambria Math" w:eastAsiaTheme="minorEastAsia" w:hAnsi="Cambria Math" w:cs="Times New Roman"/>
            </w:rPr>
            <m:t>)/</m:t>
          </w:ins>
        </m:r>
        <m:rad>
          <m:radPr>
            <m:degHide m:val="1"/>
            <m:ctrlPr>
              <w:ins w:id="1378" w:author="M. Shojaei Arani" w:date="2024-05-30T10:53:00Z">
                <w:rPr>
                  <w:rFonts w:ascii="Cambria Math" w:eastAsiaTheme="minorEastAsia" w:hAnsi="Cambria Math" w:cs="Times New Roman"/>
                  <w:i/>
                </w:rPr>
              </w:ins>
            </m:ctrlPr>
          </m:radPr>
          <m:deg/>
          <m:e>
            <m:r>
              <w:ins w:id="1379" w:author="M. Shojaei Arani" w:date="2024-05-30T10:53:00Z">
                <w:rPr>
                  <w:rFonts w:ascii="Cambria Math" w:eastAsiaTheme="minorEastAsia" w:hAnsi="Cambria Math" w:cs="Times New Roman"/>
                </w:rPr>
                <m:t>∆</m:t>
              </w:ins>
            </m:r>
          </m:e>
        </m:rad>
      </m:oMath>
      <w:ins w:id="1380" w:author="M. Shojaei Arani" w:date="2024-05-30T10:53:00Z">
        <w:r>
          <w:rPr>
            <w:rFonts w:ascii="Times New Roman" w:eastAsiaTheme="minorEastAsia" w:hAnsi="Times New Roman" w:cs="Times New Roman"/>
          </w:rPr>
          <w:t xml:space="preserve">  is the mean of </w:t>
        </w:r>
      </w:ins>
      <m:oMath>
        <m:r>
          <w:ins w:id="1381" w:author="M. Shojaei Arani" w:date="2024-05-30T10:53:00Z">
            <w:rPr>
              <w:rFonts w:ascii="Cambria Math" w:eastAsiaTheme="minorEastAsia" w:hAnsi="Cambria Math" w:cs="Times New Roman"/>
            </w:rPr>
            <m:t>Z=  (Y-</m:t>
          </w:ins>
        </m:r>
        <m:sSub>
          <m:sSubPr>
            <m:ctrlPr>
              <w:ins w:id="1382" w:author="M. Shojaei Arani" w:date="2024-05-30T10:53:00Z">
                <w:rPr>
                  <w:rFonts w:ascii="Cambria Math" w:eastAsiaTheme="minorEastAsia" w:hAnsi="Cambria Math" w:cs="Times New Roman"/>
                  <w:i/>
                </w:rPr>
              </w:ins>
            </m:ctrlPr>
          </m:sSubPr>
          <m:e>
            <m:r>
              <w:ins w:id="1383" w:author="M. Shojaei Arani" w:date="2024-05-30T10:53:00Z">
                <w:rPr>
                  <w:rFonts w:ascii="Cambria Math" w:eastAsiaTheme="minorEastAsia" w:hAnsi="Cambria Math" w:cs="Times New Roman"/>
                </w:rPr>
                <m:t>y</m:t>
              </w:ins>
            </m:r>
          </m:e>
          <m:sub>
            <m:r>
              <w:ins w:id="1384" w:author="M. Shojaei Arani" w:date="2024-05-30T10:53:00Z">
                <w:rPr>
                  <w:rFonts w:ascii="Cambria Math" w:eastAsiaTheme="minorEastAsia" w:hAnsi="Cambria Math" w:cs="Times New Roman"/>
                </w:rPr>
                <m:t>0</m:t>
              </w:ins>
            </m:r>
          </m:sub>
        </m:sSub>
        <m:r>
          <w:ins w:id="1385" w:author="M. Shojaei Arani" w:date="2024-05-30T10:53:00Z">
            <w:rPr>
              <w:rFonts w:ascii="Cambria Math" w:eastAsiaTheme="minorEastAsia" w:hAnsi="Cambria Math" w:cs="Times New Roman"/>
            </w:rPr>
            <m:t>)/</m:t>
          </w:ins>
        </m:r>
        <m:rad>
          <m:radPr>
            <m:degHide m:val="1"/>
            <m:ctrlPr>
              <w:ins w:id="1386" w:author="M. Shojaei Arani" w:date="2024-05-30T10:53:00Z">
                <w:rPr>
                  <w:rFonts w:ascii="Cambria Math" w:eastAsiaTheme="minorEastAsia" w:hAnsi="Cambria Math" w:cs="Times New Roman"/>
                  <w:i/>
                </w:rPr>
              </w:ins>
            </m:ctrlPr>
          </m:radPr>
          <m:deg/>
          <m:e>
            <m:r>
              <w:ins w:id="1387" w:author="M. Shojaei Arani" w:date="2024-05-30T10:53:00Z">
                <w:rPr>
                  <w:rFonts w:ascii="Cambria Math" w:eastAsiaTheme="minorEastAsia" w:hAnsi="Cambria Math" w:cs="Times New Roman"/>
                </w:rPr>
                <m:t>∆</m:t>
              </w:ins>
            </m:r>
          </m:e>
        </m:rad>
      </m:oMath>
      <w:ins w:id="1388" w:author="M. Shojaei Arani" w:date="2024-05-30T10:53:00Z">
        <w:r>
          <w:rPr>
            <w:rFonts w:ascii="Times New Roman" w:eastAsiaTheme="minorEastAsia" w:hAnsi="Times New Roman" w:cs="Times New Roman"/>
          </w:rPr>
          <w:t xml:space="preserve"> and </w:t>
        </w:r>
      </w:ins>
      <m:oMath>
        <m:r>
          <w:ins w:id="1389" w:author="M. Shojaei Arani" w:date="2024-05-30T10:53:00Z">
            <w:rPr>
              <w:rFonts w:ascii="Cambria Math" w:eastAsiaTheme="minorEastAsia" w:hAnsi="Cambria Math" w:cs="Times New Roman"/>
            </w:rPr>
            <m:t>ρ=</m:t>
          </w:ins>
        </m:r>
        <m:rad>
          <m:radPr>
            <m:degHide m:val="1"/>
            <m:ctrlPr>
              <w:ins w:id="1390" w:author="M. Shojaei Arani" w:date="2024-05-30T10:53:00Z">
                <w:rPr>
                  <w:rFonts w:ascii="Cambria Math" w:eastAsiaTheme="minorEastAsia" w:hAnsi="Cambria Math" w:cs="Times New Roman"/>
                  <w:i/>
                </w:rPr>
              </w:ins>
            </m:ctrlPr>
          </m:radPr>
          <m:deg/>
          <m:e>
            <m:r>
              <w:ins w:id="1391" w:author="M. Shojaei Arani" w:date="2024-05-30T10:53:00Z">
                <w:rPr>
                  <w:rFonts w:ascii="Cambria Math" w:eastAsiaTheme="minorEastAsia" w:hAnsi="Cambria Math" w:cs="Times New Roman"/>
                </w:rPr>
                <m:t>∆/</m:t>
              </w:ins>
            </m:r>
            <m:r>
              <w:ins w:id="1392" w:author="M. Shojaei Arani" w:date="2024-05-30T10:53:00Z">
                <m:rPr>
                  <m:sty m:val="p"/>
                </m:rPr>
                <w:rPr>
                  <w:rFonts w:ascii="Cambria Math" w:eastAsiaTheme="minorEastAsia" w:hAnsi="Cambria Math" w:cs="Times New Roman"/>
                </w:rPr>
                <m:t xml:space="preserve">Σ </m:t>
              </w:ins>
            </m:r>
          </m:e>
        </m:rad>
        <m:r>
          <w:ins w:id="1393" w:author="M. Shojaei Arani" w:date="2024-05-30T10:53:00Z">
            <w:rPr>
              <w:rFonts w:ascii="Cambria Math" w:eastAsiaTheme="minorEastAsia" w:hAnsi="Cambria Math" w:cs="Times New Roman"/>
            </w:rPr>
            <m:t>=</m:t>
          </w:ins>
        </m:r>
        <m:sSup>
          <m:sSupPr>
            <m:ctrlPr>
              <w:ins w:id="1394" w:author="M. Shojaei Arani" w:date="2024-05-30T10:53:00Z">
                <w:rPr>
                  <w:rFonts w:ascii="Cambria Math" w:eastAsiaTheme="minorEastAsia" w:hAnsi="Cambria Math" w:cs="Times New Roman"/>
                  <w:i/>
                </w:rPr>
              </w:ins>
            </m:ctrlPr>
          </m:sSupPr>
          <m:e>
            <m:d>
              <m:dPr>
                <m:ctrlPr>
                  <w:ins w:id="1395" w:author="M. Shojaei Arani" w:date="2024-05-30T10:53:00Z">
                    <w:rPr>
                      <w:rFonts w:ascii="Cambria Math" w:eastAsiaTheme="minorEastAsia" w:hAnsi="Cambria Math" w:cs="Times New Roman"/>
                      <w:i/>
                    </w:rPr>
                  </w:ins>
                </m:ctrlPr>
              </m:dPr>
              <m:e>
                <m:r>
                  <w:ins w:id="1396" w:author="M. Shojaei Arani" w:date="2024-05-30T10:53:00Z">
                    <w:rPr>
                      <w:rFonts w:ascii="Cambria Math" w:eastAsiaTheme="minorEastAsia" w:hAnsi="Cambria Math" w:cs="Times New Roman"/>
                    </w:rPr>
                    <m:t>E</m:t>
                  </w:ins>
                </m:r>
                <m:d>
                  <m:dPr>
                    <m:ctrlPr>
                      <w:ins w:id="1397" w:author="M. Shojaei Arani" w:date="2024-05-30T10:53:00Z">
                        <w:rPr>
                          <w:rFonts w:ascii="Cambria Math" w:eastAsiaTheme="minorEastAsia" w:hAnsi="Cambria Math" w:cs="Times New Roman"/>
                          <w:i/>
                        </w:rPr>
                      </w:ins>
                    </m:ctrlPr>
                  </m:dPr>
                  <m:e>
                    <m:sSup>
                      <m:sSupPr>
                        <m:ctrlPr>
                          <w:ins w:id="1398" w:author="M. Shojaei Arani" w:date="2024-05-30T10:53:00Z">
                            <w:rPr>
                              <w:rFonts w:ascii="Cambria Math" w:eastAsiaTheme="minorEastAsia" w:hAnsi="Cambria Math" w:cs="Times New Roman"/>
                              <w:i/>
                            </w:rPr>
                          </w:ins>
                        </m:ctrlPr>
                      </m:sSupPr>
                      <m:e>
                        <m:r>
                          <w:ins w:id="1399" w:author="M. Shojaei Arani" w:date="2024-05-30T10:53:00Z">
                            <w:rPr>
                              <w:rFonts w:ascii="Cambria Math" w:eastAsiaTheme="minorEastAsia" w:hAnsi="Cambria Math" w:cs="Times New Roman"/>
                            </w:rPr>
                            <m:t>Z</m:t>
                          </w:ins>
                        </m:r>
                      </m:e>
                      <m:sup>
                        <m:r>
                          <w:ins w:id="1400" w:author="M. Shojaei Arani" w:date="2024-05-30T10:53:00Z">
                            <w:rPr>
                              <w:rFonts w:ascii="Cambria Math" w:eastAsiaTheme="minorEastAsia" w:hAnsi="Cambria Math" w:cs="Times New Roman"/>
                            </w:rPr>
                            <m:t>2</m:t>
                          </w:ins>
                        </m:r>
                      </m:sup>
                    </m:sSup>
                  </m:e>
                </m:d>
                <m:r>
                  <w:ins w:id="1401" w:author="M. Shojaei Arani" w:date="2024-05-30T10:53:00Z">
                    <w:rPr>
                      <w:rFonts w:ascii="Cambria Math" w:eastAsiaTheme="minorEastAsia" w:hAnsi="Cambria Math" w:cs="Times New Roman"/>
                    </w:rPr>
                    <m:t>-</m:t>
                  </w:ins>
                </m:r>
                <m:sSup>
                  <m:sSupPr>
                    <m:ctrlPr>
                      <w:ins w:id="1402" w:author="M. Shojaei Arani" w:date="2024-05-30T10:53:00Z">
                        <w:rPr>
                          <w:rFonts w:ascii="Cambria Math" w:eastAsiaTheme="minorEastAsia" w:hAnsi="Cambria Math" w:cs="Times New Roman"/>
                          <w:i/>
                        </w:rPr>
                      </w:ins>
                    </m:ctrlPr>
                  </m:sSupPr>
                  <m:e>
                    <m:acc>
                      <m:accPr>
                        <m:chr m:val="̅"/>
                        <m:ctrlPr>
                          <w:ins w:id="1403" w:author="M. Shojaei Arani" w:date="2024-05-30T10:53:00Z">
                            <w:rPr>
                              <w:rFonts w:ascii="Cambria Math" w:eastAsiaTheme="minorEastAsia" w:hAnsi="Cambria Math" w:cs="Times New Roman"/>
                              <w:i/>
                            </w:rPr>
                          </w:ins>
                        </m:ctrlPr>
                      </m:accPr>
                      <m:e>
                        <m:r>
                          <w:ins w:id="1404" w:author="M. Shojaei Arani" w:date="2024-05-30T10:53:00Z">
                            <w:rPr>
                              <w:rFonts w:ascii="Cambria Math" w:eastAsiaTheme="minorEastAsia" w:hAnsi="Cambria Math" w:cs="Times New Roman"/>
                            </w:rPr>
                            <m:t>Z</m:t>
                          </w:ins>
                        </m:r>
                      </m:e>
                    </m:acc>
                  </m:e>
                  <m:sup>
                    <m:r>
                      <w:ins w:id="1405" w:author="M. Shojaei Arani" w:date="2024-05-30T10:53:00Z">
                        <w:rPr>
                          <w:rFonts w:ascii="Cambria Math" w:eastAsiaTheme="minorEastAsia" w:hAnsi="Cambria Math" w:cs="Times New Roman"/>
                        </w:rPr>
                        <m:t>2</m:t>
                      </w:ins>
                    </m:r>
                  </m:sup>
                </m:sSup>
              </m:e>
            </m:d>
          </m:e>
          <m:sup>
            <m:r>
              <w:ins w:id="1406" w:author="M. Shojaei Arani" w:date="2024-05-30T10:53:00Z">
                <w:rPr>
                  <w:rFonts w:ascii="Cambria Math" w:eastAsiaTheme="minorEastAsia" w:hAnsi="Cambria Math" w:cs="Times New Roman"/>
                </w:rPr>
                <m:t>-1/2</m:t>
              </w:ins>
            </m:r>
          </m:sup>
        </m:sSup>
      </m:oMath>
      <w:ins w:id="1407" w:author="M. Shojaei Arani" w:date="2024-05-30T10:53:00Z">
        <w:r>
          <w:rPr>
            <w:rFonts w:ascii="Times New Roman" w:eastAsiaTheme="minorEastAsia" w:hAnsi="Times New Roman" w:cs="Times New Roman"/>
          </w:rPr>
          <w:t xml:space="preserve">. The variable </w:t>
        </w:r>
      </w:ins>
      <m:oMath>
        <m:r>
          <w:ins w:id="1408" w:author="M. Shojaei Arani" w:date="2024-05-30T10:53:00Z">
            <w:rPr>
              <w:rFonts w:ascii="Cambria Math" w:eastAsiaTheme="minorEastAsia" w:hAnsi="Cambria Math" w:cs="Times New Roman"/>
            </w:rPr>
            <m:t>Z</m:t>
          </w:ins>
        </m:r>
      </m:oMath>
      <w:ins w:id="1409" w:author="M. Shojaei Arani" w:date="2024-05-30T10:53:00Z">
        <w:r>
          <w:rPr>
            <w:rFonts w:ascii="Times New Roman" w:eastAsiaTheme="minorEastAsia" w:hAnsi="Times New Roman" w:cs="Times New Roman"/>
          </w:rPr>
          <w:t xml:space="preserve"> can be rewritten in the following form so that it would be a direct function of </w:t>
        </w:r>
      </w:ins>
      <m:oMath>
        <m:r>
          <w:ins w:id="1410" w:author="M. Shojaei Arani" w:date="2024-05-30T10:53:00Z">
            <w:rPr>
              <w:rFonts w:ascii="Cambria Math" w:eastAsiaTheme="minorEastAsia" w:hAnsi="Cambria Math" w:cs="Times New Roman"/>
            </w:rPr>
            <m:t>X</m:t>
          </w:ins>
        </m:r>
      </m:oMath>
      <w:ins w:id="1411" w:author="M. Shojaei Arani" w:date="2024-05-30T10:53:00Z">
        <w:r>
          <w:rPr>
            <w:rFonts w:ascii="Times New Roman" w:eastAsiaTheme="minorEastAsia" w:hAnsi="Times New Roman" w:cs="Times New Roman"/>
          </w:rPr>
          <w:t xml:space="preserve"> and </w:t>
        </w:r>
      </w:ins>
      <m:oMath>
        <m:sSub>
          <m:sSubPr>
            <m:ctrlPr>
              <w:ins w:id="1412" w:author="M. Shojaei Arani" w:date="2024-05-30T10:53:00Z">
                <w:rPr>
                  <w:rFonts w:ascii="Cambria Math" w:eastAsiaTheme="minorEastAsia" w:hAnsi="Cambria Math" w:cs="Times New Roman"/>
                  <w:i/>
                </w:rPr>
              </w:ins>
            </m:ctrlPr>
          </m:sSubPr>
          <m:e>
            <m:r>
              <w:ins w:id="1413" w:author="M. Shojaei Arani" w:date="2024-05-30T10:53:00Z">
                <w:rPr>
                  <w:rFonts w:ascii="Cambria Math" w:eastAsiaTheme="minorEastAsia" w:hAnsi="Cambria Math" w:cs="Times New Roman"/>
                </w:rPr>
                <m:t>x</m:t>
              </w:ins>
            </m:r>
          </m:e>
          <m:sub>
            <m:r>
              <w:ins w:id="1414" w:author="M. Shojaei Arani" w:date="2024-05-30T10:53:00Z">
                <w:rPr>
                  <w:rFonts w:ascii="Cambria Math" w:eastAsiaTheme="minorEastAsia" w:hAnsi="Cambria Math" w:cs="Times New Roman"/>
                </w:rPr>
                <m:t>0</m:t>
              </w:ins>
            </m:r>
          </m:sub>
        </m:sSub>
      </m:oMath>
      <w:ins w:id="1415" w:author="M. Shojaei Arani" w:date="2024-05-30T10:53:00Z">
        <w:r>
          <w:rPr>
            <w:rFonts w:ascii="Times New Roman" w:eastAsiaTheme="minorEastAsia" w:hAnsi="Times New Roman" w:cs="Times New Roman"/>
          </w:rPr>
          <w:t xml:space="preserve"> rather than </w:t>
        </w:r>
      </w:ins>
      <m:oMath>
        <m:r>
          <w:ins w:id="1416" w:author="M. Shojaei Arani" w:date="2024-05-30T10:53:00Z">
            <w:rPr>
              <w:rFonts w:ascii="Cambria Math" w:eastAsiaTheme="minorEastAsia" w:hAnsi="Cambria Math" w:cs="Times New Roman"/>
            </w:rPr>
            <m:t>Y</m:t>
          </w:ins>
        </m:r>
      </m:oMath>
      <w:ins w:id="1417" w:author="M. Shojaei Arani" w:date="2024-05-30T10:53:00Z">
        <w:r>
          <w:rPr>
            <w:rFonts w:ascii="Times New Roman" w:eastAsiaTheme="minorEastAsia" w:hAnsi="Times New Roman" w:cs="Times New Roman"/>
          </w:rPr>
          <w:t xml:space="preserve"> and </w:t>
        </w:r>
      </w:ins>
      <m:oMath>
        <m:sSub>
          <m:sSubPr>
            <m:ctrlPr>
              <w:ins w:id="1418" w:author="M. Shojaei Arani" w:date="2024-05-30T10:53:00Z">
                <w:rPr>
                  <w:rFonts w:ascii="Cambria Math" w:eastAsiaTheme="minorEastAsia" w:hAnsi="Cambria Math" w:cs="Times New Roman"/>
                  <w:i/>
                </w:rPr>
              </w:ins>
            </m:ctrlPr>
          </m:sSubPr>
          <m:e>
            <m:r>
              <w:ins w:id="1419" w:author="M. Shojaei Arani" w:date="2024-05-30T10:53:00Z">
                <w:rPr>
                  <w:rFonts w:ascii="Cambria Math" w:eastAsiaTheme="minorEastAsia" w:hAnsi="Cambria Math" w:cs="Times New Roman"/>
                </w:rPr>
                <m:t>y</m:t>
              </w:ins>
            </m:r>
          </m:e>
          <m:sub>
            <m:r>
              <w:ins w:id="1420" w:author="M. Shojaei Arani" w:date="2024-05-30T10:53:00Z">
                <w:rPr>
                  <w:rFonts w:ascii="Cambria Math" w:eastAsiaTheme="minorEastAsia" w:hAnsi="Cambria Math" w:cs="Times New Roman"/>
                </w:rPr>
                <m:t>0</m:t>
              </w:ins>
            </m:r>
          </m:sub>
        </m:sSub>
      </m:oMath>
      <w:ins w:id="1421" w:author="M. Shojaei Arani" w:date="2024-05-30T10:53:00Z">
        <w:r>
          <w:rPr>
            <w:rFonts w:ascii="Times New Roman" w:eastAsiaTheme="minorEastAsia" w:hAnsi="Times New Roman" w:cs="Times New Roman"/>
          </w:rPr>
          <w:t xml:space="preserve">   </w:t>
        </w:r>
      </w:ins>
    </w:p>
    <w:p w14:paraId="7A639296" w14:textId="77777777" w:rsidR="00907C1A" w:rsidRPr="00464E56" w:rsidRDefault="00907C1A" w:rsidP="00907C1A">
      <w:pPr>
        <w:spacing w:after="120" w:line="360" w:lineRule="auto"/>
        <w:jc w:val="center"/>
        <w:rPr>
          <w:ins w:id="1422" w:author="M. Shojaei Arani" w:date="2024-05-30T10:53:00Z"/>
          <w:rFonts w:ascii="Times New Roman" w:eastAsiaTheme="minorEastAsia" w:hAnsi="Times New Roman" w:cs="Times New Roman"/>
        </w:rPr>
      </w:pPr>
      <m:oMath>
        <m:r>
          <w:ins w:id="1423" w:author="M. Shojaei Arani" w:date="2024-05-30T10:53:00Z">
            <w:rPr>
              <w:rFonts w:ascii="Cambria Math" w:eastAsiaTheme="minorEastAsia" w:hAnsi="Cambria Math" w:cs="Times New Roman"/>
            </w:rPr>
            <m:t>Z=</m:t>
          </w:ins>
        </m:r>
        <m:f>
          <m:fPr>
            <m:ctrlPr>
              <w:ins w:id="1424" w:author="M. Shojaei Arani" w:date="2024-05-30T10:53:00Z">
                <w:rPr>
                  <w:rFonts w:ascii="Cambria Math" w:eastAsiaTheme="minorEastAsia" w:hAnsi="Cambria Math" w:cs="Times New Roman"/>
                  <w:i/>
                </w:rPr>
              </w:ins>
            </m:ctrlPr>
          </m:fPr>
          <m:num>
            <m:r>
              <w:ins w:id="1425" w:author="M. Shojaei Arani" w:date="2024-05-30T10:53:00Z">
                <w:rPr>
                  <w:rFonts w:ascii="Cambria Math" w:eastAsiaTheme="minorEastAsia" w:hAnsi="Cambria Math" w:cs="Times New Roman"/>
                </w:rPr>
                <m:t>Y-</m:t>
              </w:ins>
            </m:r>
            <m:sSub>
              <m:sSubPr>
                <m:ctrlPr>
                  <w:ins w:id="1426" w:author="M. Shojaei Arani" w:date="2024-05-30T10:53:00Z">
                    <w:rPr>
                      <w:rFonts w:ascii="Cambria Math" w:eastAsiaTheme="minorEastAsia" w:hAnsi="Cambria Math" w:cs="Times New Roman"/>
                      <w:i/>
                    </w:rPr>
                  </w:ins>
                </m:ctrlPr>
              </m:sSubPr>
              <m:e>
                <m:r>
                  <w:ins w:id="1427" w:author="M. Shojaei Arani" w:date="2024-05-30T10:53:00Z">
                    <w:rPr>
                      <w:rFonts w:ascii="Cambria Math" w:eastAsiaTheme="minorEastAsia" w:hAnsi="Cambria Math" w:cs="Times New Roman"/>
                    </w:rPr>
                    <m:t>y</m:t>
                  </w:ins>
                </m:r>
              </m:e>
              <m:sub>
                <m:r>
                  <w:ins w:id="1428" w:author="M. Shojaei Arani" w:date="2024-05-30T10:53:00Z">
                    <w:rPr>
                      <w:rFonts w:ascii="Cambria Math" w:eastAsiaTheme="minorEastAsia" w:hAnsi="Cambria Math" w:cs="Times New Roman"/>
                    </w:rPr>
                    <m:t>0</m:t>
                  </w:ins>
                </m:r>
              </m:sub>
            </m:sSub>
          </m:num>
          <m:den>
            <m:rad>
              <m:radPr>
                <m:degHide m:val="1"/>
                <m:ctrlPr>
                  <w:ins w:id="1429" w:author="M. Shojaei Arani" w:date="2024-05-30T10:53:00Z">
                    <w:rPr>
                      <w:rFonts w:ascii="Cambria Math" w:eastAsiaTheme="minorEastAsia" w:hAnsi="Cambria Math" w:cs="Times New Roman"/>
                      <w:i/>
                    </w:rPr>
                  </w:ins>
                </m:ctrlPr>
              </m:radPr>
              <m:deg/>
              <m:e>
                <m:r>
                  <w:ins w:id="1430" w:author="M. Shojaei Arani" w:date="2024-05-30T10:53:00Z">
                    <w:rPr>
                      <w:rFonts w:ascii="Cambria Math" w:eastAsiaTheme="minorEastAsia" w:hAnsi="Cambria Math" w:cs="Times New Roman"/>
                    </w:rPr>
                    <m:t>∆</m:t>
                  </w:ins>
                </m:r>
              </m:e>
            </m:rad>
          </m:den>
        </m:f>
        <m:r>
          <w:ins w:id="1431" w:author="M. Shojaei Arani" w:date="2024-05-30T10:53:00Z">
            <w:rPr>
              <w:rFonts w:ascii="Cambria Math" w:eastAsiaTheme="minorEastAsia" w:hAnsi="Cambria Math" w:cs="Times New Roman"/>
            </w:rPr>
            <m:t>=</m:t>
          </w:ins>
        </m:r>
        <m:f>
          <m:fPr>
            <m:ctrlPr>
              <w:ins w:id="1432" w:author="M. Shojaei Arani" w:date="2024-05-30T10:53:00Z">
                <w:rPr>
                  <w:rFonts w:ascii="Cambria Math" w:eastAsiaTheme="minorEastAsia" w:hAnsi="Cambria Math" w:cs="Times New Roman"/>
                  <w:i/>
                </w:rPr>
              </w:ins>
            </m:ctrlPr>
          </m:fPr>
          <m:num>
            <m:nary>
              <m:naryPr>
                <m:limLoc m:val="subSup"/>
                <m:ctrlPr>
                  <w:ins w:id="1433" w:author="M. Shojaei Arani" w:date="2024-05-30T10:53:00Z">
                    <w:rPr>
                      <w:rFonts w:ascii="Cambria Math" w:eastAsiaTheme="minorEastAsia" w:hAnsi="Cambria Math" w:cs="Times New Roman"/>
                      <w:i/>
                    </w:rPr>
                  </w:ins>
                </m:ctrlPr>
              </m:naryPr>
              <m:sub>
                <m:r>
                  <w:ins w:id="1434" w:author="M. Shojaei Arani" w:date="2024-05-30T10:53:00Z">
                    <w:rPr>
                      <w:rFonts w:ascii="Cambria Math" w:eastAsiaTheme="minorEastAsia" w:hAnsi="Cambria Math" w:cs="Times New Roman"/>
                      <w:color w:val="FFFFFF" w:themeColor="background1"/>
                    </w:rPr>
                    <m:t>x</m:t>
                  </w:ins>
                </m:r>
              </m:sub>
              <m:sup>
                <m:r>
                  <w:ins w:id="1435" w:author="M. Shojaei Arani" w:date="2024-05-30T10:53:00Z">
                    <w:rPr>
                      <w:rFonts w:ascii="Cambria Math" w:eastAsiaTheme="minorEastAsia" w:hAnsi="Cambria Math" w:cs="Times New Roman"/>
                    </w:rPr>
                    <m:t>X</m:t>
                  </w:ins>
                </m:r>
              </m:sup>
              <m:e>
                <m:f>
                  <m:fPr>
                    <m:ctrlPr>
                      <w:ins w:id="1436" w:author="M. Shojaei Arani" w:date="2024-05-30T10:53:00Z">
                        <w:rPr>
                          <w:rFonts w:ascii="Cambria Math" w:eastAsiaTheme="minorEastAsia" w:hAnsi="Cambria Math" w:cs="Times New Roman"/>
                          <w:i/>
                        </w:rPr>
                      </w:ins>
                    </m:ctrlPr>
                  </m:fPr>
                  <m:num>
                    <m:r>
                      <w:ins w:id="1437" w:author="M. Shojaei Arani" w:date="2024-05-30T10:53:00Z">
                        <w:rPr>
                          <w:rFonts w:ascii="Cambria Math" w:eastAsiaTheme="minorEastAsia" w:hAnsi="Cambria Math" w:cs="Times New Roman"/>
                        </w:rPr>
                        <m:t>du</m:t>
                      </w:ins>
                    </m:r>
                  </m:num>
                  <m:den>
                    <m:r>
                      <w:ins w:id="1438" w:author="M. Shojaei Arani" w:date="2024-05-30T10:53:00Z">
                        <w:rPr>
                          <w:rFonts w:ascii="Cambria Math" w:hAnsi="Cambria Math" w:cs="Times New Roman"/>
                        </w:rPr>
                        <m:t>σ(u;θ)</m:t>
                      </w:ins>
                    </m:r>
                  </m:den>
                </m:f>
              </m:e>
            </m:nary>
            <m:r>
              <w:ins w:id="1439" w:author="M. Shojaei Arani" w:date="2024-05-30T10:53:00Z">
                <w:rPr>
                  <w:rFonts w:ascii="Cambria Math" w:eastAsiaTheme="minorEastAsia" w:hAnsi="Cambria Math" w:cs="Times New Roman"/>
                </w:rPr>
                <m:t>-</m:t>
              </w:ins>
            </m:r>
            <m:nary>
              <m:naryPr>
                <m:limLoc m:val="subSup"/>
                <m:ctrlPr>
                  <w:ins w:id="1440" w:author="M. Shojaei Arani" w:date="2024-05-30T10:53:00Z">
                    <w:rPr>
                      <w:rFonts w:ascii="Cambria Math" w:eastAsiaTheme="minorEastAsia" w:hAnsi="Cambria Math" w:cs="Times New Roman"/>
                      <w:i/>
                    </w:rPr>
                  </w:ins>
                </m:ctrlPr>
              </m:naryPr>
              <m:sub>
                <m:r>
                  <w:ins w:id="1441" w:author="M. Shojaei Arani" w:date="2024-05-30T10:53:00Z">
                    <w:rPr>
                      <w:rFonts w:ascii="Cambria Math" w:eastAsiaTheme="minorEastAsia" w:hAnsi="Cambria Math" w:cs="Times New Roman"/>
                      <w:color w:val="FFFFFF" w:themeColor="background1"/>
                    </w:rPr>
                    <m:t>x</m:t>
                  </w:ins>
                </m:r>
              </m:sub>
              <m:sup>
                <m:sSub>
                  <m:sSubPr>
                    <m:ctrlPr>
                      <w:ins w:id="1442" w:author="M. Shojaei Arani" w:date="2024-05-30T10:53:00Z">
                        <w:rPr>
                          <w:rFonts w:ascii="Cambria Math" w:eastAsiaTheme="minorEastAsia" w:hAnsi="Cambria Math" w:cs="Times New Roman"/>
                          <w:i/>
                        </w:rPr>
                      </w:ins>
                    </m:ctrlPr>
                  </m:sSubPr>
                  <m:e>
                    <m:r>
                      <w:ins w:id="1443" w:author="M. Shojaei Arani" w:date="2024-05-30T10:53:00Z">
                        <w:rPr>
                          <w:rFonts w:ascii="Cambria Math" w:eastAsiaTheme="minorEastAsia" w:hAnsi="Cambria Math" w:cs="Times New Roman"/>
                        </w:rPr>
                        <m:t>x</m:t>
                      </w:ins>
                    </m:r>
                  </m:e>
                  <m:sub>
                    <m:r>
                      <w:ins w:id="1444" w:author="M. Shojaei Arani" w:date="2024-05-30T10:53:00Z">
                        <w:rPr>
                          <w:rFonts w:ascii="Cambria Math" w:eastAsiaTheme="minorEastAsia" w:hAnsi="Cambria Math" w:cs="Times New Roman"/>
                        </w:rPr>
                        <m:t>0</m:t>
                      </w:ins>
                    </m:r>
                  </m:sub>
                </m:sSub>
              </m:sup>
              <m:e>
                <m:f>
                  <m:fPr>
                    <m:ctrlPr>
                      <w:ins w:id="1445" w:author="M. Shojaei Arani" w:date="2024-05-30T10:53:00Z">
                        <w:rPr>
                          <w:rFonts w:ascii="Cambria Math" w:eastAsiaTheme="minorEastAsia" w:hAnsi="Cambria Math" w:cs="Times New Roman"/>
                          <w:i/>
                        </w:rPr>
                      </w:ins>
                    </m:ctrlPr>
                  </m:fPr>
                  <m:num>
                    <m:r>
                      <w:ins w:id="1446" w:author="M. Shojaei Arani" w:date="2024-05-30T10:53:00Z">
                        <w:rPr>
                          <w:rFonts w:ascii="Cambria Math" w:eastAsiaTheme="minorEastAsia" w:hAnsi="Cambria Math" w:cs="Times New Roman"/>
                        </w:rPr>
                        <m:t>du</m:t>
                      </w:ins>
                    </m:r>
                  </m:num>
                  <m:den>
                    <m:r>
                      <w:ins w:id="1447" w:author="M. Shojaei Arani" w:date="2024-05-30T10:53:00Z">
                        <w:rPr>
                          <w:rFonts w:ascii="Cambria Math" w:hAnsi="Cambria Math" w:cs="Times New Roman"/>
                        </w:rPr>
                        <m:t>σ(u;θ)</m:t>
                      </w:ins>
                    </m:r>
                  </m:den>
                </m:f>
              </m:e>
            </m:nary>
          </m:num>
          <m:den>
            <m:rad>
              <m:radPr>
                <m:degHide m:val="1"/>
                <m:ctrlPr>
                  <w:ins w:id="1448" w:author="M. Shojaei Arani" w:date="2024-05-30T10:53:00Z">
                    <w:rPr>
                      <w:rFonts w:ascii="Cambria Math" w:eastAsiaTheme="minorEastAsia" w:hAnsi="Cambria Math" w:cs="Times New Roman"/>
                      <w:i/>
                    </w:rPr>
                  </w:ins>
                </m:ctrlPr>
              </m:radPr>
              <m:deg/>
              <m:e>
                <m:r>
                  <w:ins w:id="1449" w:author="M. Shojaei Arani" w:date="2024-05-30T10:53:00Z">
                    <w:rPr>
                      <w:rFonts w:ascii="Cambria Math" w:eastAsiaTheme="minorEastAsia" w:hAnsi="Cambria Math" w:cs="Times New Roman"/>
                    </w:rPr>
                    <m:t>∆</m:t>
                  </w:ins>
                </m:r>
              </m:e>
            </m:rad>
          </m:den>
        </m:f>
        <m:r>
          <w:ins w:id="1450" w:author="M. Shojaei Arani" w:date="2024-05-30T10:53:00Z">
            <w:rPr>
              <w:rFonts w:ascii="Cambria Math" w:eastAsiaTheme="minorEastAsia" w:hAnsi="Cambria Math" w:cs="Times New Roman"/>
            </w:rPr>
            <m:t>=</m:t>
          </w:ins>
        </m:r>
        <m:f>
          <m:fPr>
            <m:ctrlPr>
              <w:ins w:id="1451" w:author="M. Shojaei Arani" w:date="2024-05-30T10:53:00Z">
                <w:rPr>
                  <w:rFonts w:ascii="Cambria Math" w:eastAsiaTheme="minorEastAsia" w:hAnsi="Cambria Math" w:cs="Times New Roman"/>
                  <w:i/>
                </w:rPr>
              </w:ins>
            </m:ctrlPr>
          </m:fPr>
          <m:num>
            <m:nary>
              <m:naryPr>
                <m:limLoc m:val="subSup"/>
                <m:ctrlPr>
                  <w:ins w:id="1452" w:author="M. Shojaei Arani" w:date="2024-05-30T10:53:00Z">
                    <w:rPr>
                      <w:rFonts w:ascii="Cambria Math" w:eastAsiaTheme="minorEastAsia" w:hAnsi="Cambria Math" w:cs="Times New Roman"/>
                      <w:i/>
                    </w:rPr>
                  </w:ins>
                </m:ctrlPr>
              </m:naryPr>
              <m:sub>
                <m:sSub>
                  <m:sSubPr>
                    <m:ctrlPr>
                      <w:ins w:id="1453" w:author="M. Shojaei Arani" w:date="2024-05-30T10:53:00Z">
                        <w:rPr>
                          <w:rFonts w:ascii="Cambria Math" w:eastAsiaTheme="minorEastAsia" w:hAnsi="Cambria Math" w:cs="Times New Roman"/>
                          <w:i/>
                        </w:rPr>
                      </w:ins>
                    </m:ctrlPr>
                  </m:sSubPr>
                  <m:e>
                    <m:r>
                      <w:ins w:id="1454" w:author="M. Shojaei Arani" w:date="2024-05-30T10:53:00Z">
                        <w:rPr>
                          <w:rFonts w:ascii="Cambria Math" w:eastAsiaTheme="minorEastAsia" w:hAnsi="Cambria Math" w:cs="Times New Roman"/>
                        </w:rPr>
                        <m:t>x</m:t>
                      </w:ins>
                    </m:r>
                  </m:e>
                  <m:sub>
                    <m:r>
                      <w:ins w:id="1455" w:author="M. Shojaei Arani" w:date="2024-05-30T10:53:00Z">
                        <w:rPr>
                          <w:rFonts w:ascii="Cambria Math" w:eastAsiaTheme="minorEastAsia" w:hAnsi="Cambria Math" w:cs="Times New Roman"/>
                        </w:rPr>
                        <m:t>0</m:t>
                      </w:ins>
                    </m:r>
                  </m:sub>
                </m:sSub>
              </m:sub>
              <m:sup>
                <m:r>
                  <w:ins w:id="1456" w:author="M. Shojaei Arani" w:date="2024-05-30T10:53:00Z">
                    <w:rPr>
                      <w:rFonts w:ascii="Cambria Math" w:eastAsiaTheme="minorEastAsia" w:hAnsi="Cambria Math" w:cs="Times New Roman"/>
                    </w:rPr>
                    <m:t>X</m:t>
                  </w:ins>
                </m:r>
              </m:sup>
              <m:e>
                <m:r>
                  <w:ins w:id="1457" w:author="M. Shojaei Arani" w:date="2024-05-30T10:53:00Z">
                    <w:rPr>
                      <w:rFonts w:ascii="Cambria Math" w:eastAsiaTheme="minorEastAsia" w:hAnsi="Cambria Math" w:cs="Times New Roman"/>
                    </w:rPr>
                    <m:t xml:space="preserve"> </m:t>
                  </w:ins>
                </m:r>
                <m:f>
                  <m:fPr>
                    <m:ctrlPr>
                      <w:ins w:id="1458" w:author="M. Shojaei Arani" w:date="2024-05-30T10:53:00Z">
                        <w:rPr>
                          <w:rFonts w:ascii="Cambria Math" w:eastAsiaTheme="minorEastAsia" w:hAnsi="Cambria Math" w:cs="Times New Roman"/>
                          <w:i/>
                        </w:rPr>
                      </w:ins>
                    </m:ctrlPr>
                  </m:fPr>
                  <m:num>
                    <m:r>
                      <w:ins w:id="1459" w:author="M. Shojaei Arani" w:date="2024-05-30T10:53:00Z">
                        <w:rPr>
                          <w:rFonts w:ascii="Cambria Math" w:eastAsiaTheme="minorEastAsia" w:hAnsi="Cambria Math" w:cs="Times New Roman"/>
                        </w:rPr>
                        <m:t>du</m:t>
                      </w:ins>
                    </m:r>
                  </m:num>
                  <m:den>
                    <m:r>
                      <w:ins w:id="1460" w:author="M. Shojaei Arani" w:date="2024-05-30T10:53:00Z">
                        <w:rPr>
                          <w:rFonts w:ascii="Cambria Math" w:hAnsi="Cambria Math" w:cs="Times New Roman"/>
                        </w:rPr>
                        <m:t>σ(u;θ)</m:t>
                      </w:ins>
                    </m:r>
                  </m:den>
                </m:f>
              </m:e>
            </m:nary>
          </m:num>
          <m:den>
            <m:rad>
              <m:radPr>
                <m:degHide m:val="1"/>
                <m:ctrlPr>
                  <w:ins w:id="1461" w:author="M. Shojaei Arani" w:date="2024-05-30T10:53:00Z">
                    <w:rPr>
                      <w:rFonts w:ascii="Cambria Math" w:eastAsiaTheme="minorEastAsia" w:hAnsi="Cambria Math" w:cs="Times New Roman"/>
                      <w:i/>
                    </w:rPr>
                  </w:ins>
                </m:ctrlPr>
              </m:radPr>
              <m:deg/>
              <m:e>
                <m:r>
                  <w:ins w:id="1462" w:author="M. Shojaei Arani" w:date="2024-05-30T10:53:00Z">
                    <w:rPr>
                      <w:rFonts w:ascii="Cambria Math" w:eastAsiaTheme="minorEastAsia" w:hAnsi="Cambria Math" w:cs="Times New Roman"/>
                    </w:rPr>
                    <m:t>∆</m:t>
                  </w:ins>
                </m:r>
              </m:e>
            </m:rad>
          </m:den>
        </m:f>
      </m:oMath>
      <w:ins w:id="1463" w:author="M. Shojaei Arani" w:date="2024-05-30T10:53:00Z">
        <w:r>
          <w:rPr>
            <w:rFonts w:ascii="Times New Roman" w:eastAsiaTheme="minorEastAsia" w:hAnsi="Times New Roman" w:cs="Times New Roman"/>
          </w:rPr>
          <w:t xml:space="preserve">. </w:t>
        </w:r>
      </w:ins>
    </w:p>
    <w:p w14:paraId="58FB7076" w14:textId="77777777" w:rsidR="00907C1A" w:rsidRDefault="00907C1A" w:rsidP="00907C1A">
      <w:pPr>
        <w:spacing w:after="120" w:line="360" w:lineRule="auto"/>
        <w:jc w:val="both"/>
        <w:rPr>
          <w:ins w:id="1464" w:author="M. Shojaei Arani" w:date="2024-05-30T10:53:00Z"/>
          <w:rFonts w:ascii="Times New Roman" w:eastAsiaTheme="minorEastAsia" w:hAnsi="Times New Roman" w:cs="Times New Roman"/>
        </w:rPr>
      </w:pPr>
      <w:ins w:id="1465" w:author="M. Shojaei Arani" w:date="2024-05-30T10:53:00Z">
        <w:r>
          <w:rPr>
            <w:rFonts w:ascii="Times New Roman" w:eastAsiaTheme="minorEastAsia" w:hAnsi="Times New Roman" w:cs="Times New Roman"/>
          </w:rPr>
          <w:t xml:space="preserve">Note that in this approach there is no need to know the integral </w:t>
        </w:r>
      </w:ins>
      <m:oMath>
        <m:nary>
          <m:naryPr>
            <m:limLoc m:val="subSup"/>
            <m:ctrlPr>
              <w:ins w:id="1466" w:author="M. Shojaei Arani" w:date="2024-05-30T10:53:00Z">
                <w:rPr>
                  <w:rFonts w:ascii="Cambria Math" w:eastAsiaTheme="minorEastAsia" w:hAnsi="Cambria Math" w:cs="Times New Roman"/>
                  <w:i/>
                </w:rPr>
              </w:ins>
            </m:ctrlPr>
          </m:naryPr>
          <m:sub>
            <m:sSub>
              <m:sSubPr>
                <m:ctrlPr>
                  <w:ins w:id="1467" w:author="M. Shojaei Arani" w:date="2024-05-30T10:53:00Z">
                    <w:rPr>
                      <w:rFonts w:ascii="Cambria Math" w:eastAsiaTheme="minorEastAsia" w:hAnsi="Cambria Math" w:cs="Times New Roman"/>
                      <w:i/>
                    </w:rPr>
                  </w:ins>
                </m:ctrlPr>
              </m:sSubPr>
              <m:e>
                <m:r>
                  <w:ins w:id="1468" w:author="M. Shojaei Arani" w:date="2024-05-30T10:53:00Z">
                    <w:rPr>
                      <w:rFonts w:ascii="Cambria Math" w:eastAsiaTheme="minorEastAsia" w:hAnsi="Cambria Math" w:cs="Times New Roman"/>
                    </w:rPr>
                    <m:t>x</m:t>
                  </w:ins>
                </m:r>
              </m:e>
              <m:sub>
                <m:r>
                  <w:ins w:id="1469" w:author="M. Shojaei Arani" w:date="2024-05-30T10:53:00Z">
                    <w:rPr>
                      <w:rFonts w:ascii="Cambria Math" w:eastAsiaTheme="minorEastAsia" w:hAnsi="Cambria Math" w:cs="Times New Roman"/>
                    </w:rPr>
                    <m:t>0</m:t>
                  </w:ins>
                </m:r>
              </m:sub>
            </m:sSub>
          </m:sub>
          <m:sup>
            <m:r>
              <w:ins w:id="1470" w:author="M. Shojaei Arani" w:date="2024-05-30T10:53:00Z">
                <w:rPr>
                  <w:rFonts w:ascii="Cambria Math" w:eastAsiaTheme="minorEastAsia" w:hAnsi="Cambria Math" w:cs="Times New Roman"/>
                </w:rPr>
                <m:t>X</m:t>
              </w:ins>
            </m:r>
          </m:sup>
          <m:e>
            <m:r>
              <w:ins w:id="1471" w:author="M. Shojaei Arani" w:date="2024-05-30T10:53:00Z">
                <w:rPr>
                  <w:rFonts w:ascii="Cambria Math" w:eastAsiaTheme="minorEastAsia" w:hAnsi="Cambria Math" w:cs="Times New Roman"/>
                </w:rPr>
                <m:t xml:space="preserve"> </m:t>
              </w:ins>
            </m:r>
            <m:f>
              <m:fPr>
                <m:ctrlPr>
                  <w:ins w:id="1472" w:author="M. Shojaei Arani" w:date="2024-05-30T10:53:00Z">
                    <w:rPr>
                      <w:rFonts w:ascii="Cambria Math" w:eastAsiaTheme="minorEastAsia" w:hAnsi="Cambria Math" w:cs="Times New Roman"/>
                      <w:i/>
                    </w:rPr>
                  </w:ins>
                </m:ctrlPr>
              </m:fPr>
              <m:num>
                <m:r>
                  <w:ins w:id="1473" w:author="M. Shojaei Arani" w:date="2024-05-30T10:53:00Z">
                    <w:rPr>
                      <w:rFonts w:ascii="Cambria Math" w:eastAsiaTheme="minorEastAsia" w:hAnsi="Cambria Math" w:cs="Times New Roman"/>
                    </w:rPr>
                    <m:t>du</m:t>
                  </w:ins>
                </m:r>
              </m:num>
              <m:den>
                <m:r>
                  <w:ins w:id="1474" w:author="M. Shojaei Arani" w:date="2024-05-30T10:53:00Z">
                    <w:rPr>
                      <w:rFonts w:ascii="Cambria Math" w:hAnsi="Cambria Math" w:cs="Times New Roman"/>
                    </w:rPr>
                    <m:t>σ(u;θ)</m:t>
                  </w:ins>
                </m:r>
              </m:den>
            </m:f>
          </m:e>
        </m:nary>
      </m:oMath>
      <w:ins w:id="1475" w:author="M. Shojaei Arani" w:date="2024-05-30T10:53:00Z">
        <w:r>
          <w:rPr>
            <w:rFonts w:ascii="Times New Roman" w:eastAsiaTheme="minorEastAsia" w:hAnsi="Times New Roman" w:cs="Times New Roman"/>
          </w:rPr>
          <w:t xml:space="preserve"> analytically and only a numerical approximation is enough. The way this refinement standardizes </w:t>
        </w:r>
      </w:ins>
      <m:oMath>
        <m:r>
          <w:ins w:id="1476" w:author="M. Shojaei Arani" w:date="2024-05-30T10:53:00Z">
            <w:rPr>
              <w:rFonts w:ascii="Cambria Math" w:eastAsiaTheme="minorEastAsia" w:hAnsi="Cambria Math" w:cs="Times New Roman"/>
            </w:rPr>
            <m:t>Y</m:t>
          </w:ins>
        </m:r>
      </m:oMath>
      <w:ins w:id="1477" w:author="M. Shojaei Arani" w:date="2024-05-30T10:53:00Z">
        <w:r>
          <w:rPr>
            <w:rFonts w:ascii="Times New Roman" w:eastAsiaTheme="minorEastAsia" w:hAnsi="Times New Roman" w:cs="Times New Roman"/>
          </w:rPr>
          <w:t xml:space="preserve"> and rewrites </w:t>
        </w:r>
      </w:ins>
      <m:oMath>
        <m:r>
          <w:ins w:id="1478" w:author="M. Shojaei Arani" w:date="2024-05-30T10:53:00Z">
            <w:rPr>
              <w:rFonts w:ascii="Cambria Math" w:eastAsiaTheme="minorEastAsia" w:hAnsi="Cambria Math" w:cs="Times New Roman"/>
            </w:rPr>
            <m:t>Z</m:t>
          </w:ins>
        </m:r>
      </m:oMath>
      <w:ins w:id="1479" w:author="M. Shojaei Arani" w:date="2024-05-30T10:53:00Z">
        <w:r>
          <w:rPr>
            <w:rFonts w:ascii="Times New Roman" w:eastAsiaTheme="minorEastAsia" w:hAnsi="Times New Roman" w:cs="Times New Roman"/>
          </w:rPr>
          <w:t xml:space="preserve"> allows to do all the calculations directly in terms of the original drift function </w:t>
        </w:r>
      </w:ins>
      <m:oMath>
        <m:r>
          <w:ins w:id="1480" w:author="M. Shojaei Arani" w:date="2024-05-30T10:53:00Z">
            <w:rPr>
              <w:rFonts w:ascii="Cambria Math" w:eastAsiaTheme="minorEastAsia" w:hAnsi="Cambria Math" w:cs="Times New Roman"/>
            </w:rPr>
            <m:t>μ(x)</m:t>
          </w:ins>
        </m:r>
      </m:oMath>
      <w:ins w:id="1481" w:author="M. Shojaei Arani" w:date="2024-05-30T10:53:00Z">
        <w:r>
          <w:rPr>
            <w:rFonts w:ascii="Times New Roman" w:eastAsiaTheme="minorEastAsia" w:hAnsi="Times New Roman" w:cs="Times New Roman"/>
          </w:rPr>
          <w:t xml:space="preserve"> and diffusion function </w:t>
        </w:r>
      </w:ins>
      <m:oMath>
        <m:r>
          <w:ins w:id="1482" w:author="M. Shojaei Arani" w:date="2024-05-30T10:53:00Z">
            <w:rPr>
              <w:rFonts w:ascii="Cambria Math" w:eastAsiaTheme="minorEastAsia" w:hAnsi="Cambria Math" w:cs="Times New Roman"/>
            </w:rPr>
            <m:t>σ(x)</m:t>
          </w:ins>
        </m:r>
      </m:oMath>
      <w:ins w:id="1483" w:author="M. Shojaei Arani" w:date="2024-05-30T10:53:00Z">
        <w:r>
          <w:rPr>
            <w:rFonts w:ascii="Times New Roman" w:eastAsiaTheme="minorEastAsia" w:hAnsi="Times New Roman" w:cs="Times New Roman"/>
          </w:rPr>
          <w:t xml:space="preserve"> and avoids expressing the results in terms of </w:t>
        </w:r>
      </w:ins>
      <m:oMath>
        <m:sSub>
          <m:sSubPr>
            <m:ctrlPr>
              <w:ins w:id="1484" w:author="M. Shojaei Arani" w:date="2024-05-30T10:53:00Z">
                <w:rPr>
                  <w:rFonts w:ascii="Cambria Math" w:eastAsiaTheme="minorEastAsia" w:hAnsi="Cambria Math" w:cs="Times New Roman"/>
                  <w:i/>
                </w:rPr>
              </w:ins>
            </m:ctrlPr>
          </m:sSubPr>
          <m:e>
            <m:r>
              <w:ins w:id="1485" w:author="M. Shojaei Arani" w:date="2024-05-30T10:53:00Z">
                <w:rPr>
                  <w:rFonts w:ascii="Cambria Math" w:eastAsiaTheme="minorEastAsia" w:hAnsi="Cambria Math" w:cs="Times New Roman"/>
                </w:rPr>
                <m:t>μ</m:t>
              </w:ins>
            </m:r>
          </m:e>
          <m:sub>
            <m:r>
              <w:ins w:id="1486" w:author="M. Shojaei Arani" w:date="2024-05-30T10:53:00Z">
                <w:rPr>
                  <w:rFonts w:ascii="Cambria Math" w:eastAsiaTheme="minorEastAsia" w:hAnsi="Cambria Math" w:cs="Times New Roman"/>
                </w:rPr>
                <m:t>Y</m:t>
              </w:ins>
            </m:r>
          </m:sub>
        </m:sSub>
        <m:r>
          <w:ins w:id="1487" w:author="M. Shojaei Arani" w:date="2024-05-30T10:53:00Z">
            <w:rPr>
              <w:rFonts w:ascii="Cambria Math" w:eastAsiaTheme="minorEastAsia" w:hAnsi="Cambria Math" w:cs="Times New Roman"/>
            </w:rPr>
            <m:t>(y)</m:t>
          </w:ins>
        </m:r>
      </m:oMath>
      <w:ins w:id="1488"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muY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4</w:t>
        </w:r>
        <w:r>
          <w:rPr>
            <w:rFonts w:ascii="Times New Roman" w:eastAsiaTheme="minorEastAsia" w:hAnsi="Times New Roman" w:cs="Times New Roman"/>
          </w:rPr>
          <w:fldChar w:fldCharType="end"/>
        </w:r>
        <w:r>
          <w:rPr>
            <w:rFonts w:ascii="Times New Roman" w:eastAsiaTheme="minorEastAsia" w:hAnsi="Times New Roman" w:cs="Times New Roman"/>
          </w:rPr>
          <w:t xml:space="preserve">), i.e., the drift function of the process </w:t>
        </w:r>
      </w:ins>
      <m:oMath>
        <m:r>
          <w:ins w:id="1489" w:author="M. Shojaei Arani" w:date="2024-05-30T10:53:00Z">
            <w:rPr>
              <w:rFonts w:ascii="Cambria Math" w:eastAsiaTheme="minorEastAsia" w:hAnsi="Cambria Math" w:cs="Times New Roman"/>
            </w:rPr>
            <m:t>Y</m:t>
          </w:ins>
        </m:r>
      </m:oMath>
      <w:ins w:id="1490" w:author="M. Shojaei Arani" w:date="2024-05-30T10:53:00Z">
        <w:r>
          <w:rPr>
            <w:rFonts w:ascii="Times New Roman" w:eastAsiaTheme="minorEastAsia" w:hAnsi="Times New Roman" w:cs="Times New Roman"/>
          </w:rPr>
          <w:t xml:space="preserve">. A Hermite expansion approximation up to the order J for the conditional density </w:t>
        </w:r>
      </w:ins>
      <m:oMath>
        <m:sSub>
          <m:sSubPr>
            <m:ctrlPr>
              <w:ins w:id="1491" w:author="M. Shojaei Arani" w:date="2024-05-30T10:53:00Z">
                <w:rPr>
                  <w:rFonts w:ascii="Cambria Math" w:eastAsiaTheme="minorEastAsia" w:hAnsi="Cambria Math" w:cs="Times New Roman"/>
                  <w:i/>
                </w:rPr>
              </w:ins>
            </m:ctrlPr>
          </m:sSubPr>
          <m:e>
            <m:r>
              <w:ins w:id="1492" w:author="M. Shojaei Arani" w:date="2024-05-30T10:53:00Z">
                <w:rPr>
                  <w:rFonts w:ascii="Cambria Math" w:eastAsiaTheme="minorEastAsia" w:hAnsi="Cambria Math" w:cs="Times New Roman"/>
                </w:rPr>
                <m:t>P</m:t>
              </w:ins>
            </m:r>
          </m:e>
          <m:sub>
            <m:r>
              <w:ins w:id="1493" w:author="M. Shojaei Arani" w:date="2024-05-30T10:53:00Z">
                <w:rPr>
                  <w:rFonts w:ascii="Cambria Math" w:eastAsiaTheme="minorEastAsia" w:hAnsi="Cambria Math" w:cs="Times New Roman"/>
                </w:rPr>
                <m:t>X</m:t>
              </w:ins>
            </m:r>
          </m:sub>
        </m:sSub>
        <m:d>
          <m:dPr>
            <m:ctrlPr>
              <w:ins w:id="1494" w:author="M. Shojaei Arani" w:date="2024-05-30T10:53:00Z">
                <w:rPr>
                  <w:rFonts w:ascii="Cambria Math" w:eastAsiaTheme="minorEastAsia" w:hAnsi="Cambria Math" w:cs="Times New Roman"/>
                  <w:i/>
                </w:rPr>
              </w:ins>
            </m:ctrlPr>
          </m:dPr>
          <m:e>
            <m:r>
              <w:ins w:id="1495" w:author="M. Shojaei Arani" w:date="2024-05-30T10:53:00Z">
                <w:rPr>
                  <w:rFonts w:ascii="Cambria Math" w:eastAsiaTheme="minorEastAsia" w:hAnsi="Cambria Math" w:cs="Times New Roman"/>
                </w:rPr>
                <m:t>∆,x|</m:t>
              </w:ins>
            </m:r>
            <m:sSub>
              <m:sSubPr>
                <m:ctrlPr>
                  <w:ins w:id="1496" w:author="M. Shojaei Arani" w:date="2024-05-30T10:53:00Z">
                    <w:rPr>
                      <w:rFonts w:ascii="Cambria Math" w:eastAsiaTheme="minorEastAsia" w:hAnsi="Cambria Math" w:cs="Times New Roman"/>
                      <w:i/>
                    </w:rPr>
                  </w:ins>
                </m:ctrlPr>
              </m:sSubPr>
              <m:e>
                <m:r>
                  <w:ins w:id="1497" w:author="M. Shojaei Arani" w:date="2024-05-30T10:53:00Z">
                    <w:rPr>
                      <w:rFonts w:ascii="Cambria Math" w:eastAsiaTheme="minorEastAsia" w:hAnsi="Cambria Math" w:cs="Times New Roman"/>
                    </w:rPr>
                    <m:t>x</m:t>
                  </w:ins>
                </m:r>
              </m:e>
              <m:sub>
                <m:r>
                  <w:ins w:id="1498" w:author="M. Shojaei Arani" w:date="2024-05-30T10:53:00Z">
                    <w:rPr>
                      <w:rFonts w:ascii="Cambria Math" w:eastAsiaTheme="minorEastAsia" w:hAnsi="Cambria Math" w:cs="Times New Roman"/>
                    </w:rPr>
                    <m:t>0</m:t>
                  </w:ins>
                </m:r>
              </m:sub>
            </m:sSub>
            <m:r>
              <w:ins w:id="1499" w:author="M. Shojaei Arani" w:date="2024-05-30T10:53:00Z">
                <w:rPr>
                  <w:rFonts w:ascii="Cambria Math" w:eastAsiaTheme="minorEastAsia" w:hAnsi="Cambria Math" w:cs="Times New Roman"/>
                </w:rPr>
                <m:t>;θ</m:t>
              </w:ins>
            </m:r>
          </m:e>
        </m:d>
      </m:oMath>
      <w:ins w:id="1500" w:author="M. Shojaei Arani" w:date="2024-05-30T10:53:00Z">
        <w:r>
          <w:rPr>
            <w:rFonts w:ascii="Times New Roman" w:eastAsiaTheme="minorEastAsia" w:hAnsi="Times New Roman" w:cs="Times New Roman"/>
          </w:rPr>
          <w:t xml:space="preserve">, using the Jacobian formula applied to the density of </w:t>
        </w:r>
      </w:ins>
      <m:oMath>
        <m:acc>
          <m:accPr>
            <m:ctrlPr>
              <w:ins w:id="1501" w:author="M. Shojaei Arani" w:date="2024-05-30T10:53:00Z">
                <w:rPr>
                  <w:rFonts w:ascii="Cambria Math" w:eastAsiaTheme="minorEastAsia" w:hAnsi="Cambria Math" w:cs="Times New Roman"/>
                  <w:i/>
                </w:rPr>
              </w:ins>
            </m:ctrlPr>
          </m:accPr>
          <m:e>
            <m:r>
              <w:ins w:id="1502" w:author="M. Shojaei Arani" w:date="2024-05-30T10:53:00Z">
                <w:rPr>
                  <w:rFonts w:ascii="Cambria Math" w:eastAsiaTheme="minorEastAsia" w:hAnsi="Cambria Math" w:cs="Times New Roman"/>
                </w:rPr>
                <m:t>Z</m:t>
              </w:ins>
            </m:r>
          </m:e>
        </m:acc>
      </m:oMath>
      <w:ins w:id="1503" w:author="M. Shojaei Arani" w:date="2024-05-30T10:53:00Z">
        <w:r>
          <w:rPr>
            <w:rFonts w:ascii="Times New Roman" w:eastAsiaTheme="minorEastAsia" w:hAnsi="Times New Roman" w:cs="Times New Roman"/>
          </w:rPr>
          <w:t xml:space="preserve">, reads </w:t>
        </w:r>
      </w:ins>
    </w:p>
    <w:tbl>
      <w:tblPr>
        <w:tblStyle w:val="TableGrid"/>
        <w:tblpPr w:leftFromText="141" w:rightFromText="141" w:vertAnchor="text" w:tblpY="1"/>
        <w:tblOverlap w:val="never"/>
        <w:tblW w:w="9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1"/>
        <w:gridCol w:w="670"/>
      </w:tblGrid>
      <w:tr w:rsidR="00907C1A" w:rsidRPr="00FF5954" w14:paraId="3D41B639" w14:textId="77777777" w:rsidTr="008313A9">
        <w:trPr>
          <w:trHeight w:val="591"/>
          <w:ins w:id="1504" w:author="M. Shojaei Arani" w:date="2024-05-30T10:53:00Z"/>
        </w:trPr>
        <w:tc>
          <w:tcPr>
            <w:tcW w:w="8451" w:type="dxa"/>
            <w:vAlign w:val="center"/>
          </w:tcPr>
          <w:p w14:paraId="41165554" w14:textId="77777777" w:rsidR="00907C1A" w:rsidRPr="00907C1A" w:rsidRDefault="00907C1A" w:rsidP="008313A9">
            <w:pPr>
              <w:spacing w:line="360" w:lineRule="auto"/>
              <w:jc w:val="center"/>
              <w:rPr>
                <w:ins w:id="1505" w:author="M. Shojaei Arani" w:date="2024-05-30T10:53:00Z"/>
                <w:rFonts w:ascii="Times New Roman" w:hAnsi="Times New Roman" w:cs="Times New Roman"/>
                <w:lang w:val="en-US"/>
                <w:rPrChange w:id="1506" w:author="M. Shojaei Arani" w:date="2024-05-30T10:53:00Z">
                  <w:rPr>
                    <w:ins w:id="1507" w:author="M. Shojaei Arani" w:date="2024-05-30T10:53:00Z"/>
                    <w:rFonts w:ascii="Times New Roman" w:hAnsi="Times New Roman" w:cs="Times New Roman"/>
                  </w:rPr>
                </w:rPrChange>
              </w:rPr>
            </w:pPr>
            <m:oMath>
              <m:sSub>
                <m:sSubPr>
                  <m:ctrlPr>
                    <w:ins w:id="1508" w:author="M. Shojaei Arani" w:date="2024-05-30T10:53:00Z">
                      <w:rPr>
                        <w:rFonts w:ascii="Cambria Math" w:hAnsi="Cambria Math" w:cs="Times New Roman"/>
                        <w:i/>
                      </w:rPr>
                    </w:ins>
                  </m:ctrlPr>
                </m:sSubPr>
                <m:e>
                  <m:r>
                    <w:ins w:id="1509" w:author="M. Shojaei Arani" w:date="2024-05-30T10:53:00Z">
                      <w:rPr>
                        <w:rFonts w:ascii="Cambria Math" w:hAnsi="Cambria Math" w:cs="Times New Roman"/>
                      </w:rPr>
                      <m:t>P</m:t>
                    </w:ins>
                  </m:r>
                </m:e>
                <m:sub>
                  <m:r>
                    <w:ins w:id="1510" w:author="M. Shojaei Arani" w:date="2024-05-30T10:53:00Z">
                      <w:rPr>
                        <w:rFonts w:ascii="Cambria Math" w:hAnsi="Cambria Math" w:cs="Times New Roman"/>
                      </w:rPr>
                      <m:t>X</m:t>
                    </w:ins>
                  </m:r>
                </m:sub>
              </m:sSub>
              <m:d>
                <m:dPr>
                  <m:ctrlPr>
                    <w:ins w:id="1511" w:author="M. Shojaei Arani" w:date="2024-05-30T10:53:00Z">
                      <w:rPr>
                        <w:rFonts w:ascii="Cambria Math" w:hAnsi="Cambria Math" w:cs="Times New Roman"/>
                        <w:i/>
                      </w:rPr>
                    </w:ins>
                  </m:ctrlPr>
                </m:dPr>
                <m:e>
                  <m:r>
                    <w:ins w:id="1512" w:author="M. Shojaei Arani" w:date="2024-05-30T10:53:00Z">
                      <w:rPr>
                        <w:rFonts w:ascii="Cambria Math" w:hAnsi="Cambria Math" w:cs="Times New Roman"/>
                        <w:lang w:val="en-US"/>
                        <w:rPrChange w:id="1513" w:author="M. Shojaei Arani" w:date="2024-05-30T10:53:00Z">
                          <w:rPr>
                            <w:rFonts w:ascii="Cambria Math" w:hAnsi="Cambria Math" w:cs="Times New Roman"/>
                          </w:rPr>
                        </w:rPrChange>
                      </w:rPr>
                      <m:t>∆,</m:t>
                    </w:ins>
                  </m:r>
                  <m:r>
                    <w:ins w:id="1514" w:author="M. Shojaei Arani" w:date="2024-05-30T10:53:00Z">
                      <w:rPr>
                        <w:rFonts w:ascii="Cambria Math" w:hAnsi="Cambria Math" w:cs="Times New Roman"/>
                      </w:rPr>
                      <m:t>x</m:t>
                    </w:ins>
                  </m:r>
                  <m:r>
                    <w:ins w:id="1515" w:author="M. Shojaei Arani" w:date="2024-05-30T10:53:00Z">
                      <w:rPr>
                        <w:rFonts w:ascii="Cambria Math" w:hAnsi="Cambria Math" w:cs="Times New Roman"/>
                        <w:lang w:val="en-US"/>
                        <w:rPrChange w:id="1516" w:author="M. Shojaei Arani" w:date="2024-05-30T10:53:00Z">
                          <w:rPr>
                            <w:rFonts w:ascii="Cambria Math" w:hAnsi="Cambria Math" w:cs="Times New Roman"/>
                          </w:rPr>
                        </w:rPrChange>
                      </w:rPr>
                      <m:t>|</m:t>
                    </w:ins>
                  </m:r>
                  <m:sSub>
                    <m:sSubPr>
                      <m:ctrlPr>
                        <w:ins w:id="1517" w:author="M. Shojaei Arani" w:date="2024-05-30T10:53:00Z">
                          <w:rPr>
                            <w:rFonts w:ascii="Cambria Math" w:hAnsi="Cambria Math" w:cs="Times New Roman"/>
                            <w:i/>
                          </w:rPr>
                        </w:ins>
                      </m:ctrlPr>
                    </m:sSubPr>
                    <m:e>
                      <m:r>
                        <w:ins w:id="1518" w:author="M. Shojaei Arani" w:date="2024-05-30T10:53:00Z">
                          <w:rPr>
                            <w:rFonts w:ascii="Cambria Math" w:hAnsi="Cambria Math" w:cs="Times New Roman"/>
                          </w:rPr>
                          <m:t>x</m:t>
                        </w:ins>
                      </m:r>
                    </m:e>
                    <m:sub>
                      <m:r>
                        <w:ins w:id="1519" w:author="M. Shojaei Arani" w:date="2024-05-30T10:53:00Z">
                          <w:rPr>
                            <w:rFonts w:ascii="Cambria Math" w:hAnsi="Cambria Math" w:cs="Times New Roman"/>
                            <w:lang w:val="en-US"/>
                            <w:rPrChange w:id="1520" w:author="M. Shojaei Arani" w:date="2024-05-30T10:53:00Z">
                              <w:rPr>
                                <w:rFonts w:ascii="Cambria Math" w:hAnsi="Cambria Math" w:cs="Times New Roman"/>
                              </w:rPr>
                            </w:rPrChange>
                          </w:rPr>
                          <m:t>0</m:t>
                        </w:ins>
                      </m:r>
                    </m:sub>
                  </m:sSub>
                  <m:r>
                    <w:ins w:id="1521" w:author="M. Shojaei Arani" w:date="2024-05-30T10:53:00Z">
                      <w:rPr>
                        <w:rFonts w:ascii="Cambria Math" w:hAnsi="Cambria Math" w:cs="Times New Roman"/>
                        <w:lang w:val="en-US"/>
                        <w:rPrChange w:id="1522" w:author="M. Shojaei Arani" w:date="2024-05-30T10:53:00Z">
                          <w:rPr>
                            <w:rFonts w:ascii="Cambria Math" w:hAnsi="Cambria Math" w:cs="Times New Roman"/>
                          </w:rPr>
                        </w:rPrChange>
                      </w:rPr>
                      <m:t>;</m:t>
                    </w:ins>
                  </m:r>
                  <m:r>
                    <w:ins w:id="1523" w:author="M. Shojaei Arani" w:date="2024-05-30T10:53:00Z">
                      <w:rPr>
                        <w:rFonts w:ascii="Cambria Math" w:hAnsi="Cambria Math" w:cs="Times New Roman"/>
                      </w:rPr>
                      <m:t>θ</m:t>
                    </w:ins>
                  </m:r>
                </m:e>
              </m:d>
              <m:r>
                <w:ins w:id="1524" w:author="M. Shojaei Arani" w:date="2024-05-30T10:53:00Z">
                  <w:rPr>
                    <w:rFonts w:ascii="Cambria Math" w:hAnsi="Cambria Math" w:cs="Times New Roman"/>
                    <w:lang w:val="en-US"/>
                    <w:rPrChange w:id="1525" w:author="M. Shojaei Arani" w:date="2024-05-30T10:53:00Z">
                      <w:rPr>
                        <w:rFonts w:ascii="Cambria Math" w:hAnsi="Cambria Math" w:cs="Times New Roman"/>
                      </w:rPr>
                    </w:rPrChange>
                  </w:rPr>
                  <m:t>~</m:t>
                </w:ins>
              </m:r>
              <m:sSubSup>
                <m:sSubSupPr>
                  <m:ctrlPr>
                    <w:ins w:id="1526" w:author="M. Shojaei Arani" w:date="2024-05-30T10:53:00Z">
                      <w:rPr>
                        <w:rFonts w:ascii="Cambria Math" w:hAnsi="Cambria Math" w:cs="Times New Roman"/>
                        <w:i/>
                      </w:rPr>
                    </w:ins>
                  </m:ctrlPr>
                </m:sSubSupPr>
                <m:e>
                  <m:r>
                    <w:ins w:id="1527" w:author="M. Shojaei Arani" w:date="2024-05-30T10:53:00Z">
                      <w:rPr>
                        <w:rFonts w:ascii="Cambria Math" w:hAnsi="Cambria Math" w:cs="Times New Roman"/>
                      </w:rPr>
                      <m:t>P</m:t>
                    </w:ins>
                  </m:r>
                </m:e>
                <m:sub>
                  <m:r>
                    <w:ins w:id="1528" w:author="M. Shojaei Arani" w:date="2024-05-30T10:53:00Z">
                      <w:rPr>
                        <w:rFonts w:ascii="Cambria Math" w:hAnsi="Cambria Math" w:cs="Times New Roman"/>
                      </w:rPr>
                      <m:t>X</m:t>
                    </w:ins>
                  </m:r>
                </m:sub>
                <m:sup>
                  <m:d>
                    <m:dPr>
                      <m:ctrlPr>
                        <w:ins w:id="1529" w:author="M. Shojaei Arani" w:date="2024-05-30T10:53:00Z">
                          <w:rPr>
                            <w:rFonts w:ascii="Cambria Math" w:hAnsi="Cambria Math" w:cs="Times New Roman"/>
                            <w:i/>
                          </w:rPr>
                        </w:ins>
                      </m:ctrlPr>
                    </m:dPr>
                    <m:e>
                      <m:r>
                        <w:ins w:id="1530" w:author="M. Shojaei Arani" w:date="2024-05-30T10:53:00Z">
                          <w:rPr>
                            <w:rFonts w:ascii="Cambria Math" w:hAnsi="Cambria Math" w:cs="Times New Roman"/>
                          </w:rPr>
                          <m:t>J</m:t>
                        </w:ins>
                      </m:r>
                    </m:e>
                  </m:d>
                </m:sup>
              </m:sSubSup>
              <m:d>
                <m:dPr>
                  <m:ctrlPr>
                    <w:ins w:id="1531" w:author="M. Shojaei Arani" w:date="2024-05-30T10:53:00Z">
                      <w:rPr>
                        <w:rFonts w:ascii="Cambria Math" w:hAnsi="Cambria Math" w:cs="Times New Roman"/>
                        <w:i/>
                      </w:rPr>
                    </w:ins>
                  </m:ctrlPr>
                </m:dPr>
                <m:e>
                  <m:r>
                    <w:ins w:id="1532" w:author="M. Shojaei Arani" w:date="2024-05-30T10:53:00Z">
                      <w:rPr>
                        <w:rFonts w:ascii="Cambria Math" w:hAnsi="Cambria Math" w:cs="Times New Roman"/>
                        <w:lang w:val="en-US"/>
                        <w:rPrChange w:id="1533" w:author="M. Shojaei Arani" w:date="2024-05-30T10:53:00Z">
                          <w:rPr>
                            <w:rFonts w:ascii="Cambria Math" w:hAnsi="Cambria Math" w:cs="Times New Roman"/>
                          </w:rPr>
                        </w:rPrChange>
                      </w:rPr>
                      <m:t>∆,</m:t>
                    </w:ins>
                  </m:r>
                  <m:r>
                    <w:ins w:id="1534" w:author="M. Shojaei Arani" w:date="2024-05-30T10:53:00Z">
                      <w:rPr>
                        <w:rFonts w:ascii="Cambria Math" w:hAnsi="Cambria Math" w:cs="Times New Roman"/>
                      </w:rPr>
                      <m:t>x</m:t>
                    </w:ins>
                  </m:r>
                  <m:r>
                    <w:ins w:id="1535" w:author="M. Shojaei Arani" w:date="2024-05-30T10:53:00Z">
                      <w:rPr>
                        <w:rFonts w:ascii="Cambria Math" w:hAnsi="Cambria Math" w:cs="Times New Roman"/>
                        <w:lang w:val="en-US"/>
                        <w:rPrChange w:id="1536" w:author="M. Shojaei Arani" w:date="2024-05-30T10:53:00Z">
                          <w:rPr>
                            <w:rFonts w:ascii="Cambria Math" w:hAnsi="Cambria Math" w:cs="Times New Roman"/>
                          </w:rPr>
                        </w:rPrChange>
                      </w:rPr>
                      <m:t>|</m:t>
                    </w:ins>
                  </m:r>
                  <m:sSub>
                    <m:sSubPr>
                      <m:ctrlPr>
                        <w:ins w:id="1537" w:author="M. Shojaei Arani" w:date="2024-05-30T10:53:00Z">
                          <w:rPr>
                            <w:rFonts w:ascii="Cambria Math" w:hAnsi="Cambria Math" w:cs="Times New Roman"/>
                            <w:i/>
                          </w:rPr>
                        </w:ins>
                      </m:ctrlPr>
                    </m:sSubPr>
                    <m:e>
                      <m:r>
                        <w:ins w:id="1538" w:author="M. Shojaei Arani" w:date="2024-05-30T10:53:00Z">
                          <w:rPr>
                            <w:rFonts w:ascii="Cambria Math" w:hAnsi="Cambria Math" w:cs="Times New Roman"/>
                          </w:rPr>
                          <m:t>x</m:t>
                        </w:ins>
                      </m:r>
                    </m:e>
                    <m:sub>
                      <m:r>
                        <w:ins w:id="1539" w:author="M. Shojaei Arani" w:date="2024-05-30T10:53:00Z">
                          <w:rPr>
                            <w:rFonts w:ascii="Cambria Math" w:hAnsi="Cambria Math" w:cs="Times New Roman"/>
                            <w:lang w:val="en-US"/>
                            <w:rPrChange w:id="1540" w:author="M. Shojaei Arani" w:date="2024-05-30T10:53:00Z">
                              <w:rPr>
                                <w:rFonts w:ascii="Cambria Math" w:hAnsi="Cambria Math" w:cs="Times New Roman"/>
                              </w:rPr>
                            </w:rPrChange>
                          </w:rPr>
                          <m:t>0</m:t>
                        </w:ins>
                      </m:r>
                    </m:sub>
                  </m:sSub>
                  <m:r>
                    <w:ins w:id="1541" w:author="M. Shojaei Arani" w:date="2024-05-30T10:53:00Z">
                      <w:rPr>
                        <w:rFonts w:ascii="Cambria Math" w:hAnsi="Cambria Math" w:cs="Times New Roman"/>
                        <w:lang w:val="en-US"/>
                        <w:rPrChange w:id="1542" w:author="M. Shojaei Arani" w:date="2024-05-30T10:53:00Z">
                          <w:rPr>
                            <w:rFonts w:ascii="Cambria Math" w:hAnsi="Cambria Math" w:cs="Times New Roman"/>
                          </w:rPr>
                        </w:rPrChange>
                      </w:rPr>
                      <m:t>;</m:t>
                    </w:ins>
                  </m:r>
                  <m:r>
                    <w:ins w:id="1543" w:author="M. Shojaei Arani" w:date="2024-05-30T10:53:00Z">
                      <w:rPr>
                        <w:rFonts w:ascii="Cambria Math" w:hAnsi="Cambria Math" w:cs="Times New Roman"/>
                      </w:rPr>
                      <m:t>θ</m:t>
                    </w:ins>
                  </m:r>
                </m:e>
              </m:d>
              <m:r>
                <w:ins w:id="1544" w:author="M. Shojaei Arani" w:date="2024-05-30T10:53:00Z">
                  <w:rPr>
                    <w:rFonts w:ascii="Cambria Math" w:hAnsi="Cambria Math" w:cs="Times New Roman"/>
                    <w:lang w:val="en-US"/>
                    <w:rPrChange w:id="1545" w:author="M. Shojaei Arani" w:date="2024-05-30T10:53:00Z">
                      <w:rPr>
                        <w:rFonts w:ascii="Cambria Math" w:hAnsi="Cambria Math" w:cs="Times New Roman"/>
                      </w:rPr>
                    </w:rPrChange>
                  </w:rPr>
                  <m:t>=</m:t>
                </w:ins>
              </m:r>
              <m:f>
                <m:fPr>
                  <m:ctrlPr>
                    <w:ins w:id="1546" w:author="M. Shojaei Arani" w:date="2024-05-30T10:53:00Z">
                      <w:rPr>
                        <w:rFonts w:ascii="Cambria Math" w:hAnsi="Cambria Math" w:cs="Times New Roman"/>
                        <w:i/>
                      </w:rPr>
                    </w:ins>
                  </m:ctrlPr>
                </m:fPr>
                <m:num>
                  <m:r>
                    <w:ins w:id="1547" w:author="M. Shojaei Arani" w:date="2024-05-30T10:53:00Z">
                      <w:rPr>
                        <w:rFonts w:ascii="Cambria Math" w:hAnsi="Cambria Math" w:cs="Times New Roman"/>
                      </w:rPr>
                      <m:t>ρ</m:t>
                    </w:ins>
                  </m:r>
                </m:num>
                <m:den>
                  <m:rad>
                    <m:radPr>
                      <m:degHide m:val="1"/>
                      <m:ctrlPr>
                        <w:ins w:id="1548" w:author="M. Shojaei Arani" w:date="2024-05-30T10:53:00Z">
                          <w:rPr>
                            <w:rFonts w:ascii="Cambria Math" w:hAnsi="Cambria Math" w:cs="Times New Roman"/>
                            <w:i/>
                          </w:rPr>
                        </w:ins>
                      </m:ctrlPr>
                    </m:radPr>
                    <m:deg/>
                    <m:e>
                      <m:r>
                        <w:ins w:id="1549" w:author="M. Shojaei Arani" w:date="2024-05-30T10:53:00Z">
                          <w:rPr>
                            <w:rFonts w:ascii="Cambria Math" w:hAnsi="Cambria Math" w:cs="Times New Roman"/>
                            <w:lang w:val="en-US"/>
                            <w:rPrChange w:id="1550" w:author="M. Shojaei Arani" w:date="2024-05-30T10:53:00Z">
                              <w:rPr>
                                <w:rFonts w:ascii="Cambria Math" w:hAnsi="Cambria Math" w:cs="Times New Roman"/>
                              </w:rPr>
                            </w:rPrChange>
                          </w:rPr>
                          <m:t>∆</m:t>
                        </w:ins>
                      </m:r>
                    </m:e>
                  </m:rad>
                  <m:r>
                    <w:ins w:id="1551" w:author="M. Shojaei Arani" w:date="2024-05-30T10:53:00Z">
                      <w:rPr>
                        <w:rFonts w:ascii="Cambria Math" w:hAnsi="Cambria Math" w:cs="Times New Roman"/>
                        <w:lang w:val="en-US"/>
                        <w:rPrChange w:id="1552" w:author="M. Shojaei Arani" w:date="2024-05-30T10:53:00Z">
                          <w:rPr>
                            <w:rFonts w:ascii="Cambria Math" w:hAnsi="Cambria Math" w:cs="Times New Roman"/>
                          </w:rPr>
                        </w:rPrChange>
                      </w:rPr>
                      <m:t xml:space="preserve"> </m:t>
                    </w:ins>
                  </m:r>
                  <m:r>
                    <w:ins w:id="1553" w:author="M. Shojaei Arani" w:date="2024-05-30T10:53:00Z">
                      <w:rPr>
                        <w:rFonts w:ascii="Cambria Math" w:hAnsi="Cambria Math" w:cs="Times New Roman"/>
                      </w:rPr>
                      <m:t>σ</m:t>
                    </w:ins>
                  </m:r>
                  <m:d>
                    <m:dPr>
                      <m:ctrlPr>
                        <w:ins w:id="1554" w:author="M. Shojaei Arani" w:date="2024-05-30T10:53:00Z">
                          <w:rPr>
                            <w:rFonts w:ascii="Cambria Math" w:hAnsi="Cambria Math" w:cs="Times New Roman"/>
                            <w:i/>
                          </w:rPr>
                        </w:ins>
                      </m:ctrlPr>
                    </m:dPr>
                    <m:e>
                      <m:r>
                        <w:ins w:id="1555" w:author="M. Shojaei Arani" w:date="2024-05-30T10:53:00Z">
                          <w:rPr>
                            <w:rFonts w:ascii="Cambria Math" w:hAnsi="Cambria Math" w:cs="Times New Roman"/>
                          </w:rPr>
                          <m:t>x</m:t>
                        </w:ins>
                      </m:r>
                      <m:r>
                        <w:ins w:id="1556" w:author="M. Shojaei Arani" w:date="2024-05-30T10:53:00Z">
                          <w:rPr>
                            <w:rFonts w:ascii="Cambria Math" w:hAnsi="Cambria Math" w:cs="Times New Roman"/>
                            <w:lang w:val="en-US"/>
                            <w:rPrChange w:id="1557" w:author="M. Shojaei Arani" w:date="2024-05-30T10:53:00Z">
                              <w:rPr>
                                <w:rFonts w:ascii="Cambria Math" w:hAnsi="Cambria Math" w:cs="Times New Roman"/>
                              </w:rPr>
                            </w:rPrChange>
                          </w:rPr>
                          <m:t>;</m:t>
                        </w:ins>
                      </m:r>
                      <m:r>
                        <w:ins w:id="1558" w:author="M. Shojaei Arani" w:date="2024-05-30T10:53:00Z">
                          <w:rPr>
                            <w:rFonts w:ascii="Cambria Math" w:hAnsi="Cambria Math" w:cs="Times New Roman"/>
                          </w:rPr>
                          <m:t>θ</m:t>
                        </w:ins>
                      </m:r>
                    </m:e>
                  </m:d>
                </m:den>
              </m:f>
              <m:r>
                <w:ins w:id="1559" w:author="M. Shojaei Arani" w:date="2024-05-30T10:53:00Z">
                  <w:rPr>
                    <w:rFonts w:ascii="Cambria Math" w:hAnsi="Cambria Math" w:cs="Times New Roman"/>
                  </w:rPr>
                  <m:t>ϕ</m:t>
                </w:ins>
              </m:r>
              <m:r>
                <w:ins w:id="1560" w:author="M. Shojaei Arani" w:date="2024-05-30T10:53:00Z">
                  <w:rPr>
                    <w:rFonts w:ascii="Cambria Math" w:hAnsi="Cambria Math" w:cs="Times New Roman"/>
                    <w:lang w:val="en-US"/>
                    <w:rPrChange w:id="1561" w:author="M. Shojaei Arani" w:date="2024-05-30T10:53:00Z">
                      <w:rPr>
                        <w:rFonts w:ascii="Cambria Math" w:hAnsi="Cambria Math" w:cs="Times New Roman"/>
                      </w:rPr>
                    </w:rPrChange>
                  </w:rPr>
                  <m:t>(</m:t>
                </w:ins>
              </m:r>
              <m:r>
                <w:ins w:id="1562" w:author="M. Shojaei Arani" w:date="2024-05-30T10:53:00Z">
                  <w:rPr>
                    <w:rFonts w:ascii="Cambria Math" w:hAnsi="Cambria Math" w:cs="Times New Roman"/>
                  </w:rPr>
                  <m:t>ρ</m:t>
                </w:ins>
              </m:r>
              <m:d>
                <m:dPr>
                  <m:ctrlPr>
                    <w:ins w:id="1563" w:author="M. Shojaei Arani" w:date="2024-05-30T10:53:00Z">
                      <w:rPr>
                        <w:rFonts w:ascii="Cambria Math" w:hAnsi="Cambria Math" w:cs="Times New Roman"/>
                        <w:i/>
                      </w:rPr>
                    </w:ins>
                  </m:ctrlPr>
                </m:dPr>
                <m:e>
                  <m:r>
                    <w:ins w:id="1564" w:author="M. Shojaei Arani" w:date="2024-05-30T10:53:00Z">
                      <w:rPr>
                        <w:rFonts w:ascii="Cambria Math" w:hAnsi="Cambria Math" w:cs="Times New Roman"/>
                      </w:rPr>
                      <m:t>Z</m:t>
                    </w:ins>
                  </m:r>
                  <m:r>
                    <w:ins w:id="1565" w:author="M. Shojaei Arani" w:date="2024-05-30T10:53:00Z">
                      <w:rPr>
                        <w:rFonts w:ascii="Cambria Math" w:hAnsi="Cambria Math" w:cs="Times New Roman"/>
                        <w:lang w:val="en-US"/>
                        <w:rPrChange w:id="1566" w:author="M. Shojaei Arani" w:date="2024-05-30T10:53:00Z">
                          <w:rPr>
                            <w:rFonts w:ascii="Cambria Math" w:hAnsi="Cambria Math" w:cs="Times New Roman"/>
                          </w:rPr>
                        </w:rPrChange>
                      </w:rPr>
                      <m:t>-</m:t>
                    </w:ins>
                  </m:r>
                  <m:acc>
                    <m:accPr>
                      <m:chr m:val="̅"/>
                      <m:ctrlPr>
                        <w:ins w:id="1567" w:author="M. Shojaei Arani" w:date="2024-05-30T10:53:00Z">
                          <w:rPr>
                            <w:rFonts w:ascii="Cambria Math" w:hAnsi="Cambria Math" w:cs="Times New Roman"/>
                            <w:i/>
                          </w:rPr>
                        </w:ins>
                      </m:ctrlPr>
                    </m:accPr>
                    <m:e>
                      <m:r>
                        <w:ins w:id="1568" w:author="M. Shojaei Arani" w:date="2024-05-30T10:53:00Z">
                          <w:rPr>
                            <w:rFonts w:ascii="Cambria Math" w:hAnsi="Cambria Math" w:cs="Times New Roman"/>
                          </w:rPr>
                          <m:t>Z</m:t>
                        </w:ins>
                      </m:r>
                    </m:e>
                  </m:acc>
                </m:e>
              </m:d>
              <m:r>
                <w:ins w:id="1569" w:author="M. Shojaei Arani" w:date="2024-05-30T10:53:00Z">
                  <w:rPr>
                    <w:rFonts w:ascii="Cambria Math" w:hAnsi="Cambria Math" w:cs="Times New Roman"/>
                    <w:lang w:val="en-US"/>
                    <w:rPrChange w:id="1570" w:author="M. Shojaei Arani" w:date="2024-05-30T10:53:00Z">
                      <w:rPr>
                        <w:rFonts w:ascii="Cambria Math" w:hAnsi="Cambria Math" w:cs="Times New Roman"/>
                      </w:rPr>
                    </w:rPrChange>
                  </w:rPr>
                  <m:t>)</m:t>
                </w:ins>
              </m:r>
              <m:nary>
                <m:naryPr>
                  <m:chr m:val="∑"/>
                  <m:limLoc m:val="undOvr"/>
                  <m:ctrlPr>
                    <w:ins w:id="1571" w:author="M. Shojaei Arani" w:date="2024-05-30T10:53:00Z">
                      <w:rPr>
                        <w:rFonts w:ascii="Cambria Math" w:hAnsi="Cambria Math" w:cs="Aharoni"/>
                        <w:i/>
                      </w:rPr>
                    </w:ins>
                  </m:ctrlPr>
                </m:naryPr>
                <m:sub>
                  <m:r>
                    <w:ins w:id="1572" w:author="M. Shojaei Arani" w:date="2024-05-30T10:53:00Z">
                      <w:rPr>
                        <w:rFonts w:ascii="Cambria Math" w:hAnsi="Cambria Math" w:cs="Aharoni"/>
                      </w:rPr>
                      <m:t>j</m:t>
                    </w:ins>
                  </m:r>
                  <m:r>
                    <w:ins w:id="1573" w:author="M. Shojaei Arani" w:date="2024-05-30T10:53:00Z">
                      <w:rPr>
                        <w:rFonts w:ascii="Cambria Math" w:hAnsi="Cambria Math" w:cs="Aharoni"/>
                        <w:lang w:val="en-US"/>
                        <w:rPrChange w:id="1574" w:author="M. Shojaei Arani" w:date="2024-05-30T10:53:00Z">
                          <w:rPr>
                            <w:rFonts w:ascii="Cambria Math" w:hAnsi="Cambria Math" w:cs="Aharoni"/>
                          </w:rPr>
                        </w:rPrChange>
                      </w:rPr>
                      <m:t>=0</m:t>
                    </w:ins>
                  </m:r>
                </m:sub>
                <m:sup>
                  <m:r>
                    <w:ins w:id="1575" w:author="M. Shojaei Arani" w:date="2024-05-30T10:53:00Z">
                      <m:rPr>
                        <m:sty m:val="p"/>
                      </m:rPr>
                      <w:rPr>
                        <w:rFonts w:ascii="Cambria Math" w:hAnsi="Cambria Math" w:cs="Times New Roman"/>
                        <w:lang w:val="en-US"/>
                        <w:rPrChange w:id="1576" w:author="M. Shojaei Arani" w:date="2024-05-30T10:53:00Z">
                          <w:rPr>
                            <w:rFonts w:ascii="Cambria Math" w:hAnsi="Cambria Math" w:cs="Times New Roman"/>
                          </w:rPr>
                        </w:rPrChange>
                      </w:rPr>
                      <m:t>J</m:t>
                    </w:ins>
                  </m:r>
                </m:sup>
                <m:e>
                  <m:sSubSup>
                    <m:sSubSupPr>
                      <m:ctrlPr>
                        <w:ins w:id="1577" w:author="M. Shojaei Arani" w:date="2024-05-30T10:53:00Z">
                          <w:rPr>
                            <w:rFonts w:ascii="Cambria Math" w:hAnsi="Cambria Math" w:cs="Aharoni"/>
                            <w:i/>
                          </w:rPr>
                        </w:ins>
                      </m:ctrlPr>
                    </m:sSubSupPr>
                    <m:e>
                      <m:r>
                        <w:ins w:id="1578" w:author="M. Shojaei Arani" w:date="2024-05-30T10:53:00Z">
                          <w:rPr>
                            <w:rFonts w:ascii="Cambria Math" w:hAnsi="Cambria Math" w:cs="Aharoni"/>
                          </w:rPr>
                          <m:t>η</m:t>
                        </w:ins>
                      </m:r>
                    </m:e>
                    <m:sub>
                      <m:r>
                        <w:ins w:id="1579" w:author="M. Shojaei Arani" w:date="2024-05-30T10:53:00Z">
                          <w:rPr>
                            <w:rFonts w:ascii="Cambria Math" w:hAnsi="Cambria Math" w:cs="Aharoni"/>
                          </w:rPr>
                          <m:t>Z</m:t>
                        </w:ins>
                      </m:r>
                    </m:sub>
                    <m:sup>
                      <m:d>
                        <m:dPr>
                          <m:ctrlPr>
                            <w:ins w:id="1580" w:author="M. Shojaei Arani" w:date="2024-05-30T10:53:00Z">
                              <w:rPr>
                                <w:rFonts w:ascii="Cambria Math" w:hAnsi="Cambria Math" w:cs="Aharoni"/>
                                <w:i/>
                              </w:rPr>
                            </w:ins>
                          </m:ctrlPr>
                        </m:dPr>
                        <m:e>
                          <m:r>
                            <w:ins w:id="1581" w:author="M. Shojaei Arani" w:date="2024-05-30T10:53:00Z">
                              <w:rPr>
                                <w:rFonts w:ascii="Cambria Math" w:hAnsi="Cambria Math" w:cs="Aharoni"/>
                              </w:rPr>
                              <m:t>j</m:t>
                            </w:ins>
                          </m:r>
                        </m:e>
                      </m:d>
                    </m:sup>
                  </m:sSubSup>
                  <m:d>
                    <m:dPr>
                      <m:ctrlPr>
                        <w:ins w:id="1582" w:author="M. Shojaei Arani" w:date="2024-05-30T10:53:00Z">
                          <w:rPr>
                            <w:rFonts w:ascii="Cambria Math" w:hAnsi="Cambria Math" w:cs="Aharoni"/>
                            <w:i/>
                          </w:rPr>
                        </w:ins>
                      </m:ctrlPr>
                    </m:dPr>
                    <m:e>
                      <m:sSub>
                        <m:sSubPr>
                          <m:ctrlPr>
                            <w:ins w:id="1583" w:author="M. Shojaei Arani" w:date="2024-05-30T10:53:00Z">
                              <w:rPr>
                                <w:rFonts w:ascii="Cambria Math" w:hAnsi="Cambria Math" w:cs="Times New Roman"/>
                                <w:i/>
                              </w:rPr>
                            </w:ins>
                          </m:ctrlPr>
                        </m:sSubPr>
                        <m:e>
                          <m:r>
                            <w:ins w:id="1584" w:author="M. Shojaei Arani" w:date="2024-05-30T10:53:00Z">
                              <w:rPr>
                                <w:rFonts w:ascii="Cambria Math" w:hAnsi="Cambria Math" w:cs="Aharoni"/>
                                <w:lang w:val="en-US"/>
                                <w:rPrChange w:id="1585" w:author="M. Shojaei Arani" w:date="2024-05-30T10:53:00Z">
                                  <w:rPr>
                                    <w:rFonts w:ascii="Cambria Math" w:hAnsi="Cambria Math" w:cs="Aharoni"/>
                                  </w:rPr>
                                </w:rPrChange>
                              </w:rPr>
                              <m:t>∆,</m:t>
                            </w:ins>
                          </m:r>
                          <m:r>
                            <w:ins w:id="1586" w:author="M. Shojaei Arani" w:date="2024-05-30T10:53:00Z">
                              <w:rPr>
                                <w:rFonts w:ascii="Cambria Math" w:hAnsi="Cambria Math" w:cs="Aharoni"/>
                              </w:rPr>
                              <m:t>x</m:t>
                            </w:ins>
                          </m:r>
                        </m:e>
                        <m:sub>
                          <m:r>
                            <w:ins w:id="1587" w:author="M. Shojaei Arani" w:date="2024-05-30T10:53:00Z">
                              <w:rPr>
                                <w:rFonts w:ascii="Cambria Math" w:hAnsi="Cambria Math" w:cs="Times New Roman"/>
                                <w:lang w:val="en-US"/>
                                <w:rPrChange w:id="1588" w:author="M. Shojaei Arani" w:date="2024-05-30T10:53:00Z">
                                  <w:rPr>
                                    <w:rFonts w:ascii="Cambria Math" w:hAnsi="Cambria Math" w:cs="Times New Roman"/>
                                  </w:rPr>
                                </w:rPrChange>
                              </w:rPr>
                              <m:t>0</m:t>
                            </w:ins>
                          </m:r>
                        </m:sub>
                      </m:sSub>
                      <m:r>
                        <w:ins w:id="1589" w:author="M. Shojaei Arani" w:date="2024-05-30T10:53:00Z">
                          <w:rPr>
                            <w:rFonts w:ascii="Cambria Math" w:hAnsi="Cambria Math" w:cs="Times New Roman"/>
                            <w:lang w:val="en-US"/>
                            <w:rPrChange w:id="1590" w:author="M. Shojaei Arani" w:date="2024-05-30T10:53:00Z">
                              <w:rPr>
                                <w:rFonts w:ascii="Cambria Math" w:hAnsi="Cambria Math" w:cs="Times New Roman"/>
                              </w:rPr>
                            </w:rPrChange>
                          </w:rPr>
                          <m:t>;</m:t>
                        </w:ins>
                      </m:r>
                      <m:r>
                        <w:ins w:id="1591" w:author="M. Shojaei Arani" w:date="2024-05-30T10:53:00Z">
                          <w:rPr>
                            <w:rFonts w:ascii="Cambria Math" w:hAnsi="Cambria Math" w:cs="Times New Roman"/>
                          </w:rPr>
                          <m:t>θ</m:t>
                        </w:ins>
                      </m:r>
                    </m:e>
                  </m:d>
                </m:e>
              </m:nary>
              <m:r>
                <w:ins w:id="1592" w:author="M. Shojaei Arani" w:date="2024-05-30T10:53:00Z">
                  <w:rPr>
                    <w:rFonts w:ascii="Cambria Math" w:hAnsi="Cambria Math" w:cs="Aharoni"/>
                    <w:lang w:val="en-US"/>
                    <w:rPrChange w:id="1593" w:author="M. Shojaei Arani" w:date="2024-05-30T10:53:00Z">
                      <w:rPr>
                        <w:rFonts w:ascii="Cambria Math" w:hAnsi="Cambria Math" w:cs="Aharoni"/>
                      </w:rPr>
                    </w:rPrChange>
                  </w:rPr>
                  <m:t xml:space="preserve"> </m:t>
                </w:ins>
              </m:r>
              <m:sSub>
                <m:sSubPr>
                  <m:ctrlPr>
                    <w:ins w:id="1594" w:author="M. Shojaei Arani" w:date="2024-05-30T10:53:00Z">
                      <w:rPr>
                        <w:rFonts w:ascii="Cambria Math" w:hAnsi="Cambria Math" w:cs="Aharoni"/>
                        <w:i/>
                      </w:rPr>
                    </w:ins>
                  </m:ctrlPr>
                </m:sSubPr>
                <m:e>
                  <m:r>
                    <w:ins w:id="1595" w:author="M. Shojaei Arani" w:date="2024-05-30T10:53:00Z">
                      <w:rPr>
                        <w:rFonts w:ascii="Cambria Math" w:hAnsi="Cambria Math" w:cs="Aharoni"/>
                      </w:rPr>
                      <m:t>H</m:t>
                    </w:ins>
                  </m:r>
                </m:e>
                <m:sub>
                  <m:r>
                    <w:ins w:id="1596" w:author="M. Shojaei Arani" w:date="2024-05-30T10:53:00Z">
                      <w:rPr>
                        <w:rFonts w:ascii="Cambria Math" w:hAnsi="Cambria Math" w:cs="Aharoni"/>
                      </w:rPr>
                      <m:t>j</m:t>
                    </w:ins>
                  </m:r>
                </m:sub>
              </m:sSub>
              <m:r>
                <w:ins w:id="1597" w:author="M. Shojaei Arani" w:date="2024-05-30T10:53:00Z">
                  <w:rPr>
                    <w:rFonts w:ascii="Cambria Math" w:hAnsi="Cambria Math" w:cs="Aharoni"/>
                    <w:lang w:val="en-US"/>
                    <w:rPrChange w:id="1598" w:author="M. Shojaei Arani" w:date="2024-05-30T10:53:00Z">
                      <w:rPr>
                        <w:rFonts w:ascii="Cambria Math" w:hAnsi="Cambria Math" w:cs="Aharoni"/>
                      </w:rPr>
                    </w:rPrChange>
                  </w:rPr>
                  <m:t>(</m:t>
                </w:ins>
              </m:r>
              <m:r>
                <w:ins w:id="1599" w:author="M. Shojaei Arani" w:date="2024-05-30T10:53:00Z">
                  <w:rPr>
                    <w:rFonts w:ascii="Cambria Math" w:hAnsi="Cambria Math" w:cs="Times New Roman"/>
                  </w:rPr>
                  <m:t>ρ</m:t>
                </w:ins>
              </m:r>
              <m:d>
                <m:dPr>
                  <m:ctrlPr>
                    <w:ins w:id="1600" w:author="M. Shojaei Arani" w:date="2024-05-30T10:53:00Z">
                      <w:rPr>
                        <w:rFonts w:ascii="Cambria Math" w:hAnsi="Cambria Math" w:cs="Times New Roman"/>
                        <w:i/>
                      </w:rPr>
                    </w:ins>
                  </m:ctrlPr>
                </m:dPr>
                <m:e>
                  <m:r>
                    <w:ins w:id="1601" w:author="M. Shojaei Arani" w:date="2024-05-30T10:53:00Z">
                      <w:rPr>
                        <w:rFonts w:ascii="Cambria Math" w:hAnsi="Cambria Math" w:cs="Times New Roman"/>
                      </w:rPr>
                      <m:t>Z</m:t>
                    </w:ins>
                  </m:r>
                  <m:r>
                    <w:ins w:id="1602" w:author="M. Shojaei Arani" w:date="2024-05-30T10:53:00Z">
                      <w:rPr>
                        <w:rFonts w:ascii="Cambria Math" w:hAnsi="Cambria Math" w:cs="Times New Roman"/>
                        <w:lang w:val="en-US"/>
                        <w:rPrChange w:id="1603" w:author="M. Shojaei Arani" w:date="2024-05-30T10:53:00Z">
                          <w:rPr>
                            <w:rFonts w:ascii="Cambria Math" w:hAnsi="Cambria Math" w:cs="Times New Roman"/>
                          </w:rPr>
                        </w:rPrChange>
                      </w:rPr>
                      <m:t>-</m:t>
                    </w:ins>
                  </m:r>
                  <m:acc>
                    <m:accPr>
                      <m:chr m:val="̅"/>
                      <m:ctrlPr>
                        <w:ins w:id="1604" w:author="M. Shojaei Arani" w:date="2024-05-30T10:53:00Z">
                          <w:rPr>
                            <w:rFonts w:ascii="Cambria Math" w:hAnsi="Cambria Math" w:cs="Times New Roman"/>
                            <w:i/>
                          </w:rPr>
                        </w:ins>
                      </m:ctrlPr>
                    </m:accPr>
                    <m:e>
                      <m:r>
                        <w:ins w:id="1605" w:author="M. Shojaei Arani" w:date="2024-05-30T10:53:00Z">
                          <w:rPr>
                            <w:rFonts w:ascii="Cambria Math" w:hAnsi="Cambria Math" w:cs="Times New Roman"/>
                          </w:rPr>
                          <m:t>Z</m:t>
                        </w:ins>
                      </m:r>
                    </m:e>
                  </m:acc>
                </m:e>
              </m:d>
              <m:r>
                <w:ins w:id="1606" w:author="M. Shojaei Arani" w:date="2024-05-30T10:53:00Z">
                  <w:rPr>
                    <w:rFonts w:ascii="Cambria Math" w:hAnsi="Cambria Math" w:cs="Aharoni"/>
                    <w:lang w:val="en-US"/>
                    <w:rPrChange w:id="1607" w:author="M. Shojaei Arani" w:date="2024-05-30T10:53:00Z">
                      <w:rPr>
                        <w:rFonts w:ascii="Cambria Math" w:hAnsi="Cambria Math" w:cs="Aharoni"/>
                      </w:rPr>
                    </w:rPrChange>
                  </w:rPr>
                  <m:t>)</m:t>
                </w:ins>
              </m:r>
            </m:oMath>
            <w:ins w:id="1608" w:author="M. Shojaei Arani" w:date="2024-05-30T10:53:00Z">
              <w:r w:rsidRPr="00907C1A">
                <w:rPr>
                  <w:rFonts w:ascii="Times New Roman" w:hAnsi="Times New Roman" w:cs="Times New Roman"/>
                  <w:lang w:val="en-US"/>
                  <w:rPrChange w:id="1609" w:author="M. Shojaei Arani" w:date="2024-05-30T10:53:00Z">
                    <w:rPr>
                      <w:rFonts w:ascii="Times New Roman" w:hAnsi="Times New Roman" w:cs="Times New Roman"/>
                    </w:rPr>
                  </w:rPrChange>
                </w:rPr>
                <w:t xml:space="preserve"> ,</w:t>
              </w:r>
            </w:ins>
          </w:p>
        </w:tc>
        <w:tc>
          <w:tcPr>
            <w:tcW w:w="670" w:type="dxa"/>
            <w:vAlign w:val="center"/>
          </w:tcPr>
          <w:p w14:paraId="10D45807" w14:textId="77777777" w:rsidR="00907C1A" w:rsidRPr="00E83C74" w:rsidRDefault="00907C1A" w:rsidP="008313A9">
            <w:pPr>
              <w:spacing w:line="360" w:lineRule="auto"/>
              <w:jc w:val="right"/>
              <w:rPr>
                <w:ins w:id="1610" w:author="M. Shojaei Arani" w:date="2024-05-30T10:53:00Z"/>
                <w:rFonts w:ascii="Times New Roman" w:hAnsi="Times New Roman" w:cs="Times New Roman"/>
              </w:rPr>
            </w:pPr>
            <w:ins w:id="1611" w:author="M. Shojaei Arani" w:date="2024-05-30T10:53:00Z">
              <w:r w:rsidRPr="00907C1A">
                <w:rPr>
                  <w:rFonts w:ascii="Times New Roman" w:hAnsi="Times New Roman" w:cs="Times New Roman"/>
                  <w:lang w:val="en-US"/>
                  <w:rPrChange w:id="1612" w:author="M. Shojaei Arani" w:date="2024-05-30T10:53:00Z">
                    <w:rPr>
                      <w:rFonts w:ascii="Times New Roman" w:hAnsi="Times New Roman" w:cs="Times New Roman"/>
                    </w:rPr>
                  </w:rPrChange>
                </w:rPr>
                <w:t xml:space="preserve"> </w:t>
              </w:r>
              <w:r w:rsidRPr="00E83C74">
                <w:rPr>
                  <w:rFonts w:ascii="Times New Roman" w:hAnsi="Times New Roman" w:cs="Times New Roman"/>
                </w:rPr>
                <w:t>(</w:t>
              </w:r>
              <w:bookmarkStart w:id="1613" w:name="P_X_Refinement"/>
              <w:r w:rsidRPr="00E83C74">
                <w:rPr>
                  <w:rFonts w:ascii="Times New Roman" w:hAnsi="Times New Roman" w:cs="Times New Roman"/>
                </w:rPr>
                <w:fldChar w:fldCharType="begin"/>
              </w:r>
              <w:r w:rsidRPr="00E83C74">
                <w:rPr>
                  <w:rFonts w:ascii="Times New Roman" w:hAnsi="Times New Roman" w:cs="Times New Roman"/>
                </w:rPr>
                <w:instrText xml:space="preserve"> SEQ EQ \* MERGEFORMAT </w:instrText>
              </w:r>
              <w:r w:rsidRPr="00E83C74">
                <w:rPr>
                  <w:rFonts w:ascii="Times New Roman" w:hAnsi="Times New Roman" w:cs="Times New Roman"/>
                </w:rPr>
                <w:fldChar w:fldCharType="separate"/>
              </w:r>
              <w:r>
                <w:rPr>
                  <w:rFonts w:ascii="Times New Roman" w:hAnsi="Times New Roman" w:cs="Times New Roman"/>
                  <w:noProof/>
                </w:rPr>
                <w:t>8</w:t>
              </w:r>
              <w:r w:rsidRPr="00E83C74">
                <w:rPr>
                  <w:rFonts w:ascii="Times New Roman" w:hAnsi="Times New Roman" w:cs="Times New Roman"/>
                </w:rPr>
                <w:fldChar w:fldCharType="end"/>
              </w:r>
              <w:bookmarkEnd w:id="1613"/>
              <w:r w:rsidRPr="00E83C74">
                <w:rPr>
                  <w:rFonts w:ascii="Times New Roman" w:hAnsi="Times New Roman" w:cs="Times New Roman"/>
                </w:rPr>
                <w:t>)</w:t>
              </w:r>
            </w:ins>
          </w:p>
        </w:tc>
      </w:tr>
    </w:tbl>
    <w:p w14:paraId="1CF86C98" w14:textId="77777777" w:rsidR="00907C1A" w:rsidRDefault="00907C1A" w:rsidP="00907C1A">
      <w:pPr>
        <w:spacing w:line="360" w:lineRule="auto"/>
        <w:jc w:val="both"/>
        <w:rPr>
          <w:ins w:id="1614" w:author="M. Shojaei Arani" w:date="2024-05-30T10:53:00Z"/>
          <w:rFonts w:ascii="Times New Roman" w:eastAsiaTheme="minorEastAsia" w:hAnsi="Times New Roman" w:cs="Times New Roman"/>
        </w:rPr>
      </w:pPr>
      <w:ins w:id="1615" w:author="M. Shojaei Arani" w:date="2024-05-30T10:53:00Z">
        <w:r>
          <w:rPr>
            <w:rFonts w:ascii="Times New Roman" w:eastAsiaTheme="minorEastAsia" w:hAnsi="Times New Roman" w:cs="Times New Roman"/>
          </w:rPr>
          <w:t xml:space="preserve">in which the Hermite coefficients are obtained as  </w:t>
        </w:r>
      </w:ins>
    </w:p>
    <w:tbl>
      <w:tblPr>
        <w:tblStyle w:val="TableGrid"/>
        <w:tblpPr w:leftFromText="141" w:rightFromText="141" w:vertAnchor="text" w:tblpY="1"/>
        <w:tblOverlap w:val="never"/>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676"/>
      </w:tblGrid>
      <w:tr w:rsidR="00907C1A" w:rsidRPr="00FF5954" w14:paraId="6526C37E" w14:textId="77777777" w:rsidTr="008313A9">
        <w:trPr>
          <w:trHeight w:val="146"/>
          <w:ins w:id="1616" w:author="M. Shojaei Arani" w:date="2024-05-30T10:53:00Z"/>
        </w:trPr>
        <w:tc>
          <w:tcPr>
            <w:tcW w:w="8519" w:type="dxa"/>
            <w:vAlign w:val="center"/>
          </w:tcPr>
          <w:p w14:paraId="016ACC6E" w14:textId="77777777" w:rsidR="00907C1A" w:rsidRPr="00907C1A" w:rsidRDefault="00907C1A" w:rsidP="008313A9">
            <w:pPr>
              <w:spacing w:line="360" w:lineRule="auto"/>
              <w:jc w:val="center"/>
              <w:rPr>
                <w:ins w:id="1617" w:author="M. Shojaei Arani" w:date="2024-05-30T10:53:00Z"/>
                <w:rFonts w:ascii="Times New Roman" w:hAnsi="Times New Roman" w:cs="Times New Roman"/>
                <w:lang w:val="en-US"/>
                <w:rPrChange w:id="1618" w:author="M. Shojaei Arani" w:date="2024-05-30T10:53:00Z">
                  <w:rPr>
                    <w:ins w:id="1619" w:author="M. Shojaei Arani" w:date="2024-05-30T10:53:00Z"/>
                    <w:rFonts w:ascii="Times New Roman" w:hAnsi="Times New Roman" w:cs="Times New Roman"/>
                  </w:rPr>
                </w:rPrChange>
              </w:rPr>
            </w:pPr>
            <w:ins w:id="1620" w:author="M. Shojaei Arani" w:date="2024-05-30T10:53:00Z">
              <w:r w:rsidRPr="00907C1A">
                <w:rPr>
                  <w:rFonts w:ascii="Times New Roman" w:hAnsi="Times New Roman" w:cs="Times New Roman"/>
                  <w:lang w:val="en-US"/>
                  <w:rPrChange w:id="1621" w:author="M. Shojaei Arani" w:date="2024-05-30T10:53:00Z">
                    <w:rPr>
                      <w:rFonts w:ascii="Times New Roman" w:hAnsi="Times New Roman" w:cs="Times New Roman"/>
                    </w:rPr>
                  </w:rPrChange>
                </w:rPr>
                <w:t xml:space="preserve">        </w:t>
              </w:r>
            </w:ins>
            <m:oMath>
              <m:sSubSup>
                <m:sSubSupPr>
                  <m:ctrlPr>
                    <w:ins w:id="1622" w:author="M. Shojaei Arani" w:date="2024-05-30T10:53:00Z">
                      <w:rPr>
                        <w:rFonts w:ascii="Cambria Math" w:hAnsi="Cambria Math" w:cs="Aharoni"/>
                        <w:i/>
                      </w:rPr>
                    </w:ins>
                  </m:ctrlPr>
                </m:sSubSupPr>
                <m:e>
                  <m:r>
                    <w:ins w:id="1623" w:author="M. Shojaei Arani" w:date="2024-05-30T10:53:00Z">
                      <w:rPr>
                        <w:rFonts w:ascii="Cambria Math" w:hAnsi="Cambria Math" w:cs="Aharoni"/>
                      </w:rPr>
                      <m:t>η</m:t>
                    </w:ins>
                  </m:r>
                </m:e>
                <m:sub>
                  <m:r>
                    <w:ins w:id="1624" w:author="M. Shojaei Arani" w:date="2024-05-30T10:53:00Z">
                      <w:rPr>
                        <w:rFonts w:ascii="Cambria Math" w:hAnsi="Cambria Math" w:cs="Aharoni"/>
                      </w:rPr>
                      <m:t>Z</m:t>
                    </w:ins>
                  </m:r>
                </m:sub>
                <m:sup>
                  <m:d>
                    <m:dPr>
                      <m:ctrlPr>
                        <w:ins w:id="1625" w:author="M. Shojaei Arani" w:date="2024-05-30T10:53:00Z">
                          <w:rPr>
                            <w:rFonts w:ascii="Cambria Math" w:hAnsi="Cambria Math" w:cs="Aharoni"/>
                            <w:i/>
                          </w:rPr>
                        </w:ins>
                      </m:ctrlPr>
                    </m:dPr>
                    <m:e>
                      <m:r>
                        <w:ins w:id="1626" w:author="M. Shojaei Arani" w:date="2024-05-30T10:53:00Z">
                          <w:rPr>
                            <w:rFonts w:ascii="Cambria Math" w:hAnsi="Cambria Math" w:cs="Aharoni"/>
                          </w:rPr>
                          <m:t>j</m:t>
                        </w:ins>
                      </m:r>
                    </m:e>
                  </m:d>
                </m:sup>
              </m:sSubSup>
              <m:d>
                <m:dPr>
                  <m:ctrlPr>
                    <w:ins w:id="1627" w:author="M. Shojaei Arani" w:date="2024-05-30T10:53:00Z">
                      <w:rPr>
                        <w:rFonts w:ascii="Cambria Math" w:hAnsi="Cambria Math" w:cs="Aharoni"/>
                        <w:i/>
                      </w:rPr>
                    </w:ins>
                  </m:ctrlPr>
                </m:dPr>
                <m:e>
                  <m:sSub>
                    <m:sSubPr>
                      <m:ctrlPr>
                        <w:ins w:id="1628" w:author="M. Shojaei Arani" w:date="2024-05-30T10:53:00Z">
                          <w:rPr>
                            <w:rFonts w:ascii="Cambria Math" w:hAnsi="Cambria Math" w:cs="Times New Roman"/>
                            <w:i/>
                          </w:rPr>
                        </w:ins>
                      </m:ctrlPr>
                    </m:sSubPr>
                    <m:e>
                      <m:r>
                        <w:ins w:id="1629" w:author="M. Shojaei Arani" w:date="2024-05-30T10:53:00Z">
                          <w:rPr>
                            <w:rFonts w:ascii="Cambria Math" w:hAnsi="Cambria Math" w:cs="Aharoni"/>
                            <w:lang w:val="en-US"/>
                            <w:rPrChange w:id="1630" w:author="M. Shojaei Arani" w:date="2024-05-30T10:53:00Z">
                              <w:rPr>
                                <w:rFonts w:ascii="Cambria Math" w:hAnsi="Cambria Math" w:cs="Aharoni"/>
                              </w:rPr>
                            </w:rPrChange>
                          </w:rPr>
                          <m:t>∆,</m:t>
                        </w:ins>
                      </m:r>
                      <m:r>
                        <w:ins w:id="1631" w:author="M. Shojaei Arani" w:date="2024-05-30T10:53:00Z">
                          <w:rPr>
                            <w:rFonts w:ascii="Cambria Math" w:hAnsi="Cambria Math" w:cs="Aharoni"/>
                          </w:rPr>
                          <m:t>x</m:t>
                        </w:ins>
                      </m:r>
                    </m:e>
                    <m:sub>
                      <m:r>
                        <w:ins w:id="1632" w:author="M. Shojaei Arani" w:date="2024-05-30T10:53:00Z">
                          <w:rPr>
                            <w:rFonts w:ascii="Cambria Math" w:hAnsi="Cambria Math" w:cs="Times New Roman"/>
                            <w:lang w:val="en-US"/>
                            <w:rPrChange w:id="1633" w:author="M. Shojaei Arani" w:date="2024-05-30T10:53:00Z">
                              <w:rPr>
                                <w:rFonts w:ascii="Cambria Math" w:hAnsi="Cambria Math" w:cs="Times New Roman"/>
                              </w:rPr>
                            </w:rPrChange>
                          </w:rPr>
                          <m:t>0</m:t>
                        </w:ins>
                      </m:r>
                    </m:sub>
                  </m:sSub>
                  <m:r>
                    <w:ins w:id="1634" w:author="M. Shojaei Arani" w:date="2024-05-30T10:53:00Z">
                      <w:rPr>
                        <w:rFonts w:ascii="Cambria Math" w:hAnsi="Cambria Math" w:cs="Times New Roman"/>
                        <w:lang w:val="en-US"/>
                        <w:rPrChange w:id="1635" w:author="M. Shojaei Arani" w:date="2024-05-30T10:53:00Z">
                          <w:rPr>
                            <w:rFonts w:ascii="Cambria Math" w:hAnsi="Cambria Math" w:cs="Times New Roman"/>
                          </w:rPr>
                        </w:rPrChange>
                      </w:rPr>
                      <m:t>;</m:t>
                    </w:ins>
                  </m:r>
                  <m:r>
                    <w:ins w:id="1636" w:author="M. Shojaei Arani" w:date="2024-05-30T10:53:00Z">
                      <w:rPr>
                        <w:rFonts w:ascii="Cambria Math" w:hAnsi="Cambria Math" w:cs="Times New Roman"/>
                      </w:rPr>
                      <m:t>θ</m:t>
                    </w:ins>
                  </m:r>
                </m:e>
              </m:d>
              <m:r>
                <w:ins w:id="1637" w:author="M. Shojaei Arani" w:date="2024-05-30T10:53:00Z">
                  <w:rPr>
                    <w:rFonts w:ascii="Cambria Math" w:hAnsi="Cambria Math" w:cs="Times New Roman"/>
                    <w:lang w:val="en-US"/>
                    <w:rPrChange w:id="1638" w:author="M. Shojaei Arani" w:date="2024-05-30T10:53:00Z">
                      <w:rPr>
                        <w:rFonts w:ascii="Cambria Math" w:hAnsi="Cambria Math" w:cs="Times New Roman"/>
                      </w:rPr>
                    </w:rPrChange>
                  </w:rPr>
                  <m:t>=</m:t>
                </w:ins>
              </m:r>
              <m:f>
                <m:fPr>
                  <m:ctrlPr>
                    <w:ins w:id="1639" w:author="M. Shojaei Arani" w:date="2024-05-30T10:53:00Z">
                      <w:rPr>
                        <w:rFonts w:ascii="Cambria Math" w:hAnsi="Cambria Math" w:cs="Aharoni"/>
                        <w:i/>
                      </w:rPr>
                    </w:ins>
                  </m:ctrlPr>
                </m:fPr>
                <m:num>
                  <m:r>
                    <w:ins w:id="1640" w:author="M. Shojaei Arani" w:date="2024-05-30T10:53:00Z">
                      <w:rPr>
                        <w:rFonts w:ascii="Cambria Math" w:hAnsi="Cambria Math" w:cs="Aharoni"/>
                        <w:lang w:val="en-US"/>
                        <w:rPrChange w:id="1641" w:author="M. Shojaei Arani" w:date="2024-05-30T10:53:00Z">
                          <w:rPr>
                            <w:rFonts w:ascii="Cambria Math" w:hAnsi="Cambria Math" w:cs="Aharoni"/>
                          </w:rPr>
                        </w:rPrChange>
                      </w:rPr>
                      <m:t>1</m:t>
                    </w:ins>
                  </m:r>
                </m:num>
                <m:den>
                  <m:r>
                    <w:ins w:id="1642" w:author="M. Shojaei Arani" w:date="2024-05-30T10:53:00Z">
                      <w:rPr>
                        <w:rFonts w:ascii="Cambria Math" w:hAnsi="Cambria Math" w:cs="Aharoni"/>
                      </w:rPr>
                      <m:t>j</m:t>
                    </w:ins>
                  </m:r>
                  <m:r>
                    <w:ins w:id="1643" w:author="M. Shojaei Arani" w:date="2024-05-30T10:53:00Z">
                      <w:rPr>
                        <w:rFonts w:ascii="Cambria Math" w:hAnsi="Cambria Math" w:cs="Aharoni"/>
                        <w:lang w:val="en-US"/>
                        <w:rPrChange w:id="1644" w:author="M. Shojaei Arani" w:date="2024-05-30T10:53:00Z">
                          <w:rPr>
                            <w:rFonts w:ascii="Cambria Math" w:hAnsi="Cambria Math" w:cs="Aharoni"/>
                          </w:rPr>
                        </w:rPrChange>
                      </w:rPr>
                      <m:t>!</m:t>
                    </w:ins>
                  </m:r>
                </m:den>
              </m:f>
              <m:r>
                <w:ins w:id="1645" w:author="M. Shojaei Arani" w:date="2024-05-30T10:53:00Z">
                  <w:rPr>
                    <w:rFonts w:ascii="Cambria Math" w:hAnsi="Cambria Math" w:cs="Aharoni"/>
                  </w:rPr>
                  <m:t>E</m:t>
                </w:ins>
              </m:r>
              <m:d>
                <m:dPr>
                  <m:ctrlPr>
                    <w:ins w:id="1646" w:author="M. Shojaei Arani" w:date="2024-05-30T10:53:00Z">
                      <w:rPr>
                        <w:rFonts w:ascii="Cambria Math" w:hAnsi="Cambria Math" w:cs="Aharoni"/>
                        <w:i/>
                      </w:rPr>
                    </w:ins>
                  </m:ctrlPr>
                </m:dPr>
                <m:e>
                  <m:sSub>
                    <m:sSubPr>
                      <m:ctrlPr>
                        <w:ins w:id="1647" w:author="M. Shojaei Arani" w:date="2024-05-30T10:53:00Z">
                          <w:rPr>
                            <w:rFonts w:ascii="Cambria Math" w:hAnsi="Cambria Math" w:cs="Aharoni"/>
                            <w:i/>
                          </w:rPr>
                        </w:ins>
                      </m:ctrlPr>
                    </m:sSubPr>
                    <m:e>
                      <m:r>
                        <w:ins w:id="1648" w:author="M. Shojaei Arani" w:date="2024-05-30T10:53:00Z">
                          <w:rPr>
                            <w:rFonts w:ascii="Cambria Math" w:hAnsi="Cambria Math" w:cs="Aharoni"/>
                          </w:rPr>
                          <m:t>H</m:t>
                        </w:ins>
                      </m:r>
                    </m:e>
                    <m:sub>
                      <m:r>
                        <w:ins w:id="1649" w:author="M. Shojaei Arani" w:date="2024-05-30T10:53:00Z">
                          <w:rPr>
                            <w:rFonts w:ascii="Cambria Math" w:hAnsi="Cambria Math" w:cs="Aharoni"/>
                          </w:rPr>
                          <m:t>j</m:t>
                        </w:ins>
                      </m:r>
                    </m:sub>
                  </m:sSub>
                  <m:d>
                    <m:dPr>
                      <m:ctrlPr>
                        <w:ins w:id="1650" w:author="M. Shojaei Arani" w:date="2024-05-30T10:53:00Z">
                          <w:rPr>
                            <w:rFonts w:ascii="Cambria Math" w:hAnsi="Cambria Math" w:cs="Aharoni"/>
                            <w:i/>
                          </w:rPr>
                        </w:ins>
                      </m:ctrlPr>
                    </m:dPr>
                    <m:e>
                      <m:acc>
                        <m:accPr>
                          <m:ctrlPr>
                            <w:ins w:id="1651" w:author="M. Shojaei Arani" w:date="2024-05-30T10:53:00Z">
                              <w:rPr>
                                <w:rFonts w:ascii="Cambria Math" w:hAnsi="Cambria Math" w:cs="Times New Roman"/>
                                <w:i/>
                              </w:rPr>
                            </w:ins>
                          </m:ctrlPr>
                        </m:accPr>
                        <m:e>
                          <m:r>
                            <w:ins w:id="1652" w:author="M. Shojaei Arani" w:date="2024-05-30T10:53:00Z">
                              <w:rPr>
                                <w:rFonts w:ascii="Cambria Math" w:hAnsi="Cambria Math" w:cs="Times New Roman"/>
                              </w:rPr>
                              <m:t>Z</m:t>
                            </w:ins>
                          </m:r>
                        </m:e>
                      </m:acc>
                    </m:e>
                  </m:d>
                </m:e>
              </m:d>
              <m:r>
                <w:ins w:id="1653" w:author="M. Shojaei Arani" w:date="2024-05-30T10:53:00Z">
                  <w:rPr>
                    <w:rFonts w:ascii="Cambria Math" w:hAnsi="Cambria Math" w:cs="Aharoni"/>
                    <w:lang w:val="en-US"/>
                    <w:rPrChange w:id="1654" w:author="M. Shojaei Arani" w:date="2024-05-30T10:53:00Z">
                      <w:rPr>
                        <w:rFonts w:ascii="Cambria Math" w:hAnsi="Cambria Math" w:cs="Aharoni"/>
                      </w:rPr>
                    </w:rPrChange>
                  </w:rPr>
                  <m:t>,</m:t>
                </w:ins>
              </m:r>
            </m:oMath>
            <w:ins w:id="1655" w:author="M. Shojaei Arani" w:date="2024-05-30T10:53:00Z">
              <w:r w:rsidRPr="00907C1A">
                <w:rPr>
                  <w:rFonts w:ascii="Times New Roman" w:hAnsi="Times New Roman" w:cs="Times New Roman"/>
                  <w:lang w:val="en-US"/>
                  <w:rPrChange w:id="1656" w:author="M. Shojaei Arani" w:date="2024-05-30T10:53:00Z">
                    <w:rPr>
                      <w:rFonts w:ascii="Times New Roman" w:hAnsi="Times New Roman" w:cs="Times New Roman"/>
                    </w:rPr>
                  </w:rPrChange>
                </w:rPr>
                <w:t xml:space="preserve"> </w:t>
              </w:r>
            </w:ins>
          </w:p>
          <w:p w14:paraId="793136D4" w14:textId="77777777" w:rsidR="00907C1A" w:rsidRPr="00907C1A" w:rsidRDefault="00907C1A" w:rsidP="008313A9">
            <w:pPr>
              <w:spacing w:line="360" w:lineRule="auto"/>
              <w:jc w:val="center"/>
              <w:rPr>
                <w:ins w:id="1657" w:author="M. Shojaei Arani" w:date="2024-05-30T10:53:00Z"/>
                <w:rFonts w:ascii="Times New Roman" w:hAnsi="Times New Roman" w:cs="Times New Roman"/>
                <w:lang w:val="en-US"/>
                <w:rPrChange w:id="1658" w:author="M. Shojaei Arani" w:date="2024-05-30T10:53:00Z">
                  <w:rPr>
                    <w:ins w:id="1659" w:author="M. Shojaei Arani" w:date="2024-05-30T10:53:00Z"/>
                    <w:rFonts w:ascii="Times New Roman" w:hAnsi="Times New Roman" w:cs="Times New Roman"/>
                  </w:rPr>
                </w:rPrChange>
              </w:rPr>
            </w:pPr>
          </w:p>
        </w:tc>
        <w:tc>
          <w:tcPr>
            <w:tcW w:w="676" w:type="dxa"/>
            <w:vAlign w:val="center"/>
          </w:tcPr>
          <w:p w14:paraId="70115CEC" w14:textId="77777777" w:rsidR="00907C1A" w:rsidRPr="00E83C74" w:rsidRDefault="00907C1A" w:rsidP="008313A9">
            <w:pPr>
              <w:spacing w:line="360" w:lineRule="auto"/>
              <w:jc w:val="right"/>
              <w:rPr>
                <w:ins w:id="1660" w:author="M. Shojaei Arani" w:date="2024-05-30T10:53:00Z"/>
                <w:rFonts w:ascii="Times New Roman" w:hAnsi="Times New Roman" w:cs="Times New Roman"/>
              </w:rPr>
            </w:pPr>
            <w:ins w:id="1661" w:author="M. Shojaei Arani" w:date="2024-05-30T10:53:00Z">
              <w:r w:rsidRPr="00907C1A">
                <w:rPr>
                  <w:rFonts w:ascii="Times New Roman" w:hAnsi="Times New Roman" w:cs="Times New Roman"/>
                  <w:lang w:val="en-US"/>
                  <w:rPrChange w:id="1662" w:author="M. Shojaei Arani" w:date="2024-05-30T10:53:00Z">
                    <w:rPr>
                      <w:rFonts w:ascii="Times New Roman" w:hAnsi="Times New Roman" w:cs="Times New Roman"/>
                    </w:rPr>
                  </w:rPrChange>
                </w:rPr>
                <w:t xml:space="preserve"> </w:t>
              </w:r>
              <w:r w:rsidRPr="00E83C74">
                <w:rPr>
                  <w:rFonts w:ascii="Times New Roman" w:hAnsi="Times New Roman" w:cs="Times New Roman"/>
                </w:rPr>
                <w:t>(</w:t>
              </w:r>
              <w:bookmarkStart w:id="1663" w:name="EtaZ_Refinement"/>
              <w:r w:rsidRPr="00E83C74">
                <w:rPr>
                  <w:rFonts w:ascii="Times New Roman" w:hAnsi="Times New Roman" w:cs="Times New Roman"/>
                </w:rPr>
                <w:fldChar w:fldCharType="begin"/>
              </w:r>
              <w:r w:rsidRPr="00E83C74">
                <w:rPr>
                  <w:rFonts w:ascii="Times New Roman" w:hAnsi="Times New Roman" w:cs="Times New Roman"/>
                </w:rPr>
                <w:instrText xml:space="preserve"> SEQ EQ \* MERGEFORMAT </w:instrText>
              </w:r>
              <w:r w:rsidRPr="00E83C74">
                <w:rPr>
                  <w:rFonts w:ascii="Times New Roman" w:hAnsi="Times New Roman" w:cs="Times New Roman"/>
                </w:rPr>
                <w:fldChar w:fldCharType="separate"/>
              </w:r>
              <w:r>
                <w:rPr>
                  <w:rFonts w:ascii="Times New Roman" w:hAnsi="Times New Roman" w:cs="Times New Roman"/>
                  <w:noProof/>
                </w:rPr>
                <w:t>9</w:t>
              </w:r>
              <w:r w:rsidRPr="00E83C74">
                <w:rPr>
                  <w:rFonts w:ascii="Times New Roman" w:hAnsi="Times New Roman" w:cs="Times New Roman"/>
                </w:rPr>
                <w:fldChar w:fldCharType="end"/>
              </w:r>
              <w:bookmarkEnd w:id="1663"/>
              <w:r w:rsidRPr="00E83C74">
                <w:rPr>
                  <w:rFonts w:ascii="Times New Roman" w:hAnsi="Times New Roman" w:cs="Times New Roman"/>
                </w:rPr>
                <w:t>)</w:t>
              </w:r>
            </w:ins>
          </w:p>
        </w:tc>
      </w:tr>
    </w:tbl>
    <w:p w14:paraId="1B26990F" w14:textId="77777777" w:rsidR="00907C1A" w:rsidRDefault="00907C1A" w:rsidP="00907C1A">
      <w:pPr>
        <w:spacing w:line="360" w:lineRule="auto"/>
        <w:jc w:val="both"/>
        <w:rPr>
          <w:ins w:id="1664" w:author="M. Shojaei Arani" w:date="2024-05-30T10:53:00Z"/>
          <w:rFonts w:ascii="Times New Roman" w:eastAsiaTheme="minorEastAsia" w:hAnsi="Times New Roman" w:cs="Times New Roman"/>
        </w:rPr>
      </w:pPr>
      <w:ins w:id="1665" w:author="M. Shojaei Arani" w:date="2024-05-30T10:53:00Z">
        <w:r>
          <w:rPr>
            <w:rFonts w:ascii="Times New Roman" w:eastAsiaTheme="minorEastAsia" w:hAnsi="Times New Roman" w:cs="Times New Roman"/>
          </w:rPr>
          <w:t xml:space="preserve">where </w:t>
        </w:r>
      </w:ins>
      <m:oMath>
        <m:sSub>
          <m:sSubPr>
            <m:ctrlPr>
              <w:ins w:id="1666" w:author="M. Shojaei Arani" w:date="2024-05-30T10:53:00Z">
                <w:rPr>
                  <w:rFonts w:ascii="Cambria Math" w:hAnsi="Cambria Math" w:cs="Aharoni"/>
                  <w:i/>
                </w:rPr>
              </w:ins>
            </m:ctrlPr>
          </m:sSubPr>
          <m:e>
            <m:r>
              <w:ins w:id="1667" w:author="M. Shojaei Arani" w:date="2024-05-30T10:53:00Z">
                <w:rPr>
                  <w:rFonts w:ascii="Cambria Math" w:hAnsi="Cambria Math" w:cs="Aharoni"/>
                </w:rPr>
                <m:t>H</m:t>
              </w:ins>
            </m:r>
          </m:e>
          <m:sub>
            <m:r>
              <w:ins w:id="1668" w:author="M. Shojaei Arani" w:date="2024-05-30T10:53:00Z">
                <w:rPr>
                  <w:rFonts w:ascii="Cambria Math" w:hAnsi="Cambria Math" w:cs="Aharoni"/>
                </w:rPr>
                <m:t>j</m:t>
              </w:ins>
            </m:r>
          </m:sub>
        </m:sSub>
      </m:oMath>
      <w:ins w:id="1669" w:author="M. Shojaei Arani" w:date="2024-05-30T10:53:00Z">
        <w:r>
          <w:rPr>
            <w:rFonts w:ascii="Times New Roman" w:eastAsiaTheme="minorEastAsia" w:hAnsi="Times New Roman" w:cs="Times New Roman"/>
          </w:rPr>
          <w:t xml:space="preserve"> are classical Hermite polynomials of order </w:t>
        </w:r>
      </w:ins>
      <m:oMath>
        <m:r>
          <w:ins w:id="1670" w:author="M. Shojaei Arani" w:date="2024-05-30T10:53:00Z">
            <w:rPr>
              <w:rFonts w:ascii="Cambria Math" w:eastAsiaTheme="minorEastAsia" w:hAnsi="Cambria Math" w:cs="Times New Roman"/>
            </w:rPr>
            <m:t>j≥0</m:t>
          </w:ins>
        </m:r>
      </m:oMath>
      <w:ins w:id="1671" w:author="M. Shojaei Arani" w:date="2024-05-30T10:53:00Z">
        <w:r>
          <w:rPr>
            <w:rFonts w:ascii="Times New Roman" w:eastAsiaTheme="minorEastAsia" w:hAnsi="Times New Roman" w:cs="Times New Roman"/>
          </w:rPr>
          <w:t xml:space="preserve"> (note that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P_X_Refinement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8</w:t>
        </w:r>
        <w:r>
          <w:rPr>
            <w:rFonts w:ascii="Times New Roman" w:eastAsiaTheme="minorEastAsia" w:hAnsi="Times New Roman" w:cs="Times New Roman"/>
          </w:rPr>
          <w:fldChar w:fldCharType="end"/>
        </w:r>
        <w:r>
          <w:rPr>
            <w:rFonts w:ascii="Times New Roman" w:eastAsiaTheme="minorEastAsia" w:hAnsi="Times New Roman" w:cs="Times New Roman"/>
          </w:rPr>
          <w:t xml:space="preserve">) the first and second coefficients </w:t>
        </w:r>
      </w:ins>
      <m:oMath>
        <m:sSubSup>
          <m:sSubSupPr>
            <m:ctrlPr>
              <w:ins w:id="1672" w:author="M. Shojaei Arani" w:date="2024-05-30T10:53:00Z">
                <w:rPr>
                  <w:rFonts w:ascii="Cambria Math" w:hAnsi="Cambria Math" w:cs="Aharoni"/>
                  <w:i/>
                </w:rPr>
              </w:ins>
            </m:ctrlPr>
          </m:sSubSupPr>
          <m:e>
            <m:r>
              <w:ins w:id="1673" w:author="M. Shojaei Arani" w:date="2024-05-30T10:53:00Z">
                <w:rPr>
                  <w:rFonts w:ascii="Cambria Math" w:hAnsi="Cambria Math" w:cs="Aharoni"/>
                </w:rPr>
                <m:t>η</m:t>
              </w:ins>
            </m:r>
          </m:e>
          <m:sub>
            <m:r>
              <w:ins w:id="1674" w:author="M. Shojaei Arani" w:date="2024-05-30T10:53:00Z">
                <w:rPr>
                  <w:rFonts w:ascii="Cambria Math" w:hAnsi="Cambria Math" w:cs="Aharoni"/>
                </w:rPr>
                <m:t>Z</m:t>
              </w:ins>
            </m:r>
          </m:sub>
          <m:sup>
            <m:d>
              <m:dPr>
                <m:ctrlPr>
                  <w:ins w:id="1675" w:author="M. Shojaei Arani" w:date="2024-05-30T10:53:00Z">
                    <w:rPr>
                      <w:rFonts w:ascii="Cambria Math" w:hAnsi="Cambria Math" w:cs="Aharoni"/>
                      <w:i/>
                    </w:rPr>
                  </w:ins>
                </m:ctrlPr>
              </m:dPr>
              <m:e>
                <m:r>
                  <w:ins w:id="1676" w:author="M. Shojaei Arani" w:date="2024-05-30T10:53:00Z">
                    <w:rPr>
                      <w:rFonts w:ascii="Cambria Math" w:hAnsi="Cambria Math" w:cs="Aharoni"/>
                    </w:rPr>
                    <m:t>1</m:t>
                  </w:ins>
                </m:r>
              </m:e>
            </m:d>
          </m:sup>
        </m:sSubSup>
      </m:oMath>
      <w:ins w:id="1677" w:author="M. Shojaei Arani" w:date="2024-05-30T10:53:00Z">
        <w:r>
          <w:rPr>
            <w:rFonts w:ascii="Times New Roman" w:eastAsiaTheme="minorEastAsia" w:hAnsi="Times New Roman" w:cs="Times New Roman"/>
          </w:rPr>
          <w:t xml:space="preserve">and </w:t>
        </w:r>
      </w:ins>
      <m:oMath>
        <m:sSubSup>
          <m:sSubSupPr>
            <m:ctrlPr>
              <w:ins w:id="1678" w:author="M. Shojaei Arani" w:date="2024-05-30T10:53:00Z">
                <w:rPr>
                  <w:rFonts w:ascii="Cambria Math" w:hAnsi="Cambria Math" w:cs="Aharoni"/>
                  <w:i/>
                </w:rPr>
              </w:ins>
            </m:ctrlPr>
          </m:sSubSupPr>
          <m:e>
            <m:r>
              <w:ins w:id="1679" w:author="M. Shojaei Arani" w:date="2024-05-30T10:53:00Z">
                <w:rPr>
                  <w:rFonts w:ascii="Cambria Math" w:hAnsi="Cambria Math" w:cs="Aharoni"/>
                </w:rPr>
                <m:t>η</m:t>
              </w:ins>
            </m:r>
          </m:e>
          <m:sub>
            <m:r>
              <w:ins w:id="1680" w:author="M. Shojaei Arani" w:date="2024-05-30T10:53:00Z">
                <w:rPr>
                  <w:rFonts w:ascii="Cambria Math" w:hAnsi="Cambria Math" w:cs="Aharoni"/>
                </w:rPr>
                <m:t>Z</m:t>
              </w:ins>
            </m:r>
          </m:sub>
          <m:sup>
            <m:d>
              <m:dPr>
                <m:ctrlPr>
                  <w:ins w:id="1681" w:author="M. Shojaei Arani" w:date="2024-05-30T10:53:00Z">
                    <w:rPr>
                      <w:rFonts w:ascii="Cambria Math" w:hAnsi="Cambria Math" w:cs="Aharoni"/>
                      <w:i/>
                    </w:rPr>
                  </w:ins>
                </m:ctrlPr>
              </m:dPr>
              <m:e>
                <m:r>
                  <w:ins w:id="1682" w:author="M. Shojaei Arani" w:date="2024-05-30T10:53:00Z">
                    <w:rPr>
                      <w:rFonts w:ascii="Cambria Math" w:hAnsi="Cambria Math" w:cs="Aharoni"/>
                    </w:rPr>
                    <m:t>2</m:t>
                  </w:ins>
                </m:r>
              </m:e>
            </m:d>
          </m:sup>
        </m:sSubSup>
      </m:oMath>
      <w:ins w:id="1683" w:author="M. Shojaei Arani" w:date="2024-05-30T10:53:00Z">
        <w:r>
          <w:rPr>
            <w:rFonts w:ascii="Times New Roman" w:eastAsiaTheme="minorEastAsia" w:hAnsi="Times New Roman" w:cs="Times New Roman"/>
          </w:rPr>
          <w:t xml:space="preserve"> can be shown to be 0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&lt;EndNote&gt;&lt;Cite&gt;&lt;Author&gt;Bakshi&lt;/Author&gt;&lt;Year&gt;2005&lt;/Year&gt;&lt;RecNum&gt;54&lt;/RecNum&gt;&lt;DisplayText&gt;(Bakshi &amp;amp; Ju 2005)&lt;/DisplayText&gt;&lt;record&gt;&lt;rec-number&gt;54&lt;/rec-number&gt;&lt;foreign-keys&gt;&lt;key app="EN" db-id="pee2tdf92v0wwqeztzi5zrxo2fvtxvt0zsad"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(Bakshi &amp; Ju 2005)</w:t>
        </w:r>
        <w:r>
          <w:rPr>
            <w:rFonts w:ascii="Times New Roman" w:eastAsiaTheme="minorEastAsia" w:hAnsi="Times New Roman" w:cs="Times New Roman"/>
          </w:rPr>
          <w:fldChar w:fldCharType="end"/>
        </w:r>
        <w:r>
          <w:rPr>
            <w:rFonts w:ascii="Times New Roman" w:eastAsiaTheme="minorEastAsia" w:hAnsi="Times New Roman" w:cs="Times New Roman"/>
          </w:rPr>
          <w:t xml:space="preserve">. Therefore, based on this algorithm </w:t>
        </w:r>
      </w:ins>
      <m:oMath>
        <m:r>
          <w:ins w:id="1684" w:author="M. Shojaei Arani" w:date="2024-05-30T10:53:00Z">
            <w:rPr>
              <w:rFonts w:ascii="Cambria Math" w:eastAsiaTheme="minorEastAsia" w:hAnsi="Cambria Math" w:cs="Times New Roman"/>
            </w:rPr>
            <m:t>j</m:t>
          </w:ins>
        </m:r>
      </m:oMath>
      <w:ins w:id="1685" w:author="M. Shojaei Arani" w:date="2024-05-30T10:53:00Z">
        <w:r>
          <w:rPr>
            <w:rFonts w:ascii="Times New Roman" w:eastAsiaTheme="minorEastAsia" w:hAnsi="Times New Roman" w:cs="Times New Roman"/>
          </w:rPr>
          <w:t xml:space="preserve"> actually starts from 3). Stated other way, the Hermite expansion coefficients </w:t>
        </w:r>
      </w:ins>
      <m:oMath>
        <m:sSub>
          <m:sSubPr>
            <m:ctrlPr>
              <w:ins w:id="1686" w:author="M. Shojaei Arani" w:date="2024-05-30T10:53:00Z">
                <w:rPr>
                  <w:rFonts w:ascii="Cambria Math" w:eastAsiaTheme="minorEastAsia" w:hAnsi="Cambria Math" w:cs="Aharoni"/>
                  <w:i/>
                </w:rPr>
              </w:ins>
            </m:ctrlPr>
          </m:sSubPr>
          <m:e>
            <m:r>
              <w:ins w:id="1687" w:author="M. Shojaei Arani" w:date="2024-05-30T10:53:00Z">
                <w:rPr>
                  <w:rFonts w:ascii="Cambria Math" w:eastAsiaTheme="minorEastAsia" w:hAnsi="Cambria Math" w:cs="Aharoni"/>
                </w:rPr>
                <m:t>η</m:t>
              </w:ins>
            </m:r>
          </m:e>
          <m:sub>
            <m:r>
              <w:ins w:id="1688" w:author="M. Shojaei Arani" w:date="2024-05-30T10:53:00Z">
                <w:rPr>
                  <w:rFonts w:ascii="Cambria Math" w:eastAsiaTheme="minorEastAsia" w:hAnsi="Cambria Math" w:cs="Aharoni"/>
                </w:rPr>
                <m:t>j</m:t>
              </w:ins>
            </m:r>
          </m:sub>
        </m:sSub>
        <m:d>
          <m:dPr>
            <m:ctrlPr>
              <w:ins w:id="1689" w:author="M. Shojaei Arani" w:date="2024-05-30T10:53:00Z">
                <w:rPr>
                  <w:rFonts w:ascii="Cambria Math" w:eastAsiaTheme="minorEastAsia" w:hAnsi="Cambria Math" w:cs="Aharoni"/>
                  <w:i/>
                </w:rPr>
              </w:ins>
            </m:ctrlPr>
          </m:dPr>
          <m:e>
            <m:sSub>
              <m:sSubPr>
                <m:ctrlPr>
                  <w:ins w:id="1690" w:author="M. Shojaei Arani" w:date="2024-05-30T10:53:00Z">
                    <w:rPr>
                      <w:rFonts w:ascii="Cambria Math" w:eastAsiaTheme="minorEastAsia" w:hAnsi="Cambria Math" w:cs="Times New Roman"/>
                      <w:i/>
                    </w:rPr>
                  </w:ins>
                </m:ctrlPr>
              </m:sSubPr>
              <m:e>
                <m:r>
                  <w:ins w:id="1691" w:author="M. Shojaei Arani" w:date="2024-05-30T10:53:00Z">
                    <w:rPr>
                      <w:rFonts w:ascii="Cambria Math" w:eastAsiaTheme="minorEastAsia" w:hAnsi="Cambria Math" w:cs="Aharoni"/>
                    </w:rPr>
                    <m:t>∆,x</m:t>
                  </w:ins>
                </m:r>
              </m:e>
              <m:sub>
                <m:r>
                  <w:ins w:id="1692" w:author="M. Shojaei Arani" w:date="2024-05-30T10:53:00Z">
                    <w:rPr>
                      <w:rFonts w:ascii="Cambria Math" w:eastAsiaTheme="minorEastAsia" w:hAnsi="Cambria Math" w:cs="Times New Roman"/>
                    </w:rPr>
                    <m:t>0</m:t>
                  </w:ins>
                </m:r>
              </m:sub>
            </m:sSub>
            <m:r>
              <w:ins w:id="1693" w:author="M. Shojaei Arani" w:date="2024-05-30T10:53:00Z">
                <w:rPr>
                  <w:rFonts w:ascii="Cambria Math" w:eastAsiaTheme="minorEastAsia" w:hAnsi="Cambria Math" w:cs="Times New Roman"/>
                </w:rPr>
                <m:t>;θ</m:t>
              </w:ins>
            </m:r>
          </m:e>
        </m:d>
      </m:oMath>
      <w:ins w:id="1694"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EtaZ_Refinement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9</w:t>
        </w:r>
        <w:r>
          <w:rPr>
            <w:rFonts w:ascii="Times New Roman" w:eastAsiaTheme="minorEastAsia" w:hAnsi="Times New Roman" w:cs="Times New Roman"/>
          </w:rPr>
          <w:fldChar w:fldCharType="end"/>
        </w:r>
        <w:r>
          <w:rPr>
            <w:rFonts w:ascii="Times New Roman" w:eastAsiaTheme="minorEastAsia" w:hAnsi="Times New Roman" w:cs="Times New Roman"/>
          </w:rPr>
          <w:t xml:space="preserve">) are expressed in terms of moments of the powers of </w:t>
        </w:r>
      </w:ins>
      <m:oMath>
        <m:acc>
          <m:accPr>
            <m:ctrlPr>
              <w:ins w:id="1695" w:author="M. Shojaei Arani" w:date="2024-05-30T10:53:00Z">
                <w:rPr>
                  <w:rFonts w:ascii="Cambria Math" w:eastAsiaTheme="minorEastAsia" w:hAnsi="Cambria Math" w:cs="Times New Roman"/>
                  <w:i/>
                </w:rPr>
              </w:ins>
            </m:ctrlPr>
          </m:accPr>
          <m:e>
            <m:r>
              <w:ins w:id="1696" w:author="M. Shojaei Arani" w:date="2024-05-30T10:53:00Z">
                <w:rPr>
                  <w:rFonts w:ascii="Cambria Math" w:eastAsiaTheme="minorEastAsia" w:hAnsi="Cambria Math" w:cs="Times New Roman"/>
                </w:rPr>
                <m:t>Z</m:t>
              </w:ins>
            </m:r>
          </m:e>
        </m:acc>
      </m:oMath>
      <w:ins w:id="1697" w:author="M. Shojaei Arani" w:date="2024-05-30T10:53:00Z">
        <w:r>
          <w:rPr>
            <w:rFonts w:ascii="Times New Roman" w:eastAsiaTheme="minorEastAsia" w:hAnsi="Times New Roman" w:cs="Times New Roman"/>
          </w:rPr>
          <w:t xml:space="preserve">, where the later can be expressed by the moments of the powers of </w:t>
        </w:r>
      </w:ins>
      <m:oMath>
        <m:r>
          <w:ins w:id="1698" w:author="M. Shojaei Arani" w:date="2024-05-30T10:53:00Z">
            <w:rPr>
              <w:rFonts w:ascii="Cambria Math" w:eastAsiaTheme="minorEastAsia" w:hAnsi="Cambria Math" w:cs="Times New Roman"/>
            </w:rPr>
            <m:t>Z</m:t>
          </w:ins>
        </m:r>
      </m:oMath>
      <w:ins w:id="1699" w:author="M. Shojaei Arani" w:date="2024-05-30T10:53:00Z">
        <w:r>
          <w:rPr>
            <w:rFonts w:ascii="Times New Roman" w:eastAsiaTheme="minorEastAsia" w:hAnsi="Times New Roman" w:cs="Times New Roman"/>
          </w:rPr>
          <w:t xml:space="preserve">, i.e., </w:t>
        </w:r>
      </w:ins>
      <m:oMath>
        <m:r>
          <w:ins w:id="1700" w:author="M. Shojaei Arani" w:date="2024-05-30T10:53:00Z">
            <w:rPr>
              <w:rFonts w:ascii="Cambria Math" w:eastAsiaTheme="minorEastAsia" w:hAnsi="Cambria Math" w:cs="Times New Roman"/>
            </w:rPr>
            <m:t>E</m:t>
          </w:ins>
        </m:r>
        <m:d>
          <m:dPr>
            <m:ctrlPr>
              <w:ins w:id="1701" w:author="M. Shojaei Arani" w:date="2024-05-30T10:53:00Z">
                <w:rPr>
                  <w:rFonts w:ascii="Cambria Math" w:eastAsiaTheme="minorEastAsia" w:hAnsi="Cambria Math" w:cs="Times New Roman"/>
                  <w:i/>
                </w:rPr>
              </w:ins>
            </m:ctrlPr>
          </m:dPr>
          <m:e>
            <m:sSup>
              <m:sSupPr>
                <m:ctrlPr>
                  <w:ins w:id="1702" w:author="M. Shojaei Arani" w:date="2024-05-30T10:53:00Z">
                    <w:rPr>
                      <w:rFonts w:ascii="Cambria Math" w:eastAsiaTheme="minorEastAsia" w:hAnsi="Cambria Math" w:cs="Times New Roman"/>
                      <w:i/>
                    </w:rPr>
                  </w:ins>
                </m:ctrlPr>
              </m:sSupPr>
              <m:e>
                <m:r>
                  <w:ins w:id="1703" w:author="M. Shojaei Arani" w:date="2024-05-30T10:53:00Z">
                    <w:rPr>
                      <w:rFonts w:ascii="Cambria Math" w:eastAsiaTheme="minorEastAsia" w:hAnsi="Cambria Math" w:cs="Times New Roman"/>
                    </w:rPr>
                    <m:t>Z</m:t>
                  </w:ins>
                </m:r>
              </m:e>
              <m:sup>
                <m:r>
                  <w:ins w:id="1704" w:author="M. Shojaei Arani" w:date="2024-05-30T10:53:00Z">
                    <w:rPr>
                      <w:rFonts w:ascii="Cambria Math" w:eastAsiaTheme="minorEastAsia" w:hAnsi="Cambria Math" w:cs="Times New Roman"/>
                    </w:rPr>
                    <m:t>i</m:t>
                  </w:ins>
                </m:r>
              </m:sup>
            </m:sSup>
          </m:e>
        </m:d>
      </m:oMath>
      <w:ins w:id="1705" w:author="M. Shojaei Arani" w:date="2024-05-30T10:53:00Z">
        <w:r>
          <w:rPr>
            <w:rFonts w:ascii="Times New Roman" w:eastAsiaTheme="minorEastAsia" w:hAnsi="Times New Roman" w:cs="Times New Roman"/>
          </w:rPr>
          <w:t xml:space="preserve">, </w:t>
        </w:r>
      </w:ins>
      <m:oMath>
        <m:r>
          <w:ins w:id="1706" w:author="M. Shojaei Arani" w:date="2024-05-30T10:53:00Z">
            <w:rPr>
              <w:rFonts w:ascii="Cambria Math" w:eastAsiaTheme="minorEastAsia" w:hAnsi="Cambria Math" w:cs="Times New Roman"/>
            </w:rPr>
            <m:t>i≥0</m:t>
          </w:ins>
        </m:r>
      </m:oMath>
      <w:ins w:id="1707" w:author="M. Shojaei Arani" w:date="2024-05-30T10:53:00Z">
        <w:r>
          <w:rPr>
            <w:rFonts w:ascii="Times New Roman" w:eastAsiaTheme="minorEastAsia" w:hAnsi="Times New Roman" w:cs="Times New Roman"/>
          </w:rPr>
          <w:t xml:space="preserve">. </w:t>
        </w:r>
      </w:ins>
      <m:oMath>
        <m:r>
          <w:ins w:id="1708" w:author="M. Shojaei Arani" w:date="2024-05-30T10:53:00Z">
            <w:rPr>
              <w:rFonts w:ascii="Cambria Math" w:eastAsiaTheme="minorEastAsia" w:hAnsi="Cambria Math" w:cs="Times New Roman"/>
            </w:rPr>
            <m:t>E</m:t>
          </w:ins>
        </m:r>
        <m:d>
          <m:dPr>
            <m:ctrlPr>
              <w:ins w:id="1709" w:author="M. Shojaei Arani" w:date="2024-05-30T10:53:00Z">
                <w:rPr>
                  <w:rFonts w:ascii="Cambria Math" w:eastAsiaTheme="minorEastAsia" w:hAnsi="Cambria Math" w:cs="Times New Roman"/>
                  <w:i/>
                </w:rPr>
              </w:ins>
            </m:ctrlPr>
          </m:dPr>
          <m:e>
            <m:sSup>
              <m:sSupPr>
                <m:ctrlPr>
                  <w:ins w:id="1710" w:author="M. Shojaei Arani" w:date="2024-05-30T10:53:00Z">
                    <w:rPr>
                      <w:rFonts w:ascii="Cambria Math" w:eastAsiaTheme="minorEastAsia" w:hAnsi="Cambria Math" w:cs="Times New Roman"/>
                      <w:i/>
                    </w:rPr>
                  </w:ins>
                </m:ctrlPr>
              </m:sSupPr>
              <m:e>
                <m:r>
                  <w:ins w:id="1711" w:author="M. Shojaei Arani" w:date="2024-05-30T10:53:00Z">
                    <w:rPr>
                      <w:rFonts w:ascii="Cambria Math" w:eastAsiaTheme="minorEastAsia" w:hAnsi="Cambria Math" w:cs="Times New Roman"/>
                    </w:rPr>
                    <m:t>Z</m:t>
                  </w:ins>
                </m:r>
              </m:e>
              <m:sup>
                <m:r>
                  <w:ins w:id="1712" w:author="M. Shojaei Arani" w:date="2024-05-30T10:53:00Z">
                    <w:rPr>
                      <w:rFonts w:ascii="Cambria Math" w:eastAsiaTheme="minorEastAsia" w:hAnsi="Cambria Math" w:cs="Times New Roman"/>
                    </w:rPr>
                    <m:t>i</m:t>
                  </w:ins>
                </m:r>
              </m:sup>
            </m:sSup>
          </m:e>
        </m:d>
      </m:oMath>
      <w:ins w:id="1713" w:author="M. Shojaei Arani" w:date="2024-05-30T10:53:00Z">
        <w:r>
          <w:rPr>
            <w:rFonts w:ascii="Times New Roman" w:eastAsiaTheme="minorEastAsia" w:hAnsi="Times New Roman" w:cs="Times New Roman"/>
          </w:rPr>
          <w:t xml:space="preserve"> can be approximated by a Taylor expansion in </w:t>
        </w:r>
      </w:ins>
      <m:oMath>
        <m:r>
          <w:ins w:id="1714" w:author="M. Shojaei Arani" w:date="2024-05-30T10:53:00Z">
            <w:rPr>
              <w:rFonts w:ascii="Cambria Math" w:hAnsi="Cambria Math" w:cs="Aharoni"/>
            </w:rPr>
            <m:t>∆</m:t>
          </w:ins>
        </m:r>
      </m:oMath>
      <w:ins w:id="1715" w:author="M. Shojaei Arani" w:date="2024-05-30T10:53:00Z">
        <w:r>
          <w:rPr>
            <w:rFonts w:ascii="Times New Roman" w:eastAsiaTheme="minorEastAsia" w:hAnsi="Times New Roman" w:cs="Times New Roman"/>
          </w:rPr>
          <w:t xml:space="preserve"> up to order </w:t>
        </w:r>
      </w:ins>
      <m:oMath>
        <m:r>
          <w:ins w:id="1716" w:author="M. Shojaei Arani" w:date="2024-05-30T10:53:00Z">
            <w:rPr>
              <w:rFonts w:ascii="Cambria Math" w:eastAsiaTheme="minorEastAsia" w:hAnsi="Cambria Math" w:cs="Times New Roman"/>
            </w:rPr>
            <m:t>K</m:t>
          </w:ins>
        </m:r>
      </m:oMath>
      <w:ins w:id="1717" w:author="M. Shojaei Arani" w:date="2024-05-30T10:53:00Z">
        <w:r>
          <w:rPr>
            <w:rFonts w:ascii="Times New Roman" w:eastAsiaTheme="minorEastAsia" w:hAnsi="Times New Roman" w:cs="Times New Roman"/>
          </w:rPr>
          <w:t xml:space="preserve"> as </w:t>
        </w:r>
      </w:ins>
    </w:p>
    <w:p w14:paraId="32CA9796" w14:textId="77777777" w:rsidR="00907C1A" w:rsidRPr="00077B2B" w:rsidRDefault="00907C1A" w:rsidP="00907C1A">
      <w:pPr>
        <w:spacing w:after="120" w:line="360" w:lineRule="auto"/>
        <w:jc w:val="center"/>
        <w:rPr>
          <w:ins w:id="1718" w:author="M. Shojaei Arani" w:date="2024-05-30T10:53:00Z"/>
          <w:rFonts w:ascii="Times New Roman" w:eastAsiaTheme="minorEastAsia" w:hAnsi="Times New Roman" w:cs="Times New Roman"/>
        </w:rPr>
      </w:pPr>
      <m:oMath>
        <m:r>
          <w:ins w:id="1719" w:author="M. Shojaei Arani" w:date="2024-05-30T10:53:00Z">
            <w:rPr>
              <w:rFonts w:ascii="Cambria Math" w:eastAsiaTheme="minorEastAsia" w:hAnsi="Cambria Math" w:cs="Times New Roman"/>
            </w:rPr>
            <m:t>E</m:t>
          </w:ins>
        </m:r>
        <m:d>
          <m:dPr>
            <m:ctrlPr>
              <w:ins w:id="1720" w:author="M. Shojaei Arani" w:date="2024-05-30T10:53:00Z">
                <w:rPr>
                  <w:rFonts w:ascii="Cambria Math" w:eastAsiaTheme="minorEastAsia" w:hAnsi="Cambria Math" w:cs="Times New Roman"/>
                  <w:i/>
                </w:rPr>
              </w:ins>
            </m:ctrlPr>
          </m:dPr>
          <m:e>
            <m:sSup>
              <m:sSupPr>
                <m:ctrlPr>
                  <w:ins w:id="1721" w:author="M. Shojaei Arani" w:date="2024-05-30T10:53:00Z">
                    <w:rPr>
                      <w:rFonts w:ascii="Cambria Math" w:eastAsiaTheme="minorEastAsia" w:hAnsi="Cambria Math" w:cs="Times New Roman"/>
                      <w:i/>
                    </w:rPr>
                  </w:ins>
                </m:ctrlPr>
              </m:sSupPr>
              <m:e>
                <m:r>
                  <w:ins w:id="1722" w:author="M. Shojaei Arani" w:date="2024-05-30T10:53:00Z">
                    <w:rPr>
                      <w:rFonts w:ascii="Cambria Math" w:eastAsiaTheme="minorEastAsia" w:hAnsi="Cambria Math" w:cs="Times New Roman"/>
                    </w:rPr>
                    <m:t>Z</m:t>
                  </w:ins>
                </m:r>
              </m:e>
              <m:sup>
                <m:r>
                  <w:ins w:id="1723" w:author="M. Shojaei Arani" w:date="2024-05-30T10:53:00Z">
                    <w:rPr>
                      <w:rFonts w:ascii="Cambria Math" w:eastAsiaTheme="minorEastAsia" w:hAnsi="Cambria Math" w:cs="Times New Roman"/>
                    </w:rPr>
                    <m:t>i</m:t>
                  </w:ins>
                </m:r>
              </m:sup>
            </m:sSup>
          </m:e>
        </m:d>
        <m:r>
          <w:ins w:id="1724" w:author="M. Shojaei Arani" w:date="2024-05-30T10:53:00Z">
            <w:rPr>
              <w:rFonts w:ascii="Cambria Math" w:eastAsiaTheme="minorEastAsia" w:hAnsi="Cambria Math" w:cs="Times New Roman"/>
            </w:rPr>
            <m:t>~</m:t>
          </w:ins>
        </m:r>
        <m:nary>
          <m:naryPr>
            <m:chr m:val="∑"/>
            <m:limLoc m:val="undOvr"/>
            <m:ctrlPr>
              <w:ins w:id="1725" w:author="M. Shojaei Arani" w:date="2024-05-30T10:53:00Z">
                <w:rPr>
                  <w:rFonts w:ascii="Cambria Math" w:hAnsi="Cambria Math" w:cs="Aharoni"/>
                  <w:i/>
                </w:rPr>
              </w:ins>
            </m:ctrlPr>
          </m:naryPr>
          <m:sub>
            <m:r>
              <w:ins w:id="1726" w:author="M. Shojaei Arani" w:date="2024-05-30T10:53:00Z">
                <w:rPr>
                  <w:rFonts w:ascii="Cambria Math" w:hAnsi="Cambria Math" w:cs="Aharoni"/>
                </w:rPr>
                <m:t>k=0</m:t>
              </w:ins>
            </m:r>
          </m:sub>
          <m:sup>
            <m:r>
              <w:ins w:id="1727" w:author="M. Shojaei Arani" w:date="2024-05-30T10:53:00Z">
                <m:rPr>
                  <m:sty m:val="p"/>
                </m:rPr>
                <w:rPr>
                  <w:rFonts w:ascii="Cambria Math" w:hAnsi="Cambria Math" w:cs="Aharoni"/>
                </w:rPr>
                <m:t>K</m:t>
              </w:ins>
            </m:r>
          </m:sup>
          <m:e>
            <m:sSubSup>
              <m:sSubSupPr>
                <m:ctrlPr>
                  <w:ins w:id="1728" w:author="M. Shojaei Arani" w:date="2024-05-30T10:53:00Z">
                    <w:rPr>
                      <w:rFonts w:ascii="Cambria Math" w:hAnsi="Cambria Math" w:cs="Aharoni"/>
                      <w:i/>
                    </w:rPr>
                  </w:ins>
                </m:ctrlPr>
              </m:sSubSupPr>
              <m:e>
                <m:limLow>
                  <m:limLowPr>
                    <m:ctrlPr>
                      <w:ins w:id="1729" w:author="M. Shojaei Arani" w:date="2024-05-30T10:53:00Z">
                        <w:rPr>
                          <w:rFonts w:ascii="Cambria Math" w:hAnsi="Cambria Math" w:cs="Aharoni"/>
                          <w:i/>
                        </w:rPr>
                      </w:ins>
                    </m:ctrlPr>
                  </m:limLowPr>
                  <m:e>
                    <m:r>
                      <w:ins w:id="1730" w:author="M. Shojaei Arani" w:date="2024-05-30T10:53:00Z">
                        <m:rPr>
                          <m:sty m:val="p"/>
                        </m:rPr>
                        <w:rPr>
                          <w:rFonts w:ascii="Cambria Math" w:hAnsi="Cambria Math" w:cs="Aharoni"/>
                        </w:rPr>
                        <m:t>lim</m:t>
                      </w:ins>
                    </m:r>
                  </m:e>
                  <m:lim>
                    <m:r>
                      <w:ins w:id="1731" w:author="M. Shojaei Arani" w:date="2024-05-30T10:53:00Z">
                        <w:rPr>
                          <w:rFonts w:ascii="Cambria Math" w:hAnsi="Cambria Math" w:cs="Aharoni"/>
                        </w:rPr>
                        <m:t>x→</m:t>
                      </w:ins>
                    </m:r>
                    <m:sSub>
                      <m:sSubPr>
                        <m:ctrlPr>
                          <w:ins w:id="1732" w:author="M. Shojaei Arani" w:date="2024-05-30T10:53:00Z">
                            <w:rPr>
                              <w:rFonts w:ascii="Cambria Math" w:hAnsi="Cambria Math" w:cs="Aharoni"/>
                              <w:i/>
                            </w:rPr>
                          </w:ins>
                        </m:ctrlPr>
                      </m:sSubPr>
                      <m:e>
                        <m:r>
                          <w:ins w:id="1733" w:author="M. Shojaei Arani" w:date="2024-05-30T10:53:00Z">
                            <w:rPr>
                              <w:rFonts w:ascii="Cambria Math" w:hAnsi="Cambria Math" w:cs="Aharoni"/>
                            </w:rPr>
                            <m:t>x</m:t>
                          </w:ins>
                        </m:r>
                      </m:e>
                      <m:sub>
                        <m:r>
                          <w:ins w:id="1734" w:author="M. Shojaei Arani" w:date="2024-05-30T10:53:00Z">
                            <w:rPr>
                              <w:rFonts w:ascii="Cambria Math" w:hAnsi="Cambria Math" w:cs="Aharoni"/>
                            </w:rPr>
                            <m:t>0</m:t>
                          </w:ins>
                        </m:r>
                      </m:sub>
                    </m:sSub>
                  </m:lim>
                </m:limLow>
                <m:r>
                  <w:ins w:id="1735" w:author="M. Shojaei Arani" w:date="2024-05-30T10:53:00Z">
                    <m:rPr>
                      <m:scr m:val="script"/>
                    </m:rPr>
                    <w:rPr>
                      <w:rFonts w:ascii="Cambria Math" w:hAnsi="Cambria Math" w:cs="Aharoni"/>
                    </w:rPr>
                    <m:t>B</m:t>
                  </w:ins>
                </m:r>
              </m:e>
              <m:sub>
                <m:r>
                  <w:ins w:id="1736" w:author="M. Shojaei Arani" w:date="2024-05-30T10:53:00Z">
                    <w:rPr>
                      <w:rFonts w:ascii="Cambria Math" w:eastAsiaTheme="minorEastAsia" w:hAnsi="Cambria Math" w:cs="Times New Roman"/>
                    </w:rPr>
                    <m:t>θ</m:t>
                  </w:ins>
                </m:r>
              </m:sub>
              <m:sup>
                <m:r>
                  <w:ins w:id="1737" w:author="M. Shojaei Arani" w:date="2024-05-30T10:53:00Z">
                    <w:rPr>
                      <w:rFonts w:ascii="Cambria Math" w:hAnsi="Cambria Math" w:cs="Aharoni"/>
                    </w:rPr>
                    <m:t>k</m:t>
                  </w:ins>
                </m:r>
              </m:sup>
            </m:sSubSup>
            <m:d>
              <m:dPr>
                <m:ctrlPr>
                  <w:ins w:id="1738" w:author="M. Shojaei Arani" w:date="2024-05-30T10:53:00Z">
                    <w:rPr>
                      <w:rFonts w:ascii="Cambria Math" w:hAnsi="Cambria Math" w:cs="Aharoni"/>
                      <w:i/>
                    </w:rPr>
                  </w:ins>
                </m:ctrlPr>
              </m:dPr>
              <m:e>
                <m:sSup>
                  <m:sSupPr>
                    <m:ctrlPr>
                      <w:ins w:id="1739" w:author="M. Shojaei Arani" w:date="2024-05-30T10:53:00Z">
                        <w:rPr>
                          <w:rFonts w:ascii="Cambria Math" w:eastAsiaTheme="minorEastAsia" w:hAnsi="Cambria Math" w:cs="Times New Roman"/>
                          <w:i/>
                        </w:rPr>
                      </w:ins>
                    </m:ctrlPr>
                  </m:sSupPr>
                  <m:e>
                    <m:r>
                      <w:ins w:id="1740" w:author="M. Shojaei Arani" w:date="2024-05-30T10:53:00Z">
                        <w:rPr>
                          <w:rFonts w:ascii="Cambria Math" w:eastAsiaTheme="minorEastAsia" w:hAnsi="Cambria Math" w:cs="Times New Roman"/>
                        </w:rPr>
                        <m:t>Z</m:t>
                      </w:ins>
                    </m:r>
                  </m:e>
                  <m:sup>
                    <m:r>
                      <w:ins w:id="1741" w:author="M. Shojaei Arani" w:date="2024-05-30T10:53:00Z">
                        <w:rPr>
                          <w:rFonts w:ascii="Cambria Math" w:eastAsiaTheme="minorEastAsia" w:hAnsi="Cambria Math" w:cs="Times New Roman"/>
                        </w:rPr>
                        <m:t>i</m:t>
                      </w:ins>
                    </m:r>
                  </m:sup>
                </m:sSup>
              </m:e>
            </m:d>
          </m:e>
        </m:nary>
        <m:f>
          <m:fPr>
            <m:ctrlPr>
              <w:ins w:id="1742" w:author="M. Shojaei Arani" w:date="2024-05-30T10:53:00Z">
                <w:rPr>
                  <w:rFonts w:ascii="Cambria Math" w:hAnsi="Cambria Math" w:cs="Aharoni"/>
                  <w:i/>
                </w:rPr>
              </w:ins>
            </m:ctrlPr>
          </m:fPr>
          <m:num>
            <m:sSup>
              <m:sSupPr>
                <m:ctrlPr>
                  <w:ins w:id="1743" w:author="M. Shojaei Arani" w:date="2024-05-30T10:53:00Z">
                    <w:rPr>
                      <w:rFonts w:ascii="Cambria Math" w:hAnsi="Cambria Math" w:cs="Aharoni"/>
                      <w:i/>
                    </w:rPr>
                  </w:ins>
                </m:ctrlPr>
              </m:sSupPr>
              <m:e>
                <m:r>
                  <w:ins w:id="1744" w:author="M. Shojaei Arani" w:date="2024-05-30T10:53:00Z">
                    <w:rPr>
                      <w:rFonts w:ascii="Cambria Math" w:hAnsi="Cambria Math" w:cs="Aharoni"/>
                    </w:rPr>
                    <m:t>∆</m:t>
                  </w:ins>
                </m:r>
              </m:e>
              <m:sup>
                <m:r>
                  <w:ins w:id="1745" w:author="M. Shojaei Arani" w:date="2024-05-30T10:53:00Z">
                    <w:rPr>
                      <w:rFonts w:ascii="Cambria Math" w:hAnsi="Cambria Math" w:cs="Aharoni"/>
                    </w:rPr>
                    <m:t>k</m:t>
                  </w:ins>
                </m:r>
              </m:sup>
            </m:sSup>
          </m:num>
          <m:den>
            <m:r>
              <w:ins w:id="1746" w:author="M. Shojaei Arani" w:date="2024-05-30T10:53:00Z">
                <w:rPr>
                  <w:rFonts w:ascii="Cambria Math" w:hAnsi="Cambria Math" w:cs="Aharoni"/>
                </w:rPr>
                <m:t>k!</m:t>
              </w:ins>
            </m:r>
          </m:den>
        </m:f>
        <m:r>
          <w:ins w:id="1747" w:author="M. Shojaei Arani" w:date="2024-05-30T10:53:00Z">
            <w:rPr>
              <w:rFonts w:ascii="Cambria Math" w:eastAsiaTheme="minorEastAsia" w:hAnsi="Cambria Math" w:cs="Times New Roman"/>
            </w:rPr>
            <m:t>,</m:t>
          </w:ins>
        </m:r>
      </m:oMath>
      <w:ins w:id="1748" w:author="M. Shojaei Arani" w:date="2024-05-30T10:53:00Z">
        <w:r>
          <w:rPr>
            <w:rFonts w:ascii="Times New Roman" w:eastAsiaTheme="minorEastAsia" w:hAnsi="Times New Roman" w:cs="Times New Roman"/>
          </w:rPr>
          <w:t xml:space="preserve"> </w:t>
        </w:r>
      </w:ins>
    </w:p>
    <w:p w14:paraId="212625BE" w14:textId="77777777" w:rsidR="00907C1A" w:rsidRDefault="00907C1A" w:rsidP="00907C1A">
      <w:pPr>
        <w:spacing w:after="120" w:line="360" w:lineRule="auto"/>
        <w:jc w:val="both"/>
        <w:rPr>
          <w:ins w:id="1749" w:author="M. Shojaei Arani" w:date="2024-05-30T10:53:00Z"/>
          <w:rFonts w:ascii="Times New Roman" w:eastAsiaTheme="minorEastAsia" w:hAnsi="Times New Roman" w:cs="Times New Roman"/>
        </w:rPr>
      </w:pPr>
      <w:ins w:id="1750" w:author="M. Shojaei Arani" w:date="2024-05-30T10:53:00Z">
        <w:r>
          <w:rPr>
            <w:rFonts w:ascii="Times New Roman" w:eastAsiaTheme="minorEastAsia" w:hAnsi="Times New Roman" w:cs="Times New Roman"/>
          </w:rPr>
          <w:t xml:space="preserve">where </w:t>
        </w:r>
      </w:ins>
      <m:oMath>
        <m:sSub>
          <m:sSubPr>
            <m:ctrlPr>
              <w:ins w:id="1751" w:author="M. Shojaei Arani" w:date="2024-05-30T10:53:00Z">
                <w:rPr>
                  <w:rFonts w:ascii="Cambria Math" w:eastAsiaTheme="minorEastAsia" w:hAnsi="Cambria Math" w:cs="Times New Roman"/>
                  <w:i/>
                </w:rPr>
              </w:ins>
            </m:ctrlPr>
          </m:sSubPr>
          <m:e>
            <m:r>
              <w:ins w:id="1752" w:author="M. Shojaei Arani" w:date="2024-05-30T10:53:00Z">
                <m:rPr>
                  <m:scr m:val="script"/>
                </m:rPr>
                <w:rPr>
                  <w:rFonts w:ascii="Cambria Math" w:hAnsi="Cambria Math" w:cs="Aharoni"/>
                </w:rPr>
                <m:t>B</m:t>
              </w:ins>
            </m:r>
          </m:e>
          <m:sub>
            <m:r>
              <w:ins w:id="1753" w:author="M. Shojaei Arani" w:date="2024-05-30T10:53:00Z">
                <w:rPr>
                  <w:rFonts w:ascii="Cambria Math" w:eastAsiaTheme="minorEastAsia" w:hAnsi="Cambria Math" w:cs="Times New Roman"/>
                </w:rPr>
                <m:t>θ</m:t>
              </w:ins>
            </m:r>
          </m:sub>
        </m:sSub>
      </m:oMath>
      <w:ins w:id="1754" w:author="M. Shojaei Arani" w:date="2024-05-30T10:53:00Z">
        <w:r>
          <w:rPr>
            <w:rFonts w:ascii="Times New Roman" w:eastAsiaTheme="minorEastAsia" w:hAnsi="Times New Roman" w:cs="Times New Roman"/>
          </w:rPr>
          <w:t xml:space="preserve"> is the ‘</w:t>
        </w:r>
        <w:r w:rsidRPr="008069C1">
          <w:rPr>
            <w:rFonts w:ascii="Times New Roman" w:eastAsiaTheme="minorEastAsia" w:hAnsi="Times New Roman" w:cs="Times New Roman"/>
            <w:i/>
            <w:iCs/>
          </w:rPr>
          <w:t>infinitesimal</w:t>
        </w:r>
        <w:r>
          <w:rPr>
            <w:rFonts w:ascii="Times New Roman" w:eastAsiaTheme="minorEastAsia" w:hAnsi="Times New Roman" w:cs="Times New Roman"/>
          </w:rPr>
          <w:t xml:space="preserve"> </w:t>
        </w:r>
        <w:r w:rsidRPr="008069C1">
          <w:rPr>
            <w:rFonts w:ascii="Times New Roman" w:eastAsiaTheme="minorEastAsia" w:hAnsi="Times New Roman" w:cs="Times New Roman"/>
            <w:i/>
            <w:iCs/>
          </w:rPr>
          <w:t>generator’</w:t>
        </w:r>
        <w:r>
          <w:rPr>
            <w:rFonts w:ascii="Times New Roman" w:eastAsiaTheme="minorEastAsia" w:hAnsi="Times New Roman" w:cs="Times New Roman"/>
          </w:rPr>
          <w:t xml:space="preserve"> of the process </w:t>
        </w:r>
      </w:ins>
      <m:oMath>
        <m:r>
          <w:ins w:id="1755" w:author="M. Shojaei Arani" w:date="2024-05-30T10:53:00Z">
            <w:rPr>
              <w:rFonts w:ascii="Cambria Math" w:eastAsiaTheme="minorEastAsia" w:hAnsi="Cambria Math" w:cs="Times New Roman"/>
            </w:rPr>
            <m:t>X</m:t>
          </w:ins>
        </m:r>
      </m:oMath>
      <w:ins w:id="1756" w:author="M. Shojaei Arani" w:date="2024-05-30T10:53:00Z">
        <w:r>
          <w:rPr>
            <w:rFonts w:ascii="Times New Roman" w:eastAsiaTheme="minorEastAsia" w:hAnsi="Times New Roman" w:cs="Times New Roman"/>
          </w:rPr>
          <w:t xml:space="preserve"> which is defined as</w:t>
        </w:r>
      </w:ins>
    </w:p>
    <w:p w14:paraId="4F82B21B" w14:textId="77777777" w:rsidR="00907C1A" w:rsidRDefault="00907C1A" w:rsidP="00907C1A">
      <w:pPr>
        <w:spacing w:after="120" w:line="360" w:lineRule="auto"/>
        <w:jc w:val="center"/>
        <w:rPr>
          <w:ins w:id="1757" w:author="M. Shojaei Arani" w:date="2024-05-30T10:53:00Z"/>
          <w:rFonts w:ascii="Times New Roman" w:eastAsiaTheme="minorEastAsia" w:hAnsi="Times New Roman" w:cs="Times New Roman"/>
        </w:rPr>
      </w:pPr>
      <m:oMath>
        <m:sSub>
          <m:sSubPr>
            <m:ctrlPr>
              <w:ins w:id="1758" w:author="M. Shojaei Arani" w:date="2024-05-30T10:53:00Z">
                <w:rPr>
                  <w:rFonts w:ascii="Cambria Math" w:eastAsiaTheme="minorEastAsia" w:hAnsi="Cambria Math" w:cs="Times New Roman"/>
                  <w:i/>
                </w:rPr>
              </w:ins>
            </m:ctrlPr>
          </m:sSubPr>
          <m:e>
            <m:r>
              <w:ins w:id="1759" w:author="M. Shojaei Arani" w:date="2024-05-30T10:53:00Z">
                <m:rPr>
                  <m:scr m:val="script"/>
                </m:rPr>
                <w:rPr>
                  <w:rFonts w:ascii="Cambria Math" w:hAnsi="Cambria Math" w:cs="Aharoni"/>
                </w:rPr>
                <m:t>B</m:t>
              </w:ins>
            </m:r>
          </m:e>
          <m:sub>
            <m:r>
              <w:ins w:id="1760" w:author="M. Shojaei Arani" w:date="2024-05-30T10:53:00Z">
                <w:rPr>
                  <w:rFonts w:ascii="Cambria Math" w:eastAsiaTheme="minorEastAsia" w:hAnsi="Cambria Math" w:cs="Times New Roman"/>
                </w:rPr>
                <m:t>θ</m:t>
              </w:ins>
            </m:r>
          </m:sub>
        </m:sSub>
        <m:d>
          <m:dPr>
            <m:ctrlPr>
              <w:ins w:id="1761" w:author="M. Shojaei Arani" w:date="2024-05-30T10:53:00Z">
                <w:rPr>
                  <w:rFonts w:ascii="Cambria Math" w:eastAsiaTheme="minorEastAsia" w:hAnsi="Cambria Math" w:cs="Times New Roman"/>
                  <w:i/>
                </w:rPr>
              </w:ins>
            </m:ctrlPr>
          </m:dPr>
          <m:e>
            <m:r>
              <w:ins w:id="1762" w:author="M. Shojaei Arani" w:date="2024-05-30T10:53:00Z">
                <w:rPr>
                  <w:rFonts w:ascii="Cambria Math" w:eastAsiaTheme="minorEastAsia" w:hAnsi="Cambria Math" w:cs="Times New Roman"/>
                </w:rPr>
                <m:t>.</m:t>
              </w:ins>
            </m:r>
          </m:e>
        </m:d>
        <m:r>
          <w:ins w:id="1763" w:author="M. Shojaei Arani" w:date="2024-05-30T10:53:00Z">
            <w:rPr>
              <w:rFonts w:ascii="Cambria Math" w:eastAsiaTheme="minorEastAsia" w:hAnsi="Cambria Math" w:cs="Times New Roman"/>
            </w:rPr>
            <m:t>=μ</m:t>
          </w:ins>
        </m:r>
        <m:d>
          <m:dPr>
            <m:ctrlPr>
              <w:ins w:id="1764" w:author="M. Shojaei Arani" w:date="2024-05-30T10:53:00Z">
                <w:rPr>
                  <w:rFonts w:ascii="Cambria Math" w:eastAsiaTheme="minorEastAsia" w:hAnsi="Cambria Math" w:cs="Times New Roman"/>
                  <w:i/>
                </w:rPr>
              </w:ins>
            </m:ctrlPr>
          </m:dPr>
          <m:e>
            <m:r>
              <w:ins w:id="1765" w:author="M. Shojaei Arani" w:date="2024-05-30T10:53:00Z">
                <w:rPr>
                  <w:rFonts w:ascii="Cambria Math" w:eastAsiaTheme="minorEastAsia" w:hAnsi="Cambria Math" w:cs="Times New Roman"/>
                </w:rPr>
                <m:t>x;</m:t>
              </w:ins>
            </m:r>
            <m:r>
              <w:ins w:id="1766" w:author="M. Shojaei Arani" w:date="2024-05-30T10:53:00Z">
                <w:rPr>
                  <w:rFonts w:ascii="Cambria Math" w:hAnsi="Cambria Math" w:cs="Times New Roman"/>
                </w:rPr>
                <m:t>θ</m:t>
              </w:ins>
            </m:r>
          </m:e>
        </m:d>
        <m:f>
          <m:fPr>
            <m:ctrlPr>
              <w:ins w:id="1767" w:author="M. Shojaei Arani" w:date="2024-05-30T10:53:00Z">
                <w:rPr>
                  <w:rFonts w:ascii="Cambria Math" w:eastAsiaTheme="minorEastAsia" w:hAnsi="Cambria Math" w:cs="Times New Roman"/>
                  <w:i/>
                </w:rPr>
              </w:ins>
            </m:ctrlPr>
          </m:fPr>
          <m:num>
            <m:r>
              <w:ins w:id="1768" w:author="M. Shojaei Arani" w:date="2024-05-30T10:53:00Z">
                <w:rPr>
                  <w:rFonts w:ascii="Cambria Math" w:hAnsi="Cambria Math" w:cs="Times New Roman"/>
                </w:rPr>
                <m:t>∂</m:t>
              </w:ins>
            </m:r>
          </m:num>
          <m:den>
            <m:r>
              <w:ins w:id="1769" w:author="M. Shojaei Arani" w:date="2024-05-30T10:53:00Z">
                <w:rPr>
                  <w:rFonts w:ascii="Cambria Math" w:hAnsi="Cambria Math" w:cs="Times New Roman"/>
                </w:rPr>
                <m:t>∂x</m:t>
              </w:ins>
            </m:r>
          </m:den>
        </m:f>
        <m:r>
          <w:ins w:id="1770" w:author="M. Shojaei Arani" w:date="2024-05-30T10:53:00Z">
            <w:rPr>
              <w:rFonts w:ascii="Cambria Math" w:eastAsiaTheme="minorEastAsia" w:hAnsi="Cambria Math" w:cs="Times New Roman"/>
            </w:rPr>
            <m:t>(.)+</m:t>
          </w:ins>
        </m:r>
        <m:f>
          <m:fPr>
            <m:ctrlPr>
              <w:ins w:id="1771" w:author="M. Shojaei Arani" w:date="2024-05-30T10:53:00Z">
                <w:rPr>
                  <w:rFonts w:ascii="Cambria Math" w:eastAsiaTheme="minorEastAsia" w:hAnsi="Cambria Math" w:cs="Times New Roman"/>
                  <w:i/>
                </w:rPr>
              </w:ins>
            </m:ctrlPr>
          </m:fPr>
          <m:num>
            <m:r>
              <w:ins w:id="1772" w:author="M. Shojaei Arani" w:date="2024-05-30T10:53:00Z">
                <w:rPr>
                  <w:rFonts w:ascii="Cambria Math" w:eastAsiaTheme="minorEastAsia" w:hAnsi="Cambria Math" w:cs="Times New Roman"/>
                </w:rPr>
                <m:t>1</m:t>
              </w:ins>
            </m:r>
          </m:num>
          <m:den>
            <m:r>
              <w:ins w:id="1773" w:author="M. Shojaei Arani" w:date="2024-05-30T10:53:00Z">
                <w:rPr>
                  <w:rFonts w:ascii="Cambria Math" w:eastAsiaTheme="minorEastAsia" w:hAnsi="Cambria Math" w:cs="Times New Roman"/>
                </w:rPr>
                <m:t>2</m:t>
              </w:ins>
            </m:r>
          </m:den>
        </m:f>
        <m:sSup>
          <m:sSupPr>
            <m:ctrlPr>
              <w:ins w:id="1774" w:author="M. Shojaei Arani" w:date="2024-05-30T10:53:00Z">
                <w:rPr>
                  <w:rFonts w:ascii="Cambria Math" w:eastAsiaTheme="minorEastAsia" w:hAnsi="Cambria Math" w:cs="Times New Roman"/>
                  <w:i/>
                </w:rPr>
              </w:ins>
            </m:ctrlPr>
          </m:sSupPr>
          <m:e>
            <m:r>
              <w:ins w:id="1775" w:author="M. Shojaei Arani" w:date="2024-05-30T10:53:00Z">
                <w:rPr>
                  <w:rFonts w:ascii="Cambria Math" w:eastAsiaTheme="minorEastAsia" w:hAnsi="Cambria Math" w:cs="Times New Roman"/>
                </w:rPr>
                <m:t>σ</m:t>
              </w:ins>
            </m:r>
          </m:e>
          <m:sup>
            <m:r>
              <w:ins w:id="1776" w:author="M. Shojaei Arani" w:date="2024-05-30T10:53:00Z">
                <w:rPr>
                  <w:rFonts w:ascii="Cambria Math" w:eastAsiaTheme="minorEastAsia" w:hAnsi="Cambria Math" w:cs="Times New Roman"/>
                </w:rPr>
                <m:t>2</m:t>
              </w:ins>
            </m:r>
          </m:sup>
        </m:sSup>
        <m:r>
          <w:ins w:id="1777" w:author="M. Shojaei Arani" w:date="2024-05-30T10:53:00Z">
            <w:rPr>
              <w:rFonts w:ascii="Cambria Math" w:eastAsiaTheme="minorEastAsia" w:hAnsi="Cambria Math" w:cs="Times New Roman"/>
            </w:rPr>
            <m:t>(x)</m:t>
          </w:ins>
        </m:r>
        <m:f>
          <m:fPr>
            <m:ctrlPr>
              <w:ins w:id="1778" w:author="M. Shojaei Arani" w:date="2024-05-30T10:53:00Z">
                <w:rPr>
                  <w:rFonts w:ascii="Cambria Math" w:eastAsiaTheme="minorEastAsia" w:hAnsi="Cambria Math" w:cs="Times New Roman"/>
                  <w:i/>
                </w:rPr>
              </w:ins>
            </m:ctrlPr>
          </m:fPr>
          <m:num>
            <m:sSup>
              <m:sSupPr>
                <m:ctrlPr>
                  <w:ins w:id="1779" w:author="M. Shojaei Arani" w:date="2024-05-30T10:53:00Z">
                    <w:rPr>
                      <w:rFonts w:ascii="Cambria Math" w:eastAsiaTheme="minorEastAsia" w:hAnsi="Cambria Math" w:cs="Times New Roman"/>
                      <w:i/>
                    </w:rPr>
                  </w:ins>
                </m:ctrlPr>
              </m:sSupPr>
              <m:e>
                <m:r>
                  <w:ins w:id="1780" w:author="M. Shojaei Arani" w:date="2024-05-30T10:53:00Z">
                    <w:rPr>
                      <w:rFonts w:ascii="Cambria Math" w:hAnsi="Cambria Math" w:cs="Times New Roman"/>
                    </w:rPr>
                    <m:t>∂</m:t>
                  </w:ins>
                </m:r>
              </m:e>
              <m:sup>
                <m:r>
                  <w:ins w:id="1781" w:author="M. Shojaei Arani" w:date="2024-05-30T10:53:00Z">
                    <w:rPr>
                      <w:rFonts w:ascii="Cambria Math" w:eastAsiaTheme="minorEastAsia" w:hAnsi="Cambria Math" w:cs="Times New Roman"/>
                    </w:rPr>
                    <m:t>2</m:t>
                  </w:ins>
                </m:r>
              </m:sup>
            </m:sSup>
          </m:num>
          <m:den>
            <m:r>
              <w:ins w:id="1782" w:author="M. Shojaei Arani" w:date="2024-05-30T10:53:00Z">
                <w:rPr>
                  <w:rFonts w:ascii="Cambria Math" w:hAnsi="Cambria Math" w:cs="Times New Roman"/>
                </w:rPr>
                <m:t>∂</m:t>
              </w:ins>
            </m:r>
            <m:sSup>
              <m:sSupPr>
                <m:ctrlPr>
                  <w:ins w:id="1783" w:author="M. Shojaei Arani" w:date="2024-05-30T10:53:00Z">
                    <w:rPr>
                      <w:rFonts w:ascii="Cambria Math" w:hAnsi="Cambria Math" w:cs="Times New Roman"/>
                      <w:i/>
                    </w:rPr>
                  </w:ins>
                </m:ctrlPr>
              </m:sSupPr>
              <m:e>
                <m:r>
                  <w:ins w:id="1784" w:author="M. Shojaei Arani" w:date="2024-05-30T10:53:00Z">
                    <w:rPr>
                      <w:rFonts w:ascii="Cambria Math" w:hAnsi="Cambria Math" w:cs="Times New Roman"/>
                    </w:rPr>
                    <m:t>x</m:t>
                  </w:ins>
                </m:r>
              </m:e>
              <m:sup>
                <m:r>
                  <w:ins w:id="1785" w:author="M. Shojaei Arani" w:date="2024-05-30T10:53:00Z">
                    <w:rPr>
                      <w:rFonts w:ascii="Cambria Math" w:hAnsi="Cambria Math" w:cs="Times New Roman"/>
                    </w:rPr>
                    <m:t>2</m:t>
                  </w:ins>
                </m:r>
              </m:sup>
            </m:sSup>
          </m:den>
        </m:f>
        <m:r>
          <w:ins w:id="1786" w:author="M. Shojaei Arani" w:date="2024-05-30T10:53:00Z">
            <w:rPr>
              <w:rFonts w:ascii="Cambria Math" w:eastAsiaTheme="minorEastAsia" w:hAnsi="Cambria Math" w:cs="Times New Roman"/>
            </w:rPr>
            <m:t>(.).</m:t>
          </w:ins>
        </m:r>
      </m:oMath>
      <w:ins w:id="1787" w:author="M. Shojaei Arani" w:date="2024-05-30T10:53:00Z">
        <w:r>
          <w:rPr>
            <w:rFonts w:ascii="Times New Roman" w:eastAsiaTheme="minorEastAsia" w:hAnsi="Times New Roman" w:cs="Times New Roman"/>
          </w:rPr>
          <w:t xml:space="preserve"> </w:t>
        </w:r>
      </w:ins>
    </w:p>
    <w:p w14:paraId="63F7859B" w14:textId="77777777" w:rsidR="00907C1A" w:rsidRPr="00F03E71" w:rsidRDefault="00907C1A" w:rsidP="00907C1A">
      <w:pPr>
        <w:spacing w:after="240" w:line="360" w:lineRule="auto"/>
        <w:jc w:val="both"/>
        <w:rPr>
          <w:ins w:id="1788" w:author="M. Shojaei Arani" w:date="2024-05-30T10:53:00Z"/>
          <w:rFonts w:ascii="Times New Roman" w:eastAsiaTheme="minorEastAsia" w:hAnsi="Times New Roman" w:cs="Times New Roman"/>
        </w:rPr>
      </w:pPr>
      <w:ins w:id="1789" w:author="M. Shojaei Arani" w:date="2024-05-30T10:53:00Z">
        <w:r>
          <w:rPr>
            <w:rFonts w:ascii="Times New Roman" w:eastAsiaTheme="minorEastAsia" w:hAnsi="Times New Roman" w:cs="Times New Roman"/>
          </w:rPr>
          <w:t xml:space="preserve">Clearly, this leads us to an approximation in terms of the parameters J and K, say </w:t>
        </w:r>
      </w:ins>
      <m:oMath>
        <m:sSubSup>
          <m:sSubSupPr>
            <m:ctrlPr>
              <w:ins w:id="1790" w:author="M. Shojaei Arani" w:date="2024-05-30T10:53:00Z">
                <w:rPr>
                  <w:rFonts w:ascii="Cambria Math" w:eastAsiaTheme="minorEastAsia" w:hAnsi="Cambria Math" w:cs="Times New Roman"/>
                  <w:i/>
                </w:rPr>
              </w:ins>
            </m:ctrlPr>
          </m:sSubSupPr>
          <m:e>
            <m:r>
              <w:ins w:id="1791" w:author="M. Shojaei Arani" w:date="2024-05-30T10:53:00Z">
                <w:rPr>
                  <w:rFonts w:ascii="Cambria Math" w:eastAsiaTheme="minorEastAsia" w:hAnsi="Cambria Math" w:cs="Times New Roman"/>
                </w:rPr>
                <m:t>P</m:t>
              </w:ins>
            </m:r>
          </m:e>
          <m:sub>
            <m:r>
              <w:ins w:id="1792" w:author="M. Shojaei Arani" w:date="2024-05-30T10:53:00Z">
                <w:rPr>
                  <w:rFonts w:ascii="Cambria Math" w:eastAsiaTheme="minorEastAsia" w:hAnsi="Cambria Math" w:cs="Times New Roman"/>
                </w:rPr>
                <m:t>X</m:t>
              </w:ins>
            </m:r>
          </m:sub>
          <m:sup>
            <m:d>
              <m:dPr>
                <m:ctrlPr>
                  <w:ins w:id="1793" w:author="M. Shojaei Arani" w:date="2024-05-30T10:53:00Z">
                    <w:rPr>
                      <w:rFonts w:ascii="Cambria Math" w:eastAsiaTheme="minorEastAsia" w:hAnsi="Cambria Math" w:cs="Times New Roman"/>
                      <w:i/>
                    </w:rPr>
                  </w:ins>
                </m:ctrlPr>
              </m:dPr>
              <m:e>
                <m:r>
                  <w:ins w:id="1794" w:author="M. Shojaei Arani" w:date="2024-05-30T10:53:00Z">
                    <w:rPr>
                      <w:rFonts w:ascii="Cambria Math" w:eastAsiaTheme="minorEastAsia" w:hAnsi="Cambria Math" w:cs="Times New Roman"/>
                    </w:rPr>
                    <m:t>J,K</m:t>
                  </w:ins>
                </m:r>
              </m:e>
            </m:d>
          </m:sup>
        </m:sSubSup>
        <m:d>
          <m:dPr>
            <m:ctrlPr>
              <w:ins w:id="1795" w:author="M. Shojaei Arani" w:date="2024-05-30T10:53:00Z">
                <w:rPr>
                  <w:rFonts w:ascii="Cambria Math" w:eastAsiaTheme="minorEastAsia" w:hAnsi="Cambria Math" w:cs="Times New Roman"/>
                  <w:i/>
                </w:rPr>
              </w:ins>
            </m:ctrlPr>
          </m:dPr>
          <m:e>
            <m:r>
              <w:ins w:id="1796" w:author="M. Shojaei Arani" w:date="2024-05-30T10:53:00Z">
                <w:rPr>
                  <w:rFonts w:ascii="Cambria Math" w:eastAsiaTheme="minorEastAsia" w:hAnsi="Cambria Math" w:cs="Times New Roman"/>
                </w:rPr>
                <m:t>∆,x|</m:t>
              </w:ins>
            </m:r>
            <m:sSub>
              <m:sSubPr>
                <m:ctrlPr>
                  <w:ins w:id="1797" w:author="M. Shojaei Arani" w:date="2024-05-30T10:53:00Z">
                    <w:rPr>
                      <w:rFonts w:ascii="Cambria Math" w:eastAsiaTheme="minorEastAsia" w:hAnsi="Cambria Math" w:cs="Times New Roman"/>
                      <w:i/>
                    </w:rPr>
                  </w:ins>
                </m:ctrlPr>
              </m:sSubPr>
              <m:e>
                <m:r>
                  <w:ins w:id="1798" w:author="M. Shojaei Arani" w:date="2024-05-30T10:53:00Z">
                    <w:rPr>
                      <w:rFonts w:ascii="Cambria Math" w:eastAsiaTheme="minorEastAsia" w:hAnsi="Cambria Math" w:cs="Times New Roman"/>
                    </w:rPr>
                    <m:t>x</m:t>
                  </w:ins>
                </m:r>
              </m:e>
              <m:sub>
                <m:r>
                  <w:ins w:id="1799" w:author="M. Shojaei Arani" w:date="2024-05-30T10:53:00Z">
                    <w:rPr>
                      <w:rFonts w:ascii="Cambria Math" w:eastAsiaTheme="minorEastAsia" w:hAnsi="Cambria Math" w:cs="Times New Roman"/>
                    </w:rPr>
                    <m:t>0</m:t>
                  </w:ins>
                </m:r>
              </m:sub>
            </m:sSub>
            <m:r>
              <w:ins w:id="1800" w:author="M. Shojaei Arani" w:date="2024-05-30T10:53:00Z">
                <w:rPr>
                  <w:rFonts w:ascii="Cambria Math" w:eastAsiaTheme="minorEastAsia" w:hAnsi="Cambria Math" w:cs="Times New Roman"/>
                </w:rPr>
                <m:t>;θ</m:t>
              </w:ins>
            </m:r>
          </m:e>
        </m:d>
      </m:oMath>
      <w:ins w:id="1801" w:author="M. Shojaei Arani" w:date="2024-05-30T10:53:00Z">
        <w:r>
          <w:rPr>
            <w:rFonts w:ascii="Times New Roman" w:eastAsiaTheme="minorEastAsia" w:hAnsi="Times New Roman" w:cs="Times New Roman"/>
          </w:rPr>
          <w:t xml:space="preserve">, for the conditional density of </w:t>
        </w:r>
      </w:ins>
      <m:oMath>
        <m:r>
          <w:ins w:id="1802" w:author="M. Shojaei Arani" w:date="2024-05-30T10:53:00Z">
            <w:rPr>
              <w:rFonts w:ascii="Cambria Math" w:eastAsiaTheme="minorEastAsia" w:hAnsi="Cambria Math" w:cs="Times New Roman"/>
            </w:rPr>
            <m:t>X</m:t>
          </w:ins>
        </m:r>
      </m:oMath>
      <w:ins w:id="1803" w:author="M. Shojaei Arani" w:date="2024-05-30T10:53:00Z">
        <w:r>
          <w:rPr>
            <w:rFonts w:ascii="Times New Roman" w:eastAsiaTheme="minorEastAsia" w:hAnsi="Times New Roman" w:cs="Times New Roman"/>
          </w:rPr>
          <w:t xml:space="preserve">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P_X_Refinement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8</w:t>
        </w:r>
        <w:r>
          <w:rPr>
            <w:rFonts w:ascii="Times New Roman" w:eastAsiaTheme="minorEastAsia" w:hAnsi="Times New Roman" w:cs="Times New Roman"/>
          </w:rPr>
          <w:fldChar w:fldCharType="end"/>
        </w:r>
        <w:r>
          <w:rPr>
            <w:rFonts w:ascii="Times New Roman" w:eastAsiaTheme="minorEastAsia" w:hAnsi="Times New Roman" w:cs="Times New Roman"/>
          </w:rPr>
          <w:t xml:space="preserve">) where the Hermite coefficients </w:t>
        </w:r>
      </w:ins>
      <m:oMath>
        <m:sSubSup>
          <m:sSubSupPr>
            <m:ctrlPr>
              <w:ins w:id="1804" w:author="M. Shojaei Arani" w:date="2024-05-30T10:53:00Z">
                <w:rPr>
                  <w:rFonts w:ascii="Cambria Math" w:hAnsi="Cambria Math" w:cs="Aharoni"/>
                  <w:i/>
                </w:rPr>
              </w:ins>
            </m:ctrlPr>
          </m:sSubSupPr>
          <m:e>
            <m:r>
              <w:ins w:id="1805" w:author="M. Shojaei Arani" w:date="2024-05-30T10:53:00Z">
                <w:rPr>
                  <w:rFonts w:ascii="Cambria Math" w:hAnsi="Cambria Math" w:cs="Aharoni"/>
                </w:rPr>
                <m:t>η</m:t>
              </w:ins>
            </m:r>
          </m:e>
          <m:sub>
            <m:r>
              <w:ins w:id="1806" w:author="M. Shojaei Arani" w:date="2024-05-30T10:53:00Z">
                <w:rPr>
                  <w:rFonts w:ascii="Cambria Math" w:hAnsi="Cambria Math" w:cs="Aharoni"/>
                </w:rPr>
                <m:t>Z</m:t>
              </w:ins>
            </m:r>
          </m:sub>
          <m:sup>
            <m:d>
              <m:dPr>
                <m:ctrlPr>
                  <w:ins w:id="1807" w:author="M. Shojaei Arani" w:date="2024-05-30T10:53:00Z">
                    <w:rPr>
                      <w:rFonts w:ascii="Cambria Math" w:hAnsi="Cambria Math" w:cs="Aharoni"/>
                      <w:i/>
                    </w:rPr>
                  </w:ins>
                </m:ctrlPr>
              </m:dPr>
              <m:e>
                <m:r>
                  <w:ins w:id="1808" w:author="M. Shojaei Arani" w:date="2024-05-30T10:53:00Z">
                    <w:rPr>
                      <w:rFonts w:ascii="Cambria Math" w:hAnsi="Cambria Math" w:cs="Aharoni"/>
                    </w:rPr>
                    <m:t>j</m:t>
                  </w:ins>
                </m:r>
              </m:e>
            </m:d>
          </m:sup>
        </m:sSubSup>
      </m:oMath>
      <w:ins w:id="1809" w:author="M. Shojaei Arani" w:date="2024-05-30T10:53:00Z">
        <w:r>
          <w:rPr>
            <w:rFonts w:ascii="Times New Roman" w:eastAsiaTheme="minorEastAsia" w:hAnsi="Times New Roman" w:cs="Times New Roman"/>
          </w:rPr>
          <w:t xml:space="preserve"> are approximated by </w:t>
        </w:r>
      </w:ins>
      <m:oMath>
        <m:sSubSup>
          <m:sSubSupPr>
            <m:ctrlPr>
              <w:ins w:id="1810" w:author="M. Shojaei Arani" w:date="2024-05-30T10:53:00Z">
                <w:rPr>
                  <w:rFonts w:ascii="Cambria Math" w:hAnsi="Cambria Math" w:cs="Aharoni"/>
                  <w:i/>
                </w:rPr>
              </w:ins>
            </m:ctrlPr>
          </m:sSubSupPr>
          <m:e>
            <m:r>
              <w:ins w:id="1811" w:author="M. Shojaei Arani" w:date="2024-05-30T10:53:00Z">
                <w:rPr>
                  <w:rFonts w:ascii="Cambria Math" w:hAnsi="Cambria Math" w:cs="Aharoni"/>
                </w:rPr>
                <m:t>η</m:t>
              </w:ins>
            </m:r>
          </m:e>
          <m:sub>
            <m:r>
              <w:ins w:id="1812" w:author="M. Shojaei Arani" w:date="2024-05-30T10:53:00Z">
                <w:rPr>
                  <w:rFonts w:ascii="Cambria Math" w:hAnsi="Cambria Math" w:cs="Aharoni"/>
                </w:rPr>
                <m:t>Z</m:t>
              </w:ins>
            </m:r>
          </m:sub>
          <m:sup>
            <m:d>
              <m:dPr>
                <m:ctrlPr>
                  <w:ins w:id="1813" w:author="M. Shojaei Arani" w:date="2024-05-30T10:53:00Z">
                    <w:rPr>
                      <w:rFonts w:ascii="Cambria Math" w:hAnsi="Cambria Math" w:cs="Aharoni"/>
                      <w:i/>
                    </w:rPr>
                  </w:ins>
                </m:ctrlPr>
              </m:dPr>
              <m:e>
                <m:r>
                  <w:ins w:id="1814" w:author="M. Shojaei Arani" w:date="2024-05-30T10:53:00Z">
                    <w:rPr>
                      <w:rFonts w:ascii="Cambria Math" w:hAnsi="Cambria Math" w:cs="Aharoni"/>
                    </w:rPr>
                    <m:t>j,K</m:t>
                  </w:ins>
                </m:r>
              </m:e>
            </m:d>
          </m:sup>
        </m:sSubSup>
      </m:oMath>
      <w:ins w:id="1815" w:author="M. Shojaei Arani" w:date="2024-05-30T10:53:00Z">
        <w:r>
          <w:rPr>
            <w:rFonts w:ascii="Times New Roman" w:eastAsiaTheme="minorEastAsia" w:hAnsi="Times New Roman" w:cs="Times New Roman"/>
          </w:rPr>
          <w:t xml:space="preserve">. It is important to note that all Hermite expansion coefficients </w:t>
        </w:r>
      </w:ins>
      <m:oMath>
        <m:sSubSup>
          <m:sSubSupPr>
            <m:ctrlPr>
              <w:ins w:id="1816" w:author="M. Shojaei Arani" w:date="2024-05-30T10:53:00Z">
                <w:rPr>
                  <w:rFonts w:ascii="Cambria Math" w:hAnsi="Cambria Math" w:cs="Aharoni"/>
                  <w:i/>
                </w:rPr>
              </w:ins>
            </m:ctrlPr>
          </m:sSubSupPr>
          <m:e>
            <m:r>
              <w:ins w:id="1817" w:author="M. Shojaei Arani" w:date="2024-05-30T10:53:00Z">
                <w:rPr>
                  <w:rFonts w:ascii="Cambria Math" w:hAnsi="Cambria Math" w:cs="Aharoni"/>
                </w:rPr>
                <m:t>η</m:t>
              </w:ins>
            </m:r>
          </m:e>
          <m:sub>
            <m:r>
              <w:ins w:id="1818" w:author="M. Shojaei Arani" w:date="2024-05-30T10:53:00Z">
                <w:rPr>
                  <w:rFonts w:ascii="Cambria Math" w:hAnsi="Cambria Math" w:cs="Aharoni"/>
                </w:rPr>
                <m:t>Z</m:t>
              </w:ins>
            </m:r>
          </m:sub>
          <m:sup>
            <m:d>
              <m:dPr>
                <m:ctrlPr>
                  <w:ins w:id="1819" w:author="M. Shojaei Arani" w:date="2024-05-30T10:53:00Z">
                    <w:rPr>
                      <w:rFonts w:ascii="Cambria Math" w:hAnsi="Cambria Math" w:cs="Aharoni"/>
                      <w:i/>
                    </w:rPr>
                  </w:ins>
                </m:ctrlPr>
              </m:dPr>
              <m:e>
                <m:r>
                  <w:ins w:id="1820" w:author="M. Shojaei Arani" w:date="2024-05-30T10:53:00Z">
                    <w:rPr>
                      <w:rFonts w:ascii="Cambria Math" w:hAnsi="Cambria Math" w:cs="Aharoni"/>
                    </w:rPr>
                    <m:t>j,K</m:t>
                  </w:ins>
                </m:r>
              </m:e>
            </m:d>
          </m:sup>
        </m:sSubSup>
      </m:oMath>
      <w:ins w:id="1821" w:author="M. Shojaei Arani" w:date="2024-05-30T10:53:00Z">
        <w:r>
          <w:rPr>
            <w:rFonts w:ascii="Times New Roman" w:eastAsiaTheme="minorEastAsia" w:hAnsi="Times New Roman" w:cs="Times New Roman"/>
          </w:rPr>
          <w:t xml:space="preserve"> can be expressed by </w:t>
        </w:r>
      </w:ins>
      <m:oMath>
        <m:r>
          <w:ins w:id="1822" w:author="M. Shojaei Arani" w:date="2024-05-30T10:53:00Z">
            <w:rPr>
              <w:rFonts w:ascii="Cambria Math" w:eastAsiaTheme="minorEastAsia" w:hAnsi="Cambria Math" w:cs="Times New Roman"/>
            </w:rPr>
            <m:t>μ</m:t>
          </w:ins>
        </m:r>
        <m:d>
          <m:dPr>
            <m:ctrlPr>
              <w:ins w:id="1823" w:author="M. Shojaei Arani" w:date="2024-05-30T10:53:00Z">
                <w:rPr>
                  <w:rFonts w:ascii="Cambria Math" w:eastAsiaTheme="minorEastAsia" w:hAnsi="Cambria Math" w:cs="Times New Roman"/>
                  <w:i/>
                </w:rPr>
              </w:ins>
            </m:ctrlPr>
          </m:dPr>
          <m:e>
            <m:r>
              <w:ins w:id="1824" w:author="M. Shojaei Arani" w:date="2024-05-30T10:53:00Z">
                <w:rPr>
                  <w:rFonts w:ascii="Cambria Math" w:eastAsiaTheme="minorEastAsia" w:hAnsi="Cambria Math" w:cs="Times New Roman"/>
                </w:rPr>
                <m:t>x</m:t>
              </w:ins>
            </m:r>
          </m:e>
        </m:d>
      </m:oMath>
      <w:ins w:id="1825" w:author="M. Shojaei Arani" w:date="2024-05-30T10:53:00Z">
        <w:r>
          <w:rPr>
            <w:rFonts w:ascii="Times New Roman" w:eastAsiaTheme="minorEastAsia" w:hAnsi="Times New Roman" w:cs="Times New Roman"/>
          </w:rPr>
          <w:t xml:space="preserve"> and its higher order derivatives at </w:t>
        </w:r>
      </w:ins>
      <m:oMath>
        <m:sSub>
          <m:sSubPr>
            <m:ctrlPr>
              <w:ins w:id="1826" w:author="M. Shojaei Arani" w:date="2024-05-30T10:53:00Z">
                <w:rPr>
                  <w:rFonts w:ascii="Cambria Math" w:hAnsi="Cambria Math" w:cs="Times New Roman"/>
                  <w:i/>
                </w:rPr>
              </w:ins>
            </m:ctrlPr>
          </m:sSubPr>
          <m:e>
            <m:r>
              <w:ins w:id="1827" w:author="M. Shojaei Arani" w:date="2024-05-30T10:53:00Z">
                <w:rPr>
                  <w:rFonts w:ascii="Cambria Math" w:hAnsi="Cambria Math" w:cs="Times New Roman"/>
                </w:rPr>
                <m:t>x</m:t>
              </w:ins>
            </m:r>
          </m:e>
          <m:sub>
            <m:r>
              <w:ins w:id="1828" w:author="M. Shojaei Arani" w:date="2024-05-30T10:53:00Z">
                <w:rPr>
                  <w:rFonts w:ascii="Cambria Math" w:hAnsi="Cambria Math" w:cs="Times New Roman"/>
                </w:rPr>
                <m:t>0</m:t>
              </w:ins>
            </m:r>
          </m:sub>
        </m:sSub>
      </m:oMath>
      <w:ins w:id="1829" w:author="M. Shojaei Arani" w:date="2024-05-30T10:53:00Z">
        <w:r>
          <w:rPr>
            <w:rFonts w:ascii="Times New Roman" w:eastAsiaTheme="minorEastAsia" w:hAnsi="Times New Roman" w:cs="Times New Roman"/>
          </w:rPr>
          <w:t xml:space="preserve"> up to order 2K-2 and by </w:t>
        </w:r>
      </w:ins>
      <m:oMath>
        <m:r>
          <w:ins w:id="1830" w:author="M. Shojaei Arani" w:date="2024-05-30T10:53:00Z">
            <w:rPr>
              <w:rFonts w:ascii="Cambria Math" w:eastAsiaTheme="minorEastAsia" w:hAnsi="Cambria Math" w:cs="Times New Roman"/>
            </w:rPr>
            <m:t>σ(x)</m:t>
          </w:ins>
        </m:r>
      </m:oMath>
      <w:ins w:id="1831" w:author="M. Shojaei Arani" w:date="2024-05-30T10:53:00Z">
        <w:r>
          <w:rPr>
            <w:rFonts w:ascii="Times New Roman" w:eastAsiaTheme="minorEastAsia" w:hAnsi="Times New Roman" w:cs="Times New Roman"/>
          </w:rPr>
          <w:t xml:space="preserve"> and its higher derivatives at </w:t>
        </w:r>
      </w:ins>
      <m:oMath>
        <m:sSub>
          <m:sSubPr>
            <m:ctrlPr>
              <w:ins w:id="1832" w:author="M. Shojaei Arani" w:date="2024-05-30T10:53:00Z">
                <w:rPr>
                  <w:rFonts w:ascii="Cambria Math" w:hAnsi="Cambria Math" w:cs="Times New Roman"/>
                  <w:i/>
                </w:rPr>
              </w:ins>
            </m:ctrlPr>
          </m:sSubPr>
          <m:e>
            <m:r>
              <w:ins w:id="1833" w:author="M. Shojaei Arani" w:date="2024-05-30T10:53:00Z">
                <w:rPr>
                  <w:rFonts w:ascii="Cambria Math" w:hAnsi="Cambria Math" w:cs="Times New Roman"/>
                </w:rPr>
                <m:t>x</m:t>
              </w:ins>
            </m:r>
          </m:e>
          <m:sub>
            <m:r>
              <w:ins w:id="1834" w:author="M. Shojaei Arani" w:date="2024-05-30T10:53:00Z">
                <w:rPr>
                  <w:rFonts w:ascii="Cambria Math" w:hAnsi="Cambria Math" w:cs="Times New Roman"/>
                </w:rPr>
                <m:t>0</m:t>
              </w:ins>
            </m:r>
          </m:sub>
        </m:sSub>
      </m:oMath>
      <w:ins w:id="1835" w:author="M. Shojaei Arani" w:date="2024-05-30T10:53:00Z">
        <w:r>
          <w:rPr>
            <w:rFonts w:ascii="Times New Roman" w:eastAsiaTheme="minorEastAsia" w:hAnsi="Times New Roman" w:cs="Times New Roman"/>
          </w:rPr>
          <w:t xml:space="preserve"> up to order 2K-1. We will discuss on this extremely important point in more details in Appendix G.</w:t>
        </w:r>
        <w:r>
          <w:rPr>
            <w:rFonts w:ascii="Times New Roman" w:eastAsiaTheme="minorEastAsia" w:hAnsi="Times New Roman" w:cs="Times New Roman"/>
            <w:color w:val="FF0000"/>
          </w:rPr>
          <w:t xml:space="preserve"> </w:t>
        </w:r>
      </w:ins>
    </w:p>
    <w:p w14:paraId="29CD764F" w14:textId="77777777" w:rsidR="00907C1A" w:rsidRPr="00A201F4" w:rsidRDefault="00907C1A" w:rsidP="00907C1A">
      <w:pPr>
        <w:spacing w:line="360" w:lineRule="auto"/>
        <w:jc w:val="both"/>
        <w:rPr>
          <w:ins w:id="1836" w:author="M. Shojaei Arani" w:date="2024-05-30T10:53:00Z"/>
          <w:rFonts w:ascii="Times New Roman" w:hAnsi="Times New Roman" w:cs="Times New Roman"/>
          <w:b/>
          <w:sz w:val="24"/>
          <w:szCs w:val="24"/>
        </w:rPr>
      </w:pPr>
      <w:ins w:id="1837" w:author="M. Shojaei Arani" w:date="2024-05-30T10:53:00Z">
        <w:r w:rsidRPr="00A201F4">
          <w:rPr>
            <w:rFonts w:ascii="Times New Roman" w:hAnsi="Times New Roman" w:cs="Times New Roman"/>
            <w:b/>
            <w:sz w:val="24"/>
            <w:szCs w:val="24"/>
          </w:rPr>
          <w:t xml:space="preserve">Appendix </w:t>
        </w:r>
        <w:r>
          <w:rPr>
            <w:rFonts w:ascii="Times New Roman" w:hAnsi="Times New Roman" w:cs="Times New Roman"/>
            <w:b/>
            <w:sz w:val="24"/>
            <w:szCs w:val="24"/>
          </w:rPr>
          <w:t>G</w:t>
        </w:r>
        <w:r w:rsidRPr="00A201F4">
          <w:rPr>
            <w:rFonts w:ascii="Times New Roman" w:hAnsi="Times New Roman" w:cs="Times New Roman"/>
            <w:b/>
            <w:sz w:val="24"/>
            <w:szCs w:val="24"/>
          </w:rPr>
          <w:t>. Several reasons for the superiority of spline modeling in Hermite reconstruction</w:t>
        </w:r>
      </w:ins>
    </w:p>
    <w:p w14:paraId="4A4076DC" w14:textId="77777777" w:rsidR="00907C1A" w:rsidRDefault="00907C1A" w:rsidP="00907C1A">
      <w:pPr>
        <w:spacing w:line="360" w:lineRule="auto"/>
        <w:jc w:val="both"/>
        <w:rPr>
          <w:ins w:id="1838" w:author="M. Shojaei Arani" w:date="2024-05-30T10:53:00Z"/>
          <w:rFonts w:ascii="Times New Roman" w:eastAsiaTheme="minorEastAsia" w:hAnsi="Times New Roman" w:cs="Times New Roman"/>
        </w:rPr>
      </w:pPr>
      <w:ins w:id="1839" w:author="M. Shojaei Arani" w:date="2024-05-30T10:53:00Z">
        <w:r>
          <w:rPr>
            <w:rFonts w:ascii="Times New Roman" w:eastAsiaTheme="minorEastAsia" w:hAnsi="Times New Roman" w:cs="Times New Roman"/>
          </w:rPr>
          <w:t xml:space="preserve">In Appendix E we argued that using the approach by </w:t>
        </w:r>
        <w:proofErr w:type="spellStart"/>
        <w:r w:rsidRPr="00C80C5B">
          <w:rPr>
            <w:rFonts w:ascii="Times New Roman" w:hAnsi="Times New Roman" w:cs="Times New Roman"/>
          </w:rPr>
          <w:t>A</w:t>
        </w:r>
        <w:r w:rsidRPr="00C80C5B">
          <w:rPr>
            <w:rFonts w:ascii="Times New Roman" w:hAnsi="Times New Roman" w:cs="Times New Roman"/>
            <w:color w:val="222222"/>
            <w:spacing w:val="2"/>
            <w:shd w:val="clear" w:color="auto" w:fill="FCFCFC"/>
          </w:rPr>
          <w:t>ï</w:t>
        </w:r>
        <w:r w:rsidRPr="00C80C5B">
          <w:rPr>
            <w:rFonts w:ascii="Times New Roman" w:hAnsi="Times New Roman" w:cs="Times New Roman"/>
          </w:rPr>
          <w:t>t-Sahalia</w:t>
        </w:r>
        <w:proofErr w:type="spellEnd"/>
        <w:r>
          <w:rPr>
            <w:rFonts w:ascii="Times New Roman" w:hAnsi="Times New Roman" w:cs="Times New Roman"/>
          </w:rPr>
          <w:t xml:space="preserve"> Hermite expansion coefficients</w:t>
        </w:r>
        <w:r>
          <w:rPr>
            <w:rFonts w:ascii="Times New Roman" w:eastAsiaTheme="minorEastAsia" w:hAnsi="Times New Roman" w:cs="Times New Roman"/>
          </w:rPr>
          <w:t xml:space="preserve"> can be expressed by the drift function of the process </w:t>
        </w:r>
      </w:ins>
      <m:oMath>
        <m:r>
          <w:ins w:id="1840" w:author="M. Shojaei Arani" w:date="2024-05-30T10:53:00Z">
            <w:rPr>
              <w:rFonts w:ascii="Cambria Math" w:eastAsiaTheme="minorEastAsia" w:hAnsi="Cambria Math" w:cs="Times New Roman"/>
            </w:rPr>
            <m:t>Y</m:t>
          </w:ins>
        </m:r>
      </m:oMath>
      <w:ins w:id="1841" w:author="M. Shojaei Arani" w:date="2024-05-30T10:53:00Z">
        <w:r>
          <w:rPr>
            <w:rFonts w:ascii="Times New Roman" w:eastAsiaTheme="minorEastAsia" w:hAnsi="Times New Roman" w:cs="Times New Roman"/>
          </w:rPr>
          <w:t xml:space="preserve">, i.e., </w:t>
        </w:r>
      </w:ins>
      <m:oMath>
        <m:sSub>
          <m:sSubPr>
            <m:ctrlPr>
              <w:ins w:id="1842" w:author="M. Shojaei Arani" w:date="2024-05-30T10:53:00Z">
                <w:rPr>
                  <w:rFonts w:ascii="Cambria Math" w:eastAsiaTheme="minorEastAsia" w:hAnsi="Cambria Math" w:cs="Times New Roman"/>
                  <w:i/>
                </w:rPr>
              </w:ins>
            </m:ctrlPr>
          </m:sSubPr>
          <m:e>
            <m:r>
              <w:ins w:id="1843" w:author="M. Shojaei Arani" w:date="2024-05-30T10:53:00Z">
                <w:rPr>
                  <w:rFonts w:ascii="Cambria Math" w:eastAsiaTheme="minorEastAsia" w:hAnsi="Cambria Math" w:cs="Times New Roman"/>
                </w:rPr>
                <m:t>μ</m:t>
              </w:ins>
            </m:r>
          </m:e>
          <m:sub>
            <m:r>
              <w:ins w:id="1844" w:author="M. Shojaei Arani" w:date="2024-05-30T10:53:00Z">
                <w:rPr>
                  <w:rFonts w:ascii="Cambria Math" w:eastAsiaTheme="minorEastAsia" w:hAnsi="Cambria Math" w:cs="Times New Roman"/>
                </w:rPr>
                <m:t>Y</m:t>
              </w:ins>
            </m:r>
          </m:sub>
        </m:sSub>
      </m:oMath>
      <w:ins w:id="1845" w:author="M. Shojaei Arani" w:date="2024-05-30T10:53:00Z">
        <w:r>
          <w:rPr>
            <w:rFonts w:ascii="Times New Roman" w:eastAsiaTheme="minorEastAsia" w:hAnsi="Times New Roman" w:cs="Times New Roman"/>
          </w:rPr>
          <w:t xml:space="preserve">, and its higher order derivatives up to order 2K-2, i.e., </w:t>
        </w:r>
      </w:ins>
      <m:oMath>
        <m:sSub>
          <m:sSubPr>
            <m:ctrlPr>
              <w:ins w:id="1846" w:author="M. Shojaei Arani" w:date="2024-05-30T10:53:00Z">
                <w:rPr>
                  <w:rFonts w:ascii="Cambria Math" w:eastAsiaTheme="minorEastAsia" w:hAnsi="Cambria Math" w:cs="Times New Roman"/>
                  <w:i/>
                </w:rPr>
              </w:ins>
            </m:ctrlPr>
          </m:sSubPr>
          <m:e>
            <m:r>
              <w:ins w:id="1847" w:author="M. Shojaei Arani" w:date="2024-05-30T10:53:00Z">
                <w:rPr>
                  <w:rFonts w:ascii="Cambria Math" w:eastAsiaTheme="minorEastAsia" w:hAnsi="Cambria Math" w:cs="Times New Roman"/>
                </w:rPr>
                <m:t>μ</m:t>
              </w:ins>
            </m:r>
          </m:e>
          <m:sub>
            <m:r>
              <w:ins w:id="1848" w:author="M. Shojaei Arani" w:date="2024-05-30T10:53:00Z">
                <w:rPr>
                  <w:rFonts w:ascii="Cambria Math" w:eastAsiaTheme="minorEastAsia" w:hAnsi="Cambria Math" w:cs="Times New Roman"/>
                </w:rPr>
                <m:t>Y</m:t>
              </w:ins>
            </m:r>
          </m:sub>
        </m:sSub>
      </m:oMath>
      <w:ins w:id="1849" w:author="M. Shojaei Arani" w:date="2024-05-30T10:53:00Z">
        <w:r>
          <w:rPr>
            <w:rFonts w:ascii="Times New Roman" w:eastAsiaTheme="minorEastAsia" w:hAnsi="Times New Roman" w:cs="Times New Roman"/>
          </w:rPr>
          <w:t xml:space="preserve">, </w:t>
        </w:r>
      </w:ins>
      <m:oMath>
        <m:sSup>
          <m:sSupPr>
            <m:ctrlPr>
              <w:ins w:id="1850" w:author="M. Shojaei Arani" w:date="2024-05-30T10:53:00Z">
                <w:rPr>
                  <w:rFonts w:ascii="Cambria Math" w:eastAsiaTheme="minorEastAsia" w:hAnsi="Cambria Math" w:cs="Times New Roman"/>
                  <w:i/>
                </w:rPr>
              </w:ins>
            </m:ctrlPr>
          </m:sSupPr>
          <m:e>
            <m:sSub>
              <m:sSubPr>
                <m:ctrlPr>
                  <w:ins w:id="1851" w:author="M. Shojaei Arani" w:date="2024-05-30T10:53:00Z">
                    <w:rPr>
                      <w:rFonts w:ascii="Cambria Math" w:eastAsiaTheme="minorEastAsia" w:hAnsi="Cambria Math" w:cs="Times New Roman"/>
                      <w:i/>
                    </w:rPr>
                  </w:ins>
                </m:ctrlPr>
              </m:sSubPr>
              <m:e>
                <m:r>
                  <w:ins w:id="1852" w:author="M. Shojaei Arani" w:date="2024-05-30T10:53:00Z">
                    <w:rPr>
                      <w:rFonts w:ascii="Cambria Math" w:eastAsiaTheme="minorEastAsia" w:hAnsi="Cambria Math" w:cs="Times New Roman"/>
                    </w:rPr>
                    <m:t>μ</m:t>
                  </w:ins>
                </m:r>
              </m:e>
              <m:sub>
                <m:r>
                  <w:ins w:id="1853" w:author="M. Shojaei Arani" w:date="2024-05-30T10:53:00Z">
                    <w:rPr>
                      <w:rFonts w:ascii="Cambria Math" w:eastAsiaTheme="minorEastAsia" w:hAnsi="Cambria Math" w:cs="Times New Roman"/>
                    </w:rPr>
                    <m:t>Y</m:t>
                  </w:ins>
                </m:r>
              </m:sub>
            </m:sSub>
          </m:e>
          <m:sup>
            <m:r>
              <w:ins w:id="1854" w:author="M. Shojaei Arani" w:date="2024-05-30T10:53:00Z">
                <w:rPr>
                  <w:rFonts w:ascii="Cambria Math" w:eastAsiaTheme="minorEastAsia" w:hAnsi="Cambria Math" w:cs="Times New Roman"/>
                </w:rPr>
                <m:t>'</m:t>
              </w:ins>
            </m:r>
          </m:sup>
        </m:sSup>
      </m:oMath>
      <w:ins w:id="1855" w:author="M. Shojaei Arani" w:date="2024-05-30T10:53:00Z">
        <w:r>
          <w:rPr>
            <w:rFonts w:ascii="Times New Roman" w:eastAsiaTheme="minorEastAsia" w:hAnsi="Times New Roman" w:cs="Times New Roman"/>
          </w:rPr>
          <w:t xml:space="preserve">, …, </w:t>
        </w:r>
      </w:ins>
      <m:oMath>
        <m:sSup>
          <m:sSupPr>
            <m:ctrlPr>
              <w:ins w:id="1856" w:author="M. Shojaei Arani" w:date="2024-05-30T10:53:00Z">
                <w:rPr>
                  <w:rFonts w:ascii="Cambria Math" w:eastAsiaTheme="minorEastAsia" w:hAnsi="Cambria Math" w:cs="Times New Roman"/>
                  <w:i/>
                </w:rPr>
              </w:ins>
            </m:ctrlPr>
          </m:sSupPr>
          <m:e>
            <m:sSub>
              <m:sSubPr>
                <m:ctrlPr>
                  <w:ins w:id="1857" w:author="M. Shojaei Arani" w:date="2024-05-30T10:53:00Z">
                    <w:rPr>
                      <w:rFonts w:ascii="Cambria Math" w:eastAsiaTheme="minorEastAsia" w:hAnsi="Cambria Math" w:cs="Times New Roman"/>
                      <w:i/>
                    </w:rPr>
                  </w:ins>
                </m:ctrlPr>
              </m:sSubPr>
              <m:e>
                <m:r>
                  <w:ins w:id="1858" w:author="M. Shojaei Arani" w:date="2024-05-30T10:53:00Z">
                    <w:rPr>
                      <w:rFonts w:ascii="Cambria Math" w:eastAsiaTheme="minorEastAsia" w:hAnsi="Cambria Math" w:cs="Times New Roman"/>
                    </w:rPr>
                    <m:t>μ</m:t>
                  </w:ins>
                </m:r>
              </m:e>
              <m:sub>
                <m:r>
                  <w:ins w:id="1859" w:author="M. Shojaei Arani" w:date="2024-05-30T10:53:00Z">
                    <w:rPr>
                      <w:rFonts w:ascii="Cambria Math" w:eastAsiaTheme="minorEastAsia" w:hAnsi="Cambria Math" w:cs="Times New Roman"/>
                    </w:rPr>
                    <m:t>Y</m:t>
                  </w:ins>
                </m:r>
              </m:sub>
            </m:sSub>
          </m:e>
          <m:sup>
            <m:r>
              <w:ins w:id="1860" w:author="M. Shojaei Arani" w:date="2024-05-30T10:53:00Z">
                <w:rPr>
                  <w:rFonts w:ascii="Cambria Math" w:eastAsiaTheme="minorEastAsia" w:hAnsi="Cambria Math" w:cs="Times New Roman"/>
                </w:rPr>
                <m:t>[</m:t>
              </w:ins>
            </m:r>
            <m:r>
              <w:ins w:id="1861" w:author="M. Shojaei Arani" w:date="2024-05-30T10:53:00Z">
                <m:rPr>
                  <m:sty m:val="p"/>
                </m:rPr>
                <w:rPr>
                  <w:rFonts w:ascii="Cambria Math" w:eastAsiaTheme="minorEastAsia" w:hAnsi="Cambria Math" w:cs="Times New Roman"/>
                </w:rPr>
                <m:t>2K-2</m:t>
              </w:ins>
            </m:r>
            <m:r>
              <w:ins w:id="1862" w:author="M. Shojaei Arani" w:date="2024-05-30T10:53:00Z">
                <w:rPr>
                  <w:rFonts w:ascii="Cambria Math" w:eastAsiaTheme="minorEastAsia" w:hAnsi="Cambria Math" w:cs="Times New Roman"/>
                </w:rPr>
                <m:t>]</m:t>
              </w:ins>
            </m:r>
          </m:sup>
        </m:sSup>
      </m:oMath>
      <w:ins w:id="1863" w:author="M. Shojaei Arani" w:date="2024-05-30T10:53:00Z">
        <w:r>
          <w:rPr>
            <w:rFonts w:ascii="Times New Roman" w:eastAsiaTheme="minorEastAsia" w:hAnsi="Times New Roman" w:cs="Times New Roman"/>
          </w:rPr>
          <w:t xml:space="preserve">. Likewise, we also argued in </w:t>
        </w:r>
        <w:bookmarkStart w:id="1864" w:name="AppendixG"/>
        <w:r>
          <w:rPr>
            <w:rFonts w:ascii="Times New Roman" w:eastAsiaTheme="minorEastAsia" w:hAnsi="Times New Roman" w:cs="Times New Roman"/>
          </w:rPr>
          <w:t xml:space="preserve">Appendix </w:t>
        </w:r>
        <w:bookmarkEnd w:id="1864"/>
        <w:r>
          <w:rPr>
            <w:rFonts w:ascii="Times New Roman" w:eastAsiaTheme="minorEastAsia" w:hAnsi="Times New Roman" w:cs="Times New Roman"/>
          </w:rPr>
          <w:t xml:space="preserve">F that using the refined approach the corresponding Hermite expansion coefficients can be expressed by the drift and diffusion functions of the process </w:t>
        </w:r>
      </w:ins>
      <m:oMath>
        <m:r>
          <w:ins w:id="1865" w:author="M. Shojaei Arani" w:date="2024-05-30T10:53:00Z">
            <w:rPr>
              <w:rFonts w:ascii="Cambria Math" w:eastAsiaTheme="minorEastAsia" w:hAnsi="Cambria Math" w:cs="Times New Roman"/>
            </w:rPr>
            <m:t>X</m:t>
          </w:ins>
        </m:r>
      </m:oMath>
      <w:ins w:id="1866" w:author="M. Shojaei Arani" w:date="2024-05-30T10:53:00Z">
        <w:r>
          <w:rPr>
            <w:rFonts w:ascii="Times New Roman" w:eastAsiaTheme="minorEastAsia" w:hAnsi="Times New Roman" w:cs="Times New Roman"/>
          </w:rPr>
          <w:t xml:space="preserve"> up to orders 2K-2 and 2K-1, respectively, i.e., </w:t>
        </w:r>
      </w:ins>
      <m:oMath>
        <m:r>
          <w:ins w:id="1867" w:author="M. Shojaei Arani" w:date="2024-05-30T10:53:00Z">
            <w:rPr>
              <w:rFonts w:ascii="Cambria Math" w:eastAsiaTheme="minorEastAsia" w:hAnsi="Cambria Math" w:cs="Times New Roman"/>
            </w:rPr>
            <m:t>μ,</m:t>
          </w:ins>
        </m:r>
        <m:sSup>
          <m:sSupPr>
            <m:ctrlPr>
              <w:ins w:id="1868" w:author="M. Shojaei Arani" w:date="2024-05-30T10:53:00Z">
                <w:rPr>
                  <w:rFonts w:ascii="Cambria Math" w:eastAsiaTheme="minorEastAsia" w:hAnsi="Cambria Math" w:cs="Times New Roman"/>
                  <w:i/>
                </w:rPr>
              </w:ins>
            </m:ctrlPr>
          </m:sSupPr>
          <m:e>
            <m:r>
              <w:ins w:id="1869" w:author="M. Shojaei Arani" w:date="2024-05-30T10:53:00Z">
                <w:rPr>
                  <w:rFonts w:ascii="Cambria Math" w:eastAsiaTheme="minorEastAsia" w:hAnsi="Cambria Math" w:cs="Times New Roman"/>
                </w:rPr>
                <m:t>μ</m:t>
              </w:ins>
            </m:r>
          </m:e>
          <m:sup>
            <m:r>
              <w:ins w:id="1870" w:author="M. Shojaei Arani" w:date="2024-05-30T10:53:00Z">
                <w:rPr>
                  <w:rFonts w:ascii="Cambria Math" w:eastAsiaTheme="minorEastAsia" w:hAnsi="Cambria Math" w:cs="Times New Roman"/>
                </w:rPr>
                <m:t>'</m:t>
              </w:ins>
            </m:r>
          </m:sup>
        </m:sSup>
        <m:r>
          <w:ins w:id="1871" w:author="M. Shojaei Arani" w:date="2024-05-30T10:53:00Z">
            <w:rPr>
              <w:rFonts w:ascii="Cambria Math" w:eastAsiaTheme="minorEastAsia" w:hAnsi="Cambria Math" w:cs="Times New Roman"/>
            </w:rPr>
            <m:t>,…,</m:t>
          </w:ins>
        </m:r>
        <m:sSup>
          <m:sSupPr>
            <m:ctrlPr>
              <w:ins w:id="1872" w:author="M. Shojaei Arani" w:date="2024-05-30T10:53:00Z">
                <w:rPr>
                  <w:rFonts w:ascii="Cambria Math" w:eastAsiaTheme="minorEastAsia" w:hAnsi="Cambria Math" w:cs="Times New Roman"/>
                  <w:i/>
                </w:rPr>
              </w:ins>
            </m:ctrlPr>
          </m:sSupPr>
          <m:e>
            <m:r>
              <w:ins w:id="1873" w:author="M. Shojaei Arani" w:date="2024-05-30T10:53:00Z">
                <w:rPr>
                  <w:rFonts w:ascii="Cambria Math" w:eastAsiaTheme="minorEastAsia" w:hAnsi="Cambria Math" w:cs="Times New Roman"/>
                </w:rPr>
                <m:t>μ</m:t>
              </w:ins>
            </m:r>
          </m:e>
          <m:sup>
            <m:d>
              <m:dPr>
                <m:begChr m:val="["/>
                <m:endChr m:val="]"/>
                <m:ctrlPr>
                  <w:ins w:id="1874" w:author="M. Shojaei Arani" w:date="2024-05-30T10:53:00Z">
                    <w:rPr>
                      <w:rFonts w:ascii="Cambria Math" w:eastAsiaTheme="minorEastAsia" w:hAnsi="Cambria Math" w:cs="Times New Roman"/>
                      <w:i/>
                    </w:rPr>
                  </w:ins>
                </m:ctrlPr>
              </m:dPr>
              <m:e>
                <m:r>
                  <w:ins w:id="1875" w:author="M. Shojaei Arani" w:date="2024-05-30T10:53:00Z">
                    <w:rPr>
                      <w:rFonts w:ascii="Cambria Math" w:eastAsiaTheme="minorEastAsia" w:hAnsi="Cambria Math" w:cs="Times New Roman"/>
                    </w:rPr>
                    <m:t>2K-2</m:t>
                  </w:ins>
                </m:r>
              </m:e>
            </m:d>
          </m:sup>
        </m:sSup>
        <m:r>
          <w:ins w:id="1876" w:author="M. Shojaei Arani" w:date="2024-05-30T10:53:00Z">
            <w:rPr>
              <w:rFonts w:ascii="Cambria Math" w:eastAsiaTheme="minorEastAsia" w:hAnsi="Cambria Math" w:cs="Times New Roman"/>
            </w:rPr>
            <m:t>,σ,</m:t>
          </w:ins>
        </m:r>
        <m:sSup>
          <m:sSupPr>
            <m:ctrlPr>
              <w:ins w:id="1877" w:author="M. Shojaei Arani" w:date="2024-05-30T10:53:00Z">
                <w:rPr>
                  <w:rFonts w:ascii="Cambria Math" w:eastAsiaTheme="minorEastAsia" w:hAnsi="Cambria Math" w:cs="Times New Roman"/>
                  <w:i/>
                </w:rPr>
              </w:ins>
            </m:ctrlPr>
          </m:sSupPr>
          <m:e>
            <m:r>
              <w:ins w:id="1878" w:author="M. Shojaei Arani" w:date="2024-05-30T10:53:00Z">
                <w:rPr>
                  <w:rFonts w:ascii="Cambria Math" w:eastAsiaTheme="minorEastAsia" w:hAnsi="Cambria Math" w:cs="Times New Roman"/>
                </w:rPr>
                <m:t>σ</m:t>
              </w:ins>
            </m:r>
          </m:e>
          <m:sup>
            <m:r>
              <w:ins w:id="1879" w:author="M. Shojaei Arani" w:date="2024-05-30T10:53:00Z">
                <w:rPr>
                  <w:rFonts w:ascii="Cambria Math" w:eastAsiaTheme="minorEastAsia" w:hAnsi="Cambria Math" w:cs="Times New Roman"/>
                </w:rPr>
                <m:t>'</m:t>
              </w:ins>
            </m:r>
          </m:sup>
        </m:sSup>
        <m:r>
          <w:ins w:id="1880" w:author="M. Shojaei Arani" w:date="2024-05-30T10:53:00Z">
            <w:rPr>
              <w:rFonts w:ascii="Cambria Math" w:eastAsiaTheme="minorEastAsia" w:hAnsi="Cambria Math" w:cs="Times New Roman"/>
            </w:rPr>
            <m:t>,…,</m:t>
          </w:ins>
        </m:r>
        <m:sSup>
          <m:sSupPr>
            <m:ctrlPr>
              <w:ins w:id="1881" w:author="M. Shojaei Arani" w:date="2024-05-30T10:53:00Z">
                <w:rPr>
                  <w:rFonts w:ascii="Cambria Math" w:eastAsiaTheme="minorEastAsia" w:hAnsi="Cambria Math" w:cs="Times New Roman"/>
                  <w:i/>
                </w:rPr>
              </w:ins>
            </m:ctrlPr>
          </m:sSupPr>
          <m:e>
            <m:r>
              <w:ins w:id="1882" w:author="M. Shojaei Arani" w:date="2024-05-30T10:53:00Z">
                <w:rPr>
                  <w:rFonts w:ascii="Cambria Math" w:eastAsiaTheme="minorEastAsia" w:hAnsi="Cambria Math" w:cs="Times New Roman"/>
                </w:rPr>
                <m:t>σ</m:t>
              </w:ins>
            </m:r>
          </m:e>
          <m:sup>
            <m:r>
              <w:ins w:id="1883" w:author="M. Shojaei Arani" w:date="2024-05-30T10:53:00Z">
                <w:rPr>
                  <w:rFonts w:ascii="Cambria Math" w:eastAsiaTheme="minorEastAsia" w:hAnsi="Cambria Math" w:cs="Times New Roman"/>
                </w:rPr>
                <m:t>[2K-1]</m:t>
              </w:ins>
            </m:r>
          </m:sup>
        </m:sSup>
      </m:oMath>
      <w:ins w:id="1884" w:author="M. Shojaei Arani" w:date="2024-05-30T10:53:00Z">
        <w:r>
          <w:rPr>
            <w:rFonts w:ascii="Times New Roman" w:eastAsiaTheme="minorEastAsia" w:hAnsi="Times New Roman" w:cs="Times New Roman"/>
          </w:rPr>
          <w:t xml:space="preserve">. Therefore, using both algorithms, as the differentiation order increases, it generally leads to significant computational complexities, especially as K increases. The computational complexities also increase as the number of Hermite terms (J) in the expansion of conditional density increases. However, in practice, the first or first two Hermite terms are sufficient in both algorithms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&lt;EndNote&gt;&lt;Cite&gt;&lt;Author&gt;Aït‐Sahalia&lt;/Author&gt;&lt;Year&gt;2002&lt;/Year&gt;&lt;RecNum&gt;53&lt;/RecNum&gt;&lt;DisplayText&gt;(Aït‐Sahalia 2002b)&lt;/DisplayText&gt;&lt;record&gt;&lt;rec-number&gt;53&lt;/rec-number&gt;&lt;foreign-keys&gt;&lt;key app="EN" db-id="pee2tdf92v0wwqeztzi5zrxo2fvtxvt0zsad"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(Aït‐Sahalia 2002b)</w:t>
        </w:r>
        <w:r>
          <w:rPr>
            <w:rFonts w:ascii="Times New Roman" w:eastAsiaTheme="minorEastAsia" w:hAnsi="Times New Roman" w:cs="Times New Roman"/>
          </w:rPr>
          <w:fldChar w:fldCharType="end"/>
        </w:r>
        <w:r>
          <w:rPr>
            <w:rFonts w:ascii="Times New Roman" w:eastAsiaTheme="minorEastAsia" w:hAnsi="Times New Roman" w:cs="Times New Roman"/>
          </w:rPr>
          <w:t xml:space="preserve"> (i.e., in the first algorithm we at most need J=1,2 and in the second one we at most need J=3,4). Consider, for instance, a stochastic version of the overgrazed model of May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ADDIN EN.CITE &lt;EndNote&gt;&lt;Cite&gt;&lt;Author&gt;May&lt;/Author&gt;&lt;Year&gt;1977&lt;/Year&gt;&lt;RecNum&gt;67&lt;/RecNum&gt;&lt;DisplayText&gt;(May 1977)&lt;/DisplayText&gt;&lt;record&gt;&lt;rec-number&gt;67&lt;/rec-number&gt;&lt;foreign-keys&gt;&lt;key app="EN" db-id="pee2tdf92v0wwqeztzi5zrxo2fvtxvt0zsad"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Pr>
            <w:rFonts w:ascii="Times New Roman" w:eastAsiaTheme="minorEastAsia" w:hAnsi="Times New Roman" w:cs="Times New Roman"/>
          </w:rPr>
          <w:fldChar w:fldCharType="separate"/>
        </w:r>
        <w:r>
          <w:rPr>
            <w:rFonts w:ascii="Times New Roman" w:eastAsiaTheme="minorEastAsia" w:hAnsi="Times New Roman" w:cs="Times New Roman"/>
            <w:noProof/>
          </w:rPr>
          <w:t>(May 1977)</w:t>
        </w:r>
        <w:r>
          <w:rPr>
            <w:rFonts w:ascii="Times New Roman" w:eastAsiaTheme="minorEastAsia" w:hAnsi="Times New Roman" w:cs="Times New Roman"/>
          </w:rPr>
          <w:fldChar w:fldCharType="end"/>
        </w:r>
        <w:r>
          <w:rPr>
            <w:rFonts w:ascii="Times New Roman" w:eastAsiaTheme="minorEastAsia" w:hAnsi="Times New Roman" w:cs="Times New Roman"/>
          </w:rPr>
          <w:t xml:space="preserve"> with drift part </w:t>
        </w:r>
      </w:ins>
      <m:oMath>
        <m:r>
          <w:ins w:id="1885" w:author="M. Shojaei Arani" w:date="2024-05-30T10:53:00Z">
            <w:rPr>
              <w:rFonts w:ascii="Cambria Math" w:eastAsiaTheme="minorEastAsia" w:hAnsi="Cambria Math" w:cs="Times New Roman"/>
            </w:rPr>
            <m:t>μ</m:t>
          </w:ins>
        </m:r>
        <m:d>
          <m:dPr>
            <m:ctrlPr>
              <w:ins w:id="1886" w:author="M. Shojaei Arani" w:date="2024-05-30T10:53:00Z">
                <w:rPr>
                  <w:rFonts w:ascii="Cambria Math" w:eastAsiaTheme="minorEastAsia" w:hAnsi="Cambria Math" w:cs="Times New Roman"/>
                  <w:i/>
                </w:rPr>
              </w:ins>
            </m:ctrlPr>
          </m:dPr>
          <m:e>
            <m:r>
              <w:ins w:id="1887" w:author="M. Shojaei Arani" w:date="2024-05-30T10:53:00Z">
                <w:rPr>
                  <w:rFonts w:ascii="Cambria Math" w:eastAsiaTheme="minorEastAsia" w:hAnsi="Cambria Math" w:cs="Times New Roman"/>
                </w:rPr>
                <m:t>x</m:t>
              </w:ins>
            </m:r>
          </m:e>
        </m:d>
        <m:r>
          <w:ins w:id="1888" w:author="M. Shojaei Arani" w:date="2024-05-30T10:53:00Z">
            <w:rPr>
              <w:rFonts w:ascii="Cambria Math" w:eastAsiaTheme="minorEastAsia" w:hAnsi="Cambria Math" w:cs="Times New Roman"/>
            </w:rPr>
            <m:t>=rx</m:t>
          </w:ins>
        </m:r>
        <m:d>
          <m:dPr>
            <m:ctrlPr>
              <w:ins w:id="1889" w:author="M. Shojaei Arani" w:date="2024-05-30T10:53:00Z">
                <w:rPr>
                  <w:rFonts w:ascii="Cambria Math" w:eastAsiaTheme="minorEastAsia" w:hAnsi="Cambria Math" w:cs="Times New Roman"/>
                  <w:i/>
                </w:rPr>
              </w:ins>
            </m:ctrlPr>
          </m:dPr>
          <m:e>
            <m:r>
              <w:ins w:id="1890" w:author="M. Shojaei Arani" w:date="2024-05-30T10:53:00Z">
                <w:rPr>
                  <w:rFonts w:ascii="Cambria Math" w:eastAsiaTheme="minorEastAsia" w:hAnsi="Cambria Math" w:cs="Times New Roman"/>
                </w:rPr>
                <m:t>1-</m:t>
              </w:ins>
            </m:r>
            <m:f>
              <m:fPr>
                <m:ctrlPr>
                  <w:ins w:id="1891" w:author="M. Shojaei Arani" w:date="2024-05-30T10:53:00Z">
                    <w:rPr>
                      <w:rFonts w:ascii="Cambria Math" w:eastAsiaTheme="minorEastAsia" w:hAnsi="Cambria Math" w:cs="Times New Roman"/>
                      <w:i/>
                    </w:rPr>
                  </w:ins>
                </m:ctrlPr>
              </m:fPr>
              <m:num>
                <m:r>
                  <w:ins w:id="1892" w:author="M. Shojaei Arani" w:date="2024-05-30T10:53:00Z">
                    <w:rPr>
                      <w:rFonts w:ascii="Cambria Math" w:eastAsiaTheme="minorEastAsia" w:hAnsi="Cambria Math" w:cs="Times New Roman"/>
                    </w:rPr>
                    <m:t>x</m:t>
                  </w:ins>
                </m:r>
              </m:num>
              <m:den>
                <m:r>
                  <w:ins w:id="1893" w:author="M. Shojaei Arani" w:date="2024-05-30T10:53:00Z">
                    <w:rPr>
                      <w:rFonts w:ascii="Cambria Math" w:eastAsiaTheme="minorEastAsia" w:hAnsi="Cambria Math" w:cs="Times New Roman"/>
                    </w:rPr>
                    <m:t>K</m:t>
                  </w:ins>
                </m:r>
              </m:den>
            </m:f>
          </m:e>
        </m:d>
        <m:r>
          <w:ins w:id="1894" w:author="M. Shojaei Arani" w:date="2024-05-30T10:53:00Z">
            <w:rPr>
              <w:rFonts w:ascii="Cambria Math" w:eastAsiaTheme="minorEastAsia" w:hAnsi="Cambria Math" w:cs="Times New Roman"/>
            </w:rPr>
            <m:t>-</m:t>
          </w:ins>
        </m:r>
        <m:f>
          <m:fPr>
            <m:ctrlPr>
              <w:ins w:id="1895" w:author="M. Shojaei Arani" w:date="2024-05-30T10:53:00Z">
                <w:rPr>
                  <w:rFonts w:ascii="Cambria Math" w:eastAsiaTheme="minorEastAsia" w:hAnsi="Cambria Math" w:cs="Times New Roman"/>
                  <w:i/>
                </w:rPr>
              </w:ins>
            </m:ctrlPr>
          </m:fPr>
          <m:num>
            <m:r>
              <w:ins w:id="1896" w:author="M. Shojaei Arani" w:date="2024-05-30T10:53:00Z">
                <w:rPr>
                  <w:rFonts w:ascii="Cambria Math" w:eastAsiaTheme="minorEastAsia" w:hAnsi="Cambria Math" w:cs="Times New Roman"/>
                </w:rPr>
                <m:t>γ</m:t>
              </w:ins>
            </m:r>
            <m:sSup>
              <m:sSupPr>
                <m:ctrlPr>
                  <w:ins w:id="1897" w:author="M. Shojaei Arani" w:date="2024-05-30T10:53:00Z">
                    <w:rPr>
                      <w:rFonts w:ascii="Cambria Math" w:eastAsiaTheme="minorEastAsia" w:hAnsi="Cambria Math" w:cs="Times New Roman"/>
                      <w:i/>
                    </w:rPr>
                  </w:ins>
                </m:ctrlPr>
              </m:sSupPr>
              <m:e>
                <m:r>
                  <w:ins w:id="1898" w:author="M. Shojaei Arani" w:date="2024-05-30T10:53:00Z">
                    <w:rPr>
                      <w:rFonts w:ascii="Cambria Math" w:eastAsiaTheme="minorEastAsia" w:hAnsi="Cambria Math" w:cs="Times New Roman"/>
                    </w:rPr>
                    <m:t>x</m:t>
                  </w:ins>
                </m:r>
              </m:e>
              <m:sup>
                <m:r>
                  <w:ins w:id="1899" w:author="M. Shojaei Arani" w:date="2024-05-30T10:53:00Z">
                    <w:rPr>
                      <w:rFonts w:ascii="Cambria Math" w:eastAsiaTheme="minorEastAsia" w:hAnsi="Cambria Math" w:cs="Times New Roman"/>
                    </w:rPr>
                    <m:t>2</m:t>
                  </w:ins>
                </m:r>
              </m:sup>
            </m:sSup>
          </m:num>
          <m:den>
            <m:sSup>
              <m:sSupPr>
                <m:ctrlPr>
                  <w:ins w:id="1900" w:author="M. Shojaei Arani" w:date="2024-05-30T10:53:00Z">
                    <w:rPr>
                      <w:rFonts w:ascii="Cambria Math" w:eastAsiaTheme="minorEastAsia" w:hAnsi="Cambria Math" w:cs="Times New Roman"/>
                      <w:i/>
                    </w:rPr>
                  </w:ins>
                </m:ctrlPr>
              </m:sSupPr>
              <m:e>
                <m:r>
                  <w:ins w:id="1901" w:author="M. Shojaei Arani" w:date="2024-05-30T10:53:00Z">
                    <w:rPr>
                      <w:rFonts w:ascii="Cambria Math" w:eastAsiaTheme="minorEastAsia" w:hAnsi="Cambria Math" w:cs="Times New Roman"/>
                    </w:rPr>
                    <m:t>a</m:t>
                  </w:ins>
                </m:r>
              </m:e>
              <m:sup>
                <m:r>
                  <w:ins w:id="1902" w:author="M. Shojaei Arani" w:date="2024-05-30T10:53:00Z">
                    <w:rPr>
                      <w:rFonts w:ascii="Cambria Math" w:eastAsiaTheme="minorEastAsia" w:hAnsi="Cambria Math" w:cs="Times New Roman"/>
                    </w:rPr>
                    <m:t>2</m:t>
                  </w:ins>
                </m:r>
              </m:sup>
            </m:sSup>
            <m:r>
              <w:ins w:id="1903" w:author="M. Shojaei Arani" w:date="2024-05-30T10:53:00Z">
                <w:rPr>
                  <w:rFonts w:ascii="Cambria Math" w:eastAsiaTheme="minorEastAsia" w:hAnsi="Cambria Math" w:cs="Times New Roman"/>
                </w:rPr>
                <m:t>+</m:t>
              </w:ins>
            </m:r>
            <m:sSup>
              <m:sSupPr>
                <m:ctrlPr>
                  <w:ins w:id="1904" w:author="M. Shojaei Arani" w:date="2024-05-30T10:53:00Z">
                    <w:rPr>
                      <w:rFonts w:ascii="Cambria Math" w:eastAsiaTheme="minorEastAsia" w:hAnsi="Cambria Math" w:cs="Times New Roman"/>
                      <w:i/>
                    </w:rPr>
                  </w:ins>
                </m:ctrlPr>
              </m:sSupPr>
              <m:e>
                <m:r>
                  <w:ins w:id="1905" w:author="M. Shojaei Arani" w:date="2024-05-30T10:53:00Z">
                    <w:rPr>
                      <w:rFonts w:ascii="Cambria Math" w:eastAsiaTheme="minorEastAsia" w:hAnsi="Cambria Math" w:cs="Times New Roman"/>
                    </w:rPr>
                    <m:t>x</m:t>
                  </w:ins>
                </m:r>
              </m:e>
              <m:sup>
                <m:r>
                  <w:ins w:id="1906" w:author="M. Shojaei Arani" w:date="2024-05-30T10:53:00Z">
                    <w:rPr>
                      <w:rFonts w:ascii="Cambria Math" w:eastAsiaTheme="minorEastAsia" w:hAnsi="Cambria Math" w:cs="Times New Roman"/>
                    </w:rPr>
                    <m:t>2</m:t>
                  </w:ins>
                </m:r>
              </m:sup>
            </m:sSup>
          </m:den>
        </m:f>
      </m:oMath>
      <w:ins w:id="1907" w:author="M. Shojaei Arani" w:date="2024-05-30T10:53:00Z">
        <w:r>
          <w:rPr>
            <w:rFonts w:ascii="Times New Roman" w:eastAsiaTheme="minorEastAsia" w:hAnsi="Times New Roman" w:cs="Times New Roman"/>
          </w:rPr>
          <w:t xml:space="preserve">. As the differentiation order of </w:t>
        </w:r>
      </w:ins>
      <m:oMath>
        <m:r>
          <w:ins w:id="1908" w:author="M. Shojaei Arani" w:date="2024-05-30T10:53:00Z">
            <w:rPr>
              <w:rFonts w:ascii="Cambria Math" w:eastAsiaTheme="minorEastAsia" w:hAnsi="Cambria Math" w:cs="Times New Roman"/>
            </w:rPr>
            <m:t>μ</m:t>
          </w:ins>
        </m:r>
        <m:d>
          <m:dPr>
            <m:ctrlPr>
              <w:ins w:id="1909" w:author="M. Shojaei Arani" w:date="2024-05-30T10:53:00Z">
                <w:rPr>
                  <w:rFonts w:ascii="Cambria Math" w:eastAsiaTheme="minorEastAsia" w:hAnsi="Cambria Math" w:cs="Times New Roman"/>
                  <w:i/>
                </w:rPr>
              </w:ins>
            </m:ctrlPr>
          </m:dPr>
          <m:e>
            <m:r>
              <w:ins w:id="1910" w:author="M. Shojaei Arani" w:date="2024-05-30T10:53:00Z">
                <w:rPr>
                  <w:rFonts w:ascii="Cambria Math" w:eastAsiaTheme="minorEastAsia" w:hAnsi="Cambria Math" w:cs="Times New Roman"/>
                </w:rPr>
                <m:t>x</m:t>
              </w:ins>
            </m:r>
          </m:e>
        </m:d>
      </m:oMath>
      <w:ins w:id="1911" w:author="M. Shojaei Arani" w:date="2024-05-30T10:53:00Z">
        <w:r>
          <w:rPr>
            <w:rFonts w:ascii="Times New Roman" w:eastAsiaTheme="minorEastAsia" w:hAnsi="Times New Roman" w:cs="Times New Roman"/>
          </w:rPr>
          <w:t xml:space="preserve"> increases, the algebraic expressions become longer, imposing a substantial computational burden. In contrast, higher order derivatives of a cubic polynomial (which approximately fits the May model) result in shorter expressions that eventually vanish at order = 4. This suggest using polynomial forms for </w:t>
        </w:r>
      </w:ins>
      <m:oMath>
        <m:sSub>
          <m:sSubPr>
            <m:ctrlPr>
              <w:ins w:id="1912" w:author="M. Shojaei Arani" w:date="2024-05-30T10:53:00Z">
                <w:rPr>
                  <w:rFonts w:ascii="Cambria Math" w:eastAsiaTheme="minorEastAsia" w:hAnsi="Cambria Math" w:cs="Times New Roman"/>
                  <w:i/>
                </w:rPr>
              </w:ins>
            </m:ctrlPr>
          </m:sSubPr>
          <m:e>
            <m:r>
              <w:ins w:id="1913" w:author="M. Shojaei Arani" w:date="2024-05-30T10:53:00Z">
                <w:rPr>
                  <w:rFonts w:ascii="Cambria Math" w:eastAsiaTheme="minorEastAsia" w:hAnsi="Cambria Math" w:cs="Times New Roman"/>
                </w:rPr>
                <m:t>μ</m:t>
              </w:ins>
            </m:r>
          </m:e>
          <m:sub>
            <m:r>
              <w:ins w:id="1914" w:author="M. Shojaei Arani" w:date="2024-05-30T10:53:00Z">
                <w:rPr>
                  <w:rFonts w:ascii="Cambria Math" w:eastAsiaTheme="minorEastAsia" w:hAnsi="Cambria Math" w:cs="Times New Roman"/>
                </w:rPr>
                <m:t>Y</m:t>
              </w:ins>
            </m:r>
          </m:sub>
        </m:sSub>
        <m:r>
          <w:ins w:id="1915" w:author="M. Shojaei Arani" w:date="2024-05-30T10:53:00Z">
            <w:rPr>
              <w:rFonts w:ascii="Cambria Math" w:eastAsiaTheme="minorEastAsia" w:hAnsi="Cambria Math" w:cs="Times New Roman"/>
            </w:rPr>
            <m:t>(y)</m:t>
          </w:ins>
        </m:r>
      </m:oMath>
      <w:ins w:id="1916" w:author="M. Shojaei Arani" w:date="2024-05-30T10:53:00Z">
        <w:r>
          <w:rPr>
            <w:rFonts w:ascii="Times New Roman" w:eastAsiaTheme="minorEastAsia" w:hAnsi="Times New Roman" w:cs="Times New Roman"/>
          </w:rPr>
          <w:t xml:space="preserve"> in the first algorithm and polynomial forms for </w:t>
        </w:r>
      </w:ins>
      <m:oMath>
        <m:r>
          <w:ins w:id="1917" w:author="M. Shojaei Arani" w:date="2024-05-30T10:53:00Z">
            <w:rPr>
              <w:rFonts w:ascii="Cambria Math" w:eastAsiaTheme="minorEastAsia" w:hAnsi="Cambria Math" w:cs="Times New Roman"/>
            </w:rPr>
            <m:t>μ(x)</m:t>
          </w:ins>
        </m:r>
      </m:oMath>
      <w:ins w:id="1918" w:author="M. Shojaei Arani" w:date="2024-05-30T10:53:00Z">
        <w:r>
          <w:rPr>
            <w:rFonts w:ascii="Times New Roman" w:eastAsiaTheme="minorEastAsia" w:hAnsi="Times New Roman" w:cs="Times New Roman"/>
          </w:rPr>
          <w:t xml:space="preserve"> and </w:t>
        </w:r>
      </w:ins>
      <m:oMath>
        <m:r>
          <w:ins w:id="1919" w:author="M. Shojaei Arani" w:date="2024-05-30T10:53:00Z">
            <w:rPr>
              <w:rFonts w:ascii="Cambria Math" w:eastAsiaTheme="minorEastAsia" w:hAnsi="Cambria Math" w:cs="Times New Roman"/>
            </w:rPr>
            <m:t>σ(x)</m:t>
          </w:ins>
        </m:r>
      </m:oMath>
      <w:ins w:id="1920" w:author="M. Shojaei Arani" w:date="2024-05-30T10:53:00Z">
        <w:r>
          <w:rPr>
            <w:rFonts w:ascii="Times New Roman" w:eastAsiaTheme="minorEastAsia" w:hAnsi="Times New Roman" w:cs="Times New Roman"/>
          </w:rPr>
          <w:t xml:space="preserve"> in the second algorithm. </w:t>
        </w:r>
      </w:ins>
    </w:p>
    <w:p w14:paraId="261CBEAC" w14:textId="77777777" w:rsidR="00907C1A" w:rsidRDefault="00907C1A" w:rsidP="00907C1A">
      <w:pPr>
        <w:spacing w:line="360" w:lineRule="auto"/>
        <w:jc w:val="both"/>
        <w:rPr>
          <w:ins w:id="1921" w:author="M. Shojaei Arani" w:date="2024-05-30T10:53:00Z"/>
          <w:rFonts w:ascii="Times New Roman" w:hAnsi="Times New Roman" w:cs="Times New Roman"/>
        </w:rPr>
      </w:pPr>
      <w:ins w:id="1922" w:author="M. Shojaei Arani" w:date="2024-05-30T10:53:00Z">
        <w:r>
          <w:rPr>
            <w:rFonts w:ascii="Times New Roman" w:eastAsiaTheme="minorEastAsia" w:hAnsi="Times New Roman" w:cs="Times New Roman"/>
          </w:rPr>
          <w:t>W</w:t>
        </w:r>
        <w:r w:rsidRPr="00960807">
          <w:rPr>
            <w:rFonts w:ascii="Times New Roman" w:eastAsiaTheme="minorEastAsia" w:hAnsi="Times New Roman" w:cs="Times New Roman"/>
          </w:rPr>
          <w:t>hile polynomials are convenient candidate models, they may not be ideal due to the need for higher-order polynomials to adequately represent the nonlinearities of co</w:t>
        </w:r>
        <w:r>
          <w:rPr>
            <w:rFonts w:ascii="Times New Roman" w:eastAsiaTheme="minorEastAsia" w:hAnsi="Times New Roman" w:cs="Times New Roman"/>
          </w:rPr>
          <w:t xml:space="preserve">mplex models. </w:t>
        </w:r>
        <w:r w:rsidRPr="00E61C38">
          <w:rPr>
            <w:rFonts w:ascii="Times New Roman" w:eastAsiaTheme="minorEastAsia" w:hAnsi="Times New Roman" w:cs="Times New Roman"/>
          </w:rPr>
          <w:t xml:space="preserve">Instead, piecewise polynomials, or splines, are ideal candidate models due to their flexibility and simplicity. Splines offer great accuracy, comfort, and speed in the reconstruction process. They are </w:t>
        </w:r>
        <w:r>
          <w:rPr>
            <w:rFonts w:ascii="Times New Roman" w:eastAsiaTheme="minorEastAsia" w:hAnsi="Times New Roman" w:cs="Times New Roman"/>
          </w:rPr>
          <w:t>‘</w:t>
        </w:r>
        <w:r w:rsidRPr="00E61C38">
          <w:rPr>
            <w:rFonts w:ascii="Times New Roman" w:eastAsiaTheme="minorEastAsia" w:hAnsi="Times New Roman" w:cs="Times New Roman"/>
          </w:rPr>
          <w:t>flexible</w:t>
        </w:r>
        <w:r>
          <w:rPr>
            <w:rFonts w:ascii="Times New Roman" w:eastAsiaTheme="minorEastAsia" w:hAnsi="Times New Roman" w:cs="Times New Roman"/>
          </w:rPr>
          <w:t>’</w:t>
        </w:r>
        <w:r w:rsidRPr="00E61C38">
          <w:rPr>
            <w:rFonts w:ascii="Times New Roman" w:eastAsiaTheme="minorEastAsia" w:hAnsi="Times New Roman" w:cs="Times New Roman"/>
          </w:rPr>
          <w:t xml:space="preserve"> enough to capture unknown linearities in the data-generating process and have a </w:t>
        </w:r>
        <w:r>
          <w:rPr>
            <w:rFonts w:ascii="Times New Roman" w:eastAsiaTheme="minorEastAsia" w:hAnsi="Times New Roman" w:cs="Times New Roman"/>
          </w:rPr>
          <w:t>‘</w:t>
        </w:r>
        <w:r w:rsidRPr="00E61C38">
          <w:rPr>
            <w:rFonts w:ascii="Times New Roman" w:eastAsiaTheme="minorEastAsia" w:hAnsi="Times New Roman" w:cs="Times New Roman"/>
          </w:rPr>
          <w:t>simple</w:t>
        </w:r>
        <w:r>
          <w:rPr>
            <w:rFonts w:ascii="Times New Roman" w:eastAsiaTheme="minorEastAsia" w:hAnsi="Times New Roman" w:cs="Times New Roman"/>
          </w:rPr>
          <w:t>’</w:t>
        </w:r>
        <w:r w:rsidRPr="00E61C38">
          <w:rPr>
            <w:rFonts w:ascii="Times New Roman" w:eastAsiaTheme="minorEastAsia" w:hAnsi="Times New Roman" w:cs="Times New Roman"/>
          </w:rPr>
          <w:t xml:space="preserve"> polynomial form in their building blocks, which reduces computational burden significantly. Since cubic splines typically suffice in practice, they are more attractive than polynomials from a computational standpoint.</w:t>
        </w:r>
        <w:r>
          <w:rPr>
            <w:rFonts w:ascii="Times New Roman" w:eastAsiaTheme="minorEastAsia" w:hAnsi="Times New Roman" w:cs="Times New Roman"/>
          </w:rPr>
          <w:t xml:space="preserve"> </w:t>
        </w:r>
        <w:r w:rsidRPr="00FE2D54">
          <w:rPr>
            <w:rFonts w:ascii="Times New Roman" w:eastAsiaTheme="minorEastAsia" w:hAnsi="Times New Roman" w:cs="Times New Roman"/>
          </w:rPr>
          <w:t xml:space="preserve">If </w:t>
        </w:r>
      </w:ins>
      <m:oMath>
        <m:d>
          <m:dPr>
            <m:begChr m:val="{"/>
            <m:endChr m:val="}"/>
            <m:ctrlPr>
              <w:ins w:id="1923" w:author="M. Shojaei Arani" w:date="2024-05-30T10:53:00Z">
                <w:rPr>
                  <w:rFonts w:ascii="Cambria Math" w:hAnsi="Cambria Math" w:cs="Times New Roman"/>
                  <w:i/>
                </w:rPr>
              </w:ins>
            </m:ctrlPr>
          </m:dPr>
          <m:e>
            <m:sSub>
              <m:sSubPr>
                <m:ctrlPr>
                  <w:ins w:id="1924" w:author="M. Shojaei Arani" w:date="2024-05-30T10:53:00Z">
                    <w:rPr>
                      <w:rFonts w:ascii="Cambria Math" w:hAnsi="Cambria Math" w:cs="Times New Roman"/>
                      <w:i/>
                    </w:rPr>
                  </w:ins>
                </m:ctrlPr>
              </m:sSubPr>
              <m:e>
                <m:r>
                  <w:ins w:id="1925" w:author="M. Shojaei Arani" w:date="2024-05-30T10:53:00Z">
                    <w:rPr>
                      <w:rFonts w:ascii="Cambria Math" w:hAnsi="Cambria Math" w:cs="Times New Roman"/>
                    </w:rPr>
                    <m:t>x</m:t>
                  </w:ins>
                </m:r>
              </m:e>
              <m:sub>
                <m:r>
                  <w:ins w:id="1926" w:author="M. Shojaei Arani" w:date="2024-05-30T10:53:00Z">
                    <w:rPr>
                      <w:rFonts w:ascii="Cambria Math" w:hAnsi="Cambria Math" w:cs="Times New Roman"/>
                    </w:rPr>
                    <m:t>1</m:t>
                  </w:ins>
                </m:r>
              </m:sub>
            </m:sSub>
            <m:r>
              <w:ins w:id="1927" w:author="M. Shojaei Arani" w:date="2024-05-30T10:53:00Z">
                <w:rPr>
                  <w:rFonts w:ascii="Cambria Math" w:hAnsi="Cambria Math" w:cs="Times New Roman"/>
                </w:rPr>
                <m:t>,</m:t>
              </w:ins>
            </m:r>
            <m:sSub>
              <m:sSubPr>
                <m:ctrlPr>
                  <w:ins w:id="1928" w:author="M. Shojaei Arani" w:date="2024-05-30T10:53:00Z">
                    <w:rPr>
                      <w:rFonts w:ascii="Cambria Math" w:hAnsi="Cambria Math" w:cs="Times New Roman"/>
                      <w:i/>
                    </w:rPr>
                  </w:ins>
                </m:ctrlPr>
              </m:sSubPr>
              <m:e>
                <m:r>
                  <w:ins w:id="1929" w:author="M. Shojaei Arani" w:date="2024-05-30T10:53:00Z">
                    <w:rPr>
                      <w:rFonts w:ascii="Cambria Math" w:hAnsi="Cambria Math" w:cs="Times New Roman"/>
                    </w:rPr>
                    <m:t>x</m:t>
                  </w:ins>
                </m:r>
              </m:e>
              <m:sub>
                <m:r>
                  <w:ins w:id="1930" w:author="M. Shojaei Arani" w:date="2024-05-30T10:53:00Z">
                    <w:rPr>
                      <w:rFonts w:ascii="Cambria Math" w:hAnsi="Cambria Math" w:cs="Times New Roman"/>
                    </w:rPr>
                    <m:t>2</m:t>
                  </w:ins>
                </m:r>
              </m:sub>
            </m:sSub>
            <m:r>
              <w:ins w:id="1931" w:author="M. Shojaei Arani" w:date="2024-05-30T10:53:00Z">
                <w:rPr>
                  <w:rFonts w:ascii="Cambria Math" w:hAnsi="Cambria Math" w:cs="Times New Roman"/>
                </w:rPr>
                <m:t xml:space="preserve">,…, </m:t>
              </w:ins>
            </m:r>
            <m:sSub>
              <m:sSubPr>
                <m:ctrlPr>
                  <w:ins w:id="1932" w:author="M. Shojaei Arani" w:date="2024-05-30T10:53:00Z">
                    <w:rPr>
                      <w:rFonts w:ascii="Cambria Math" w:hAnsi="Cambria Math" w:cs="Times New Roman"/>
                      <w:i/>
                    </w:rPr>
                  </w:ins>
                </m:ctrlPr>
              </m:sSubPr>
              <m:e>
                <m:r>
                  <w:ins w:id="1933" w:author="M. Shojaei Arani" w:date="2024-05-30T10:53:00Z">
                    <w:rPr>
                      <w:rFonts w:ascii="Cambria Math" w:hAnsi="Cambria Math" w:cs="Times New Roman"/>
                    </w:rPr>
                    <m:t>x</m:t>
                  </w:ins>
                </m:r>
              </m:e>
              <m:sub>
                <m:r>
                  <w:ins w:id="1934" w:author="M. Shojaei Arani" w:date="2024-05-30T10:53:00Z">
                    <w:rPr>
                      <w:rFonts w:ascii="Cambria Math" w:hAnsi="Cambria Math" w:cs="Times New Roman"/>
                    </w:rPr>
                    <m:t>M</m:t>
                  </w:ins>
                </m:r>
              </m:sub>
            </m:sSub>
          </m:e>
        </m:d>
      </m:oMath>
      <w:ins w:id="1935" w:author="M. Shojaei Arani" w:date="2024-05-30T10:53:00Z">
        <w:r>
          <w:rPr>
            <w:rFonts w:ascii="Times New Roman" w:eastAsiaTheme="minorEastAsia" w:hAnsi="Times New Roman" w:cs="Times New Roman"/>
          </w:rPr>
          <w:t xml:space="preserve"> denotes a ‘knot sequence’ across the state space then the model parameters in spline reconstruction are the unknown values of drift and diffusion functions at these knots. </w:t>
        </w:r>
        <w:r>
          <w:rPr>
            <w:rFonts w:ascii="Times New Roman" w:hAnsi="Times New Roman" w:cs="Times New Roman"/>
          </w:rPr>
          <w:t>It worth</w:t>
        </w:r>
        <w:r w:rsidRPr="000D673F">
          <w:rPr>
            <w:rFonts w:ascii="Times New Roman" w:hAnsi="Times New Roman" w:cs="Times New Roman"/>
          </w:rPr>
          <w:t xml:space="preserve"> mention</w:t>
        </w:r>
        <w:r>
          <w:rPr>
            <w:rFonts w:ascii="Times New Roman" w:hAnsi="Times New Roman" w:cs="Times New Roman"/>
          </w:rPr>
          <w:t>ing that t</w:t>
        </w:r>
        <w:r w:rsidRPr="000D673F">
          <w:rPr>
            <w:rFonts w:ascii="Times New Roman" w:hAnsi="Times New Roman" w:cs="Times New Roman"/>
          </w:rPr>
          <w:t>he reconstruction approach</w:t>
        </w:r>
        <w:r>
          <w:rPr>
            <w:rFonts w:ascii="Times New Roman" w:hAnsi="Times New Roman" w:cs="Times New Roman"/>
          </w:rPr>
          <w:t xml:space="preserve"> using spline forms is</w:t>
        </w:r>
        <w:r w:rsidRPr="000D673F">
          <w:rPr>
            <w:rFonts w:ascii="Times New Roman" w:hAnsi="Times New Roman" w:cs="Times New Roman"/>
          </w:rPr>
          <w:t xml:space="preserve"> parametric. However, </w:t>
        </w:r>
        <w:r>
          <w:rPr>
            <w:rFonts w:ascii="Times New Roman" w:hAnsi="Times New Roman" w:cs="Times New Roman"/>
          </w:rPr>
          <w:t xml:space="preserve">the modeling </w:t>
        </w:r>
        <w:r w:rsidRPr="000D673F">
          <w:rPr>
            <w:rFonts w:ascii="Times New Roman" w:hAnsi="Times New Roman" w:cs="Times New Roman"/>
          </w:rPr>
          <w:t>feels ‘non-parametric’</w:t>
        </w:r>
        <w:r>
          <w:rPr>
            <w:rFonts w:ascii="Times New Roman" w:hAnsi="Times New Roman" w:cs="Times New Roman"/>
          </w:rPr>
          <w:t xml:space="preserve"> </w:t>
        </w:r>
        <w:r w:rsidRPr="000D673F">
          <w:rPr>
            <w:rFonts w:ascii="Times New Roman" w:hAnsi="Times New Roman" w:cs="Times New Roman"/>
          </w:rPr>
          <w:t xml:space="preserve">as if there is no </w:t>
        </w:r>
        <w:r>
          <w:rPr>
            <w:rFonts w:ascii="Times New Roman" w:hAnsi="Times New Roman" w:cs="Times New Roman"/>
          </w:rPr>
          <w:t>explicit model</w:t>
        </w:r>
        <w:r w:rsidRPr="000D673F">
          <w:rPr>
            <w:rFonts w:ascii="Times New Roman" w:hAnsi="Times New Roman" w:cs="Times New Roman"/>
          </w:rPr>
          <w:t xml:space="preserve"> involved</w:t>
        </w:r>
        <w:r>
          <w:rPr>
            <w:rFonts w:ascii="Times New Roman" w:hAnsi="Times New Roman" w:cs="Times New Roman"/>
          </w:rPr>
          <w:t>. Therefore,</w:t>
        </w:r>
        <w:r w:rsidRPr="000D673F">
          <w:rPr>
            <w:rFonts w:ascii="Times New Roman" w:hAnsi="Times New Roman" w:cs="Times New Roman"/>
          </w:rPr>
          <w:t xml:space="preserve"> we call it ‘spline </w:t>
        </w:r>
        <w:r>
          <w:rPr>
            <w:rFonts w:ascii="Times New Roman" w:hAnsi="Times New Roman" w:cs="Times New Roman"/>
          </w:rPr>
          <w:t>modeling</w:t>
        </w:r>
        <w:r w:rsidRPr="000D673F">
          <w:rPr>
            <w:rFonts w:ascii="Times New Roman" w:hAnsi="Times New Roman" w:cs="Times New Roman"/>
          </w:rPr>
          <w:t xml:space="preserve">’ to distinguish it from </w:t>
        </w:r>
        <w:r>
          <w:rPr>
            <w:rFonts w:ascii="Times New Roman" w:hAnsi="Times New Roman" w:cs="Times New Roman"/>
          </w:rPr>
          <w:t>‘</w:t>
        </w:r>
        <w:r w:rsidRPr="000D673F">
          <w:rPr>
            <w:rFonts w:ascii="Times New Roman" w:hAnsi="Times New Roman" w:cs="Times New Roman"/>
          </w:rPr>
          <w:t>typical</w:t>
        </w:r>
        <w:r>
          <w:rPr>
            <w:rFonts w:ascii="Times New Roman" w:hAnsi="Times New Roman" w:cs="Times New Roman"/>
          </w:rPr>
          <w:t>’</w:t>
        </w:r>
        <w:r w:rsidRPr="000D673F">
          <w:rPr>
            <w:rFonts w:ascii="Times New Roman" w:hAnsi="Times New Roman" w:cs="Times New Roman"/>
          </w:rPr>
          <w:t xml:space="preserve"> parametric model</w:t>
        </w:r>
        <w:r>
          <w:rPr>
            <w:rFonts w:ascii="Times New Roman" w:hAnsi="Times New Roman" w:cs="Times New Roman"/>
          </w:rPr>
          <w:t>s.</w:t>
        </w:r>
      </w:ins>
    </w:p>
    <w:p w14:paraId="37CBA3C7" w14:textId="77777777" w:rsidR="00907C1A" w:rsidRPr="00533A01" w:rsidRDefault="00907C1A" w:rsidP="00907C1A">
      <w:pPr>
        <w:spacing w:after="240" w:line="360" w:lineRule="auto"/>
        <w:jc w:val="both"/>
        <w:rPr>
          <w:ins w:id="1936" w:author="M. Shojaei Arani" w:date="2024-05-30T10:53:00Z"/>
          <w:rFonts w:ascii="Times New Roman" w:eastAsiaTheme="minorEastAsia" w:hAnsi="Times New Roman" w:cs="Times New Roman"/>
        </w:rPr>
      </w:pPr>
      <w:ins w:id="1937" w:author="M. Shojaei Arani" w:date="2024-05-30T10:53:00Z">
        <w:r w:rsidRPr="00533A01">
          <w:rPr>
            <w:rFonts w:ascii="Times New Roman" w:eastAsiaTheme="minorEastAsia" w:hAnsi="Times New Roman" w:cs="Times New Roman"/>
          </w:rPr>
          <w:t>Here, we highlight additional reasons for the superiority of spline modeling beyond speed.</w:t>
        </w:r>
        <w:r>
          <w:rPr>
            <w:rFonts w:ascii="Times New Roman" w:eastAsiaTheme="minorEastAsia" w:hAnsi="Times New Roman" w:cs="Times New Roman"/>
          </w:rPr>
          <w:t xml:space="preserve"> The second reason for the superiority of splines is that splines are linear functions in terms of parameters. This significantly enhance the optimization process as it often leads to an optimization problem with one or very few local minima. Third, in general we have no idea how to choose a proper model to try</w:t>
        </w:r>
        <w:r w:rsidRPr="00533A01">
          <w:rPr>
            <w:rFonts w:ascii="Times New Roman" w:eastAsiaTheme="minorEastAsia" w:hAnsi="Times New Roman" w:cs="Times New Roman"/>
          </w:rPr>
          <w:t>, unless there is robust empirical or theoretical justification. Even in cases where a parametric model is preferred, it is recommended to consider fitting a spline model to the data</w:t>
        </w:r>
        <w:r>
          <w:rPr>
            <w:rFonts w:ascii="Times New Roman" w:eastAsiaTheme="minorEastAsia" w:hAnsi="Times New Roman" w:cs="Times New Roman"/>
          </w:rPr>
          <w:t xml:space="preserve"> first</w:t>
        </w:r>
        <w:r w:rsidRPr="00533A01">
          <w:rPr>
            <w:rFonts w:ascii="Times New Roman" w:eastAsiaTheme="minorEastAsia" w:hAnsi="Times New Roman" w:cs="Times New Roman"/>
          </w:rPr>
          <w:t xml:space="preserve"> to gain insights into a proper parametric model form to try.</w:t>
        </w:r>
        <w:r>
          <w:rPr>
            <w:rFonts w:ascii="Times New Roman" w:eastAsiaTheme="minorEastAsia" w:hAnsi="Times New Roman" w:cs="Times New Roman"/>
          </w:rPr>
          <w:t xml:space="preserve"> The fourth</w:t>
        </w:r>
        <w:r w:rsidRPr="00533A01">
          <w:rPr>
            <w:rFonts w:ascii="Times New Roman" w:eastAsiaTheme="minorEastAsia" w:hAnsi="Times New Roman" w:cs="Times New Roman"/>
          </w:rPr>
          <w:t xml:space="preserve"> reason is that in the process of estimating model parameters</w:t>
        </w:r>
        <w:r>
          <w:rPr>
            <w:rFonts w:ascii="Times New Roman" w:eastAsiaTheme="minorEastAsia" w:hAnsi="Times New Roman" w:cs="Times New Roman"/>
          </w:rPr>
          <w:t xml:space="preserve"> using MLE</w:t>
        </w:r>
        <w:r w:rsidRPr="00533A01">
          <w:rPr>
            <w:rFonts w:ascii="Times New Roman" w:eastAsiaTheme="minorEastAsia" w:hAnsi="Times New Roman" w:cs="Times New Roman"/>
          </w:rPr>
          <w:t xml:space="preserve">, the optimization algorithm </w:t>
        </w:r>
        <w:r>
          <w:rPr>
            <w:rFonts w:ascii="Times New Roman" w:eastAsiaTheme="minorEastAsia" w:hAnsi="Times New Roman" w:cs="Times New Roman"/>
          </w:rPr>
          <w:t>needs</w:t>
        </w:r>
        <w:r w:rsidRPr="00533A01">
          <w:rPr>
            <w:rFonts w:ascii="Times New Roman" w:eastAsiaTheme="minorEastAsia" w:hAnsi="Times New Roman" w:cs="Times New Roman"/>
          </w:rPr>
          <w:t xml:space="preserve"> to search within a sufficiently large parameter space containing the true but yet unknown parameters. However, it is generally challenging to define a proper bounded parameter region around the true solution when considering a typical parametric model.</w:t>
        </w:r>
        <w:r>
          <w:rPr>
            <w:rFonts w:ascii="Times New Roman" w:eastAsiaTheme="minorEastAsia" w:hAnsi="Times New Roman" w:cs="Times New Roman"/>
          </w:rPr>
          <w:t xml:space="preserve"> </w:t>
        </w:r>
        <w:r w:rsidRPr="00533A01">
          <w:rPr>
            <w:rFonts w:ascii="Times New Roman" w:eastAsiaTheme="minorEastAsia" w:hAnsi="Times New Roman" w:cs="Times New Roman"/>
          </w:rPr>
          <w:t xml:space="preserve">In contrast, spline </w:t>
        </w:r>
        <w:r>
          <w:rPr>
            <w:rFonts w:ascii="Times New Roman" w:eastAsiaTheme="minorEastAsia" w:hAnsi="Times New Roman" w:cs="Times New Roman"/>
          </w:rPr>
          <w:t>modeling</w:t>
        </w:r>
        <w:r w:rsidRPr="00533A01">
          <w:rPr>
            <w:rFonts w:ascii="Times New Roman" w:eastAsiaTheme="minorEastAsia" w:hAnsi="Times New Roman" w:cs="Times New Roman"/>
          </w:rPr>
          <w:t xml:space="preserve"> offers a convenient way to establish a proper bounded parameter space for the algorithm to search within. The reason is simple: in spline </w:t>
        </w:r>
        <w:r>
          <w:rPr>
            <w:rFonts w:ascii="Times New Roman" w:eastAsiaTheme="minorEastAsia" w:hAnsi="Times New Roman" w:cs="Times New Roman"/>
          </w:rPr>
          <w:t>modeling</w:t>
        </w:r>
        <w:r w:rsidRPr="00533A01">
          <w:rPr>
            <w:rFonts w:ascii="Times New Roman" w:eastAsiaTheme="minorEastAsia" w:hAnsi="Times New Roman" w:cs="Times New Roman"/>
          </w:rPr>
          <w:t xml:space="preserve">, our parameters hold a special </w:t>
        </w:r>
        <w:r>
          <w:rPr>
            <w:rFonts w:ascii="Times New Roman" w:eastAsiaTheme="minorEastAsia" w:hAnsi="Times New Roman" w:cs="Times New Roman"/>
          </w:rPr>
          <w:t>meaning</w:t>
        </w:r>
        <w:r w:rsidRPr="00533A01">
          <w:rPr>
            <w:rFonts w:ascii="Times New Roman" w:eastAsiaTheme="minorEastAsia" w:hAnsi="Times New Roman" w:cs="Times New Roman"/>
          </w:rPr>
          <w:t xml:space="preserve"> as they represent the values of drift and diffusion functions at knots</w:t>
        </w:r>
        <w:r>
          <w:rPr>
            <w:rFonts w:ascii="Times New Roman" w:eastAsiaTheme="minorEastAsia" w:hAnsi="Times New Roman" w:cs="Times New Roman"/>
          </w:rPr>
          <w:t xml:space="preserve">. The fifth reason is that, </w:t>
        </w:r>
        <w:r w:rsidRPr="00990BAF">
          <w:rPr>
            <w:rFonts w:ascii="Times New Roman" w:eastAsiaTheme="minorEastAsia" w:hAnsi="Times New Roman" w:cs="Times New Roman"/>
          </w:rPr>
          <w:t xml:space="preserve">when using splines, our models will not exhibit global sensitivity to parameters. A change in the value of a parameter at a single knot will not propagate across the entire knot sequence. Instead, the effect is localized over an evenly spaced knot sequence, which we always choose </w:t>
        </w:r>
        <w:r>
          <w:rPr>
            <w:rFonts w:ascii="Times New Roman" w:hAnsi="Times New Roman" w:cs="Times New Roman"/>
          </w:rPr>
          <w:fldChar w:fldCharType="begin"/>
        </w:r>
        <w:r>
          <w:rPr>
            <w:rFonts w:ascii="Times New Roman" w:hAnsi="Times New Roman" w:cs="Times New Roman"/>
          </w:rPr>
          <w:instrText xml:space="preserve"> ADDIN EN.CITE &lt;EndNote&gt;&lt;Cite&gt;&lt;Author&gt;De Boor&lt;/Author&gt;&lt;Year&gt;1978&lt;/Year&gt;&lt;RecNum&gt;55&lt;/RecNum&gt;&lt;DisplayText&gt;(De Boor &amp;amp; De Boor 1978)&lt;/DisplayText&gt;&lt;record&gt;&lt;rec-number&gt;55&lt;/rec-number&gt;&lt;foreign-keys&gt;&lt;key app="EN" db-id="pee2tdf92v0wwqeztzi5zrxo2fvtxvt0zsad" timestamp="0"&gt;55&lt;/key&gt;&lt;/foreign-keys&gt;&lt;ref-type name="Book"&gt;6&lt;/ref-type&gt;&lt;contributors&gt;&lt;authors&gt;&lt;author&gt;De Boor, Carl&lt;/author&gt;&lt;author&gt;De Boor, Carl&lt;/author&gt;&lt;/authors&gt;&lt;/contributors&gt;&lt;titles&gt;&lt;title&gt;A practical guide to splines&lt;/title&gt;&lt;/titles&gt;&lt;volume&gt;27&lt;/volume&gt;&lt;dates&gt;&lt;year&gt;1978&lt;/year&gt;&lt;/dates&gt;&lt;publisher&gt;springer-verlag New York&lt;/publisher&gt;&lt;urls&gt;&lt;/urls&gt;&lt;/record&gt;&lt;/Cite&gt;&lt;/EndNote&gt;</w:instrText>
        </w:r>
        <w:r>
          <w:rPr>
            <w:rFonts w:ascii="Times New Roman" w:hAnsi="Times New Roman" w:cs="Times New Roman"/>
          </w:rPr>
          <w:fldChar w:fldCharType="separate"/>
        </w:r>
        <w:r>
          <w:rPr>
            <w:rFonts w:ascii="Times New Roman" w:hAnsi="Times New Roman" w:cs="Times New Roman"/>
            <w:noProof/>
          </w:rPr>
          <w:t>(De Boor &amp; De Boor 1978)</w:t>
        </w:r>
        <w:r>
          <w:rPr>
            <w:rFonts w:ascii="Times New Roman" w:hAnsi="Times New Roman" w:cs="Times New Roman"/>
          </w:rPr>
          <w:fldChar w:fldCharType="end"/>
        </w:r>
        <w:r w:rsidRPr="00990BAF">
          <w:rPr>
            <w:rFonts w:ascii="Times New Roman" w:eastAsiaTheme="minorEastAsia" w:hAnsi="Times New Roman" w:cs="Times New Roman"/>
          </w:rPr>
          <w:t>.</w:t>
        </w:r>
        <w:r>
          <w:rPr>
            <w:rFonts w:ascii="Times New Roman" w:eastAsiaTheme="minorEastAsia" w:hAnsi="Times New Roman" w:cs="Times New Roman"/>
          </w:rPr>
          <w:t xml:space="preserve"> </w:t>
        </w:r>
        <w:r w:rsidRPr="00990BAF">
          <w:rPr>
            <w:rFonts w:ascii="Times New Roman" w:eastAsiaTheme="minorEastAsia" w:hAnsi="Times New Roman" w:cs="Times New Roman"/>
          </w:rPr>
          <w:t>A model with sharp sensitivity to parameters places significant pressure on optimization procedure in terms of both accuracy and speed, potentially leading to failure.</w:t>
        </w:r>
        <w:r>
          <w:rPr>
            <w:rFonts w:ascii="Times New Roman" w:eastAsiaTheme="minorEastAsia" w:hAnsi="Times New Roman" w:cs="Times New Roman"/>
          </w:rPr>
          <w:t xml:space="preserve"> </w:t>
        </w:r>
      </w:ins>
    </w:p>
    <w:p w14:paraId="1A56D439" w14:textId="77777777" w:rsidR="00907C1A" w:rsidRPr="00A201F4" w:rsidRDefault="00907C1A" w:rsidP="00907C1A">
      <w:pPr>
        <w:spacing w:after="120" w:line="360" w:lineRule="auto"/>
        <w:jc w:val="both"/>
        <w:rPr>
          <w:ins w:id="1938" w:author="M. Shojaei Arani" w:date="2024-05-30T10:53:00Z"/>
          <w:rFonts w:ascii="Times New Roman" w:hAnsi="Times New Roman" w:cs="Times New Roman"/>
          <w:b/>
          <w:i/>
          <w:iCs/>
        </w:rPr>
      </w:pPr>
      <w:ins w:id="1939" w:author="M. Shojaei Arani" w:date="2024-05-30T10:53:00Z">
        <w:r>
          <w:rPr>
            <w:rFonts w:ascii="Times New Roman" w:hAnsi="Times New Roman" w:cs="Times New Roman"/>
            <w:b/>
            <w:i/>
            <w:iCs/>
          </w:rPr>
          <w:t>Q</w:t>
        </w:r>
        <w:r w:rsidRPr="00A201F4">
          <w:rPr>
            <w:rFonts w:ascii="Times New Roman" w:hAnsi="Times New Roman" w:cs="Times New Roman"/>
            <w:b/>
            <w:i/>
            <w:iCs/>
          </w:rPr>
          <w:t>uadratic splines</w:t>
        </w:r>
        <w:r>
          <w:rPr>
            <w:rFonts w:ascii="Times New Roman" w:hAnsi="Times New Roman" w:cs="Times New Roman"/>
            <w:b/>
            <w:i/>
            <w:iCs/>
          </w:rPr>
          <w:t xml:space="preserve">: </w:t>
        </w:r>
        <w:r w:rsidRPr="00AA0FD2">
          <w:rPr>
            <w:rFonts w:ascii="Times New Roman" w:hAnsi="Times New Roman" w:cs="Times New Roman"/>
            <w:b/>
            <w:i/>
            <w:iCs/>
          </w:rPr>
          <w:t>A more efficient approach for Hermite reconstruction than cubic splines</w:t>
        </w:r>
      </w:ins>
    </w:p>
    <w:p w14:paraId="10185AC3" w14:textId="77777777" w:rsidR="00907C1A" w:rsidRDefault="00907C1A" w:rsidP="00907C1A">
      <w:pPr>
        <w:spacing w:after="240" w:line="360" w:lineRule="auto"/>
        <w:jc w:val="both"/>
        <w:rPr>
          <w:ins w:id="1940" w:author="M. Shojaei Arani" w:date="2024-05-30T10:53:00Z"/>
          <w:rFonts w:ascii="Times New Roman" w:eastAsiaTheme="minorEastAsia" w:hAnsi="Times New Roman" w:cs="Times New Roman"/>
        </w:rPr>
      </w:pPr>
      <w:ins w:id="1941" w:author="M. Shojaei Arani" w:date="2024-05-30T10:53:00Z">
        <w:r>
          <w:rPr>
            <w:rFonts w:ascii="Times New Roman" w:eastAsiaTheme="minorEastAsia" w:hAnsi="Times New Roman" w:cs="Times New Roman"/>
          </w:rPr>
          <w:t xml:space="preserve">Although the use of cubic spline forms leads to a huge reduction in the computational complexity, we might still need a further reduction of computational burden. Quadratic splines have a slightly less desirable smoothing property in comparison with cubic splines but the use of quadratic splines relative to cubic splines greatly reduces the computations as parameters J and/or K increase. Let’s assume we want to follow the methodology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AppendixG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eastAsiaTheme="minorEastAsia" w:hAnsi="Times New Roman" w:cs="Times New Roman"/>
          </w:rPr>
          <w:t>Appendix E</w:t>
        </w:r>
        <w:r>
          <w:rPr>
            <w:rFonts w:ascii="Times New Roman" w:eastAsiaTheme="minorEastAsia" w:hAnsi="Times New Roman" w:cs="Times New Roman"/>
          </w:rPr>
          <w:fldChar w:fldCharType="end"/>
        </w:r>
        <w:r>
          <w:rPr>
            <w:rFonts w:ascii="Times New Roman" w:eastAsiaTheme="minorEastAsia" w:hAnsi="Times New Roman" w:cs="Times New Roman"/>
          </w:rPr>
          <w:t xml:space="preserve"> (the same logic works if we follow the methodology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AppendixF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eastAsiaTheme="minorEastAsia" w:hAnsi="Times New Roman" w:cs="Times New Roman"/>
          </w:rPr>
          <w:t>Appendix F</w:t>
        </w:r>
        <w:r>
          <w:rPr>
            <w:rFonts w:ascii="Times New Roman" w:eastAsiaTheme="minorEastAsia" w:hAnsi="Times New Roman" w:cs="Times New Roman"/>
          </w:rPr>
          <w:fldChar w:fldCharType="end"/>
        </w:r>
        <w:r>
          <w:rPr>
            <w:rFonts w:ascii="Times New Roman" w:eastAsiaTheme="minorEastAsia" w:hAnsi="Times New Roman" w:cs="Times New Roman"/>
          </w:rPr>
          <w:t xml:space="preserve">). Using cubic spline forms for drift and diffusion functions one does not need to express the Hermite coefficients in terms of higher derivatives of drift and diffusion functions up to orders 2K-2 and 2K-1, respectively. Instead, the Hermite expansion coefficients can be expressed by the derivatives of the drift and diffusion functions up to order 3 only, i.e., </w:t>
        </w:r>
      </w:ins>
      <m:oMath>
        <m:r>
          <w:ins w:id="1942" w:author="M. Shojaei Arani" w:date="2024-05-30T10:53:00Z">
            <w:rPr>
              <w:rFonts w:ascii="Cambria Math" w:eastAsiaTheme="minorEastAsia" w:hAnsi="Cambria Math" w:cs="Times New Roman"/>
            </w:rPr>
            <m:t>μ,</m:t>
          </w:ins>
        </m:r>
        <m:sSup>
          <m:sSupPr>
            <m:ctrlPr>
              <w:ins w:id="1943" w:author="M. Shojaei Arani" w:date="2024-05-30T10:53:00Z">
                <w:rPr>
                  <w:rFonts w:ascii="Cambria Math" w:eastAsiaTheme="minorEastAsia" w:hAnsi="Cambria Math" w:cs="Times New Roman"/>
                  <w:i/>
                </w:rPr>
              </w:ins>
            </m:ctrlPr>
          </m:sSupPr>
          <m:e>
            <m:r>
              <w:ins w:id="1944" w:author="M. Shojaei Arani" w:date="2024-05-30T10:53:00Z">
                <w:rPr>
                  <w:rFonts w:ascii="Cambria Math" w:eastAsiaTheme="minorEastAsia" w:hAnsi="Cambria Math" w:cs="Times New Roman"/>
                </w:rPr>
                <m:t>μ</m:t>
              </w:ins>
            </m:r>
          </m:e>
          <m:sup>
            <m:r>
              <w:ins w:id="1945" w:author="M. Shojaei Arani" w:date="2024-05-30T10:53:00Z">
                <w:rPr>
                  <w:rFonts w:ascii="Cambria Math" w:eastAsiaTheme="minorEastAsia" w:hAnsi="Cambria Math" w:cs="Times New Roman"/>
                </w:rPr>
                <m:t>'</m:t>
              </w:ins>
            </m:r>
          </m:sup>
        </m:sSup>
        <m:r>
          <w:ins w:id="1946" w:author="M. Shojaei Arani" w:date="2024-05-30T10:53:00Z">
            <w:rPr>
              <w:rFonts w:ascii="Cambria Math" w:eastAsiaTheme="minorEastAsia" w:hAnsi="Cambria Math" w:cs="Times New Roman"/>
            </w:rPr>
            <m:t>,</m:t>
          </w:ins>
        </m:r>
        <m:sSup>
          <m:sSupPr>
            <m:ctrlPr>
              <w:ins w:id="1947" w:author="M. Shojaei Arani" w:date="2024-05-30T10:53:00Z">
                <w:rPr>
                  <w:rFonts w:ascii="Cambria Math" w:eastAsiaTheme="minorEastAsia" w:hAnsi="Cambria Math" w:cs="Times New Roman"/>
                  <w:i/>
                </w:rPr>
              </w:ins>
            </m:ctrlPr>
          </m:sSupPr>
          <m:e>
            <m:r>
              <w:ins w:id="1948" w:author="M. Shojaei Arani" w:date="2024-05-30T10:53:00Z">
                <w:rPr>
                  <w:rFonts w:ascii="Cambria Math" w:eastAsiaTheme="minorEastAsia" w:hAnsi="Cambria Math" w:cs="Times New Roman"/>
                </w:rPr>
                <m:t>μ</m:t>
              </w:ins>
            </m:r>
          </m:e>
          <m:sup>
            <m:r>
              <w:ins w:id="1949" w:author="M. Shojaei Arani" w:date="2024-05-30T10:53:00Z">
                <w:rPr>
                  <w:rFonts w:ascii="Cambria Math" w:eastAsiaTheme="minorEastAsia" w:hAnsi="Cambria Math" w:cs="Times New Roman"/>
                </w:rPr>
                <m:t>''</m:t>
              </w:ins>
            </m:r>
          </m:sup>
        </m:sSup>
        <m:r>
          <w:ins w:id="1950" w:author="M. Shojaei Arani" w:date="2024-05-30T10:53:00Z">
            <w:rPr>
              <w:rFonts w:ascii="Cambria Math" w:eastAsiaTheme="minorEastAsia" w:hAnsi="Cambria Math" w:cs="Times New Roman"/>
            </w:rPr>
            <m:t>,</m:t>
          </w:ins>
        </m:r>
        <m:sSup>
          <m:sSupPr>
            <m:ctrlPr>
              <w:ins w:id="1951" w:author="M. Shojaei Arani" w:date="2024-05-30T10:53:00Z">
                <w:rPr>
                  <w:rFonts w:ascii="Cambria Math" w:eastAsiaTheme="minorEastAsia" w:hAnsi="Cambria Math" w:cs="Times New Roman"/>
                  <w:i/>
                </w:rPr>
              </w:ins>
            </m:ctrlPr>
          </m:sSupPr>
          <m:e>
            <m:r>
              <w:ins w:id="1952" w:author="M. Shojaei Arani" w:date="2024-05-30T10:53:00Z">
                <w:rPr>
                  <w:rFonts w:ascii="Cambria Math" w:eastAsiaTheme="minorEastAsia" w:hAnsi="Cambria Math" w:cs="Times New Roman"/>
                </w:rPr>
                <m:t>μ</m:t>
              </w:ins>
            </m:r>
          </m:e>
          <m:sup>
            <m:r>
              <w:ins w:id="1953" w:author="M. Shojaei Arani" w:date="2024-05-30T10:53:00Z">
                <w:rPr>
                  <w:rFonts w:ascii="Cambria Math" w:eastAsiaTheme="minorEastAsia" w:hAnsi="Cambria Math" w:cs="Times New Roman"/>
                </w:rPr>
                <m:t>'''</m:t>
              </w:ins>
            </m:r>
          </m:sup>
        </m:sSup>
        <m:r>
          <w:ins w:id="1954" w:author="M. Shojaei Arani" w:date="2024-05-30T10:53:00Z">
            <w:rPr>
              <w:rFonts w:ascii="Cambria Math" w:eastAsiaTheme="minorEastAsia" w:hAnsi="Cambria Math" w:cs="Times New Roman"/>
            </w:rPr>
            <m:t>,σ,</m:t>
          </w:ins>
        </m:r>
        <m:sSup>
          <m:sSupPr>
            <m:ctrlPr>
              <w:ins w:id="1955" w:author="M. Shojaei Arani" w:date="2024-05-30T10:53:00Z">
                <w:rPr>
                  <w:rFonts w:ascii="Cambria Math" w:eastAsiaTheme="minorEastAsia" w:hAnsi="Cambria Math" w:cs="Times New Roman"/>
                  <w:i/>
                </w:rPr>
              </w:ins>
            </m:ctrlPr>
          </m:sSupPr>
          <m:e>
            <m:r>
              <w:ins w:id="1956" w:author="M. Shojaei Arani" w:date="2024-05-30T10:53:00Z">
                <w:rPr>
                  <w:rFonts w:ascii="Cambria Math" w:eastAsiaTheme="minorEastAsia" w:hAnsi="Cambria Math" w:cs="Times New Roman"/>
                </w:rPr>
                <m:t>σ</m:t>
              </w:ins>
            </m:r>
          </m:e>
          <m:sup>
            <m:r>
              <w:ins w:id="1957" w:author="M. Shojaei Arani" w:date="2024-05-30T10:53:00Z">
                <w:rPr>
                  <w:rFonts w:ascii="Cambria Math" w:eastAsiaTheme="minorEastAsia" w:hAnsi="Cambria Math" w:cs="Times New Roman"/>
                </w:rPr>
                <m:t>'</m:t>
              </w:ins>
            </m:r>
          </m:sup>
        </m:sSup>
        <m:r>
          <w:ins w:id="1958" w:author="M. Shojaei Arani" w:date="2024-05-30T10:53:00Z">
            <w:rPr>
              <w:rFonts w:ascii="Cambria Math" w:eastAsiaTheme="minorEastAsia" w:hAnsi="Cambria Math" w:cs="Times New Roman"/>
            </w:rPr>
            <m:t>,</m:t>
          </w:ins>
        </m:r>
        <m:sSup>
          <m:sSupPr>
            <m:ctrlPr>
              <w:ins w:id="1959" w:author="M. Shojaei Arani" w:date="2024-05-30T10:53:00Z">
                <w:rPr>
                  <w:rFonts w:ascii="Cambria Math" w:eastAsiaTheme="minorEastAsia" w:hAnsi="Cambria Math" w:cs="Times New Roman"/>
                  <w:i/>
                </w:rPr>
              </w:ins>
            </m:ctrlPr>
          </m:sSupPr>
          <m:e>
            <m:r>
              <w:ins w:id="1960" w:author="M. Shojaei Arani" w:date="2024-05-30T10:53:00Z">
                <w:rPr>
                  <w:rFonts w:ascii="Cambria Math" w:eastAsiaTheme="minorEastAsia" w:hAnsi="Cambria Math" w:cs="Times New Roman"/>
                </w:rPr>
                <m:t>σ</m:t>
              </w:ins>
            </m:r>
          </m:e>
          <m:sup>
            <m:r>
              <w:ins w:id="1961" w:author="M. Shojaei Arani" w:date="2024-05-30T10:53:00Z">
                <w:rPr>
                  <w:rFonts w:ascii="Cambria Math" w:eastAsiaTheme="minorEastAsia" w:hAnsi="Cambria Math" w:cs="Times New Roman"/>
                </w:rPr>
                <m:t>''</m:t>
              </w:ins>
            </m:r>
          </m:sup>
        </m:sSup>
        <m:r>
          <w:ins w:id="1962" w:author="M. Shojaei Arani" w:date="2024-05-30T10:53:00Z">
            <w:rPr>
              <w:rFonts w:ascii="Cambria Math" w:eastAsiaTheme="minorEastAsia" w:hAnsi="Cambria Math" w:cs="Times New Roman"/>
            </w:rPr>
            <m:t>,</m:t>
          </w:ins>
        </m:r>
        <m:sSup>
          <m:sSupPr>
            <m:ctrlPr>
              <w:ins w:id="1963" w:author="M. Shojaei Arani" w:date="2024-05-30T10:53:00Z">
                <w:rPr>
                  <w:rFonts w:ascii="Cambria Math" w:eastAsiaTheme="minorEastAsia" w:hAnsi="Cambria Math" w:cs="Times New Roman"/>
                  <w:i/>
                </w:rPr>
              </w:ins>
            </m:ctrlPr>
          </m:sSupPr>
          <m:e>
            <m:r>
              <w:ins w:id="1964" w:author="M. Shojaei Arani" w:date="2024-05-30T10:53:00Z">
                <w:rPr>
                  <w:rFonts w:ascii="Cambria Math" w:eastAsiaTheme="minorEastAsia" w:hAnsi="Cambria Math" w:cs="Times New Roman"/>
                </w:rPr>
                <m:t>σ</m:t>
              </w:ins>
            </m:r>
          </m:e>
          <m:sup>
            <m:r>
              <w:ins w:id="1965" w:author="M. Shojaei Arani" w:date="2024-05-30T10:53:00Z">
                <w:rPr>
                  <w:rFonts w:ascii="Cambria Math" w:eastAsiaTheme="minorEastAsia" w:hAnsi="Cambria Math" w:cs="Times New Roman"/>
                </w:rPr>
                <m:t>'''</m:t>
              </w:ins>
            </m:r>
          </m:sup>
        </m:sSup>
      </m:oMath>
      <w:ins w:id="1966" w:author="M. Shojaei Arani" w:date="2024-05-30T10:53:00Z">
        <w:r>
          <w:rPr>
            <w:rFonts w:ascii="Times New Roman" w:eastAsiaTheme="minorEastAsia" w:hAnsi="Times New Roman" w:cs="Times New Roman"/>
          </w:rPr>
          <w:t>, and we get rid of higher order derivatives. Clearly, this leads us to a huge simplification of conditional density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P_X_Refinement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8</w:t>
        </w:r>
        <w:r>
          <w:rPr>
            <w:rFonts w:ascii="Times New Roman" w:eastAsiaTheme="minorEastAsia" w:hAnsi="Times New Roman" w:cs="Times New Roman"/>
          </w:rPr>
          <w:fldChar w:fldCharType="end"/>
        </w:r>
        <w:r>
          <w:rPr>
            <w:rFonts w:ascii="Times New Roman" w:eastAsiaTheme="minorEastAsia" w:hAnsi="Times New Roman" w:cs="Times New Roman"/>
          </w:rPr>
          <w:t xml:space="preserve">) especially when J and/or K is big. On the other hand, a further level of simplification is achievable by using quadratic spline forms since we can get rid of third order derivatives and express the Hermite coefficients by </w:t>
        </w:r>
      </w:ins>
      <m:oMath>
        <m:r>
          <w:ins w:id="1967" w:author="M. Shojaei Arani" w:date="2024-05-30T10:53:00Z">
            <w:rPr>
              <w:rFonts w:ascii="Cambria Math" w:eastAsiaTheme="minorEastAsia" w:hAnsi="Cambria Math" w:cs="Times New Roman"/>
            </w:rPr>
            <m:t>μ,</m:t>
          </w:ins>
        </m:r>
        <m:sSup>
          <m:sSupPr>
            <m:ctrlPr>
              <w:ins w:id="1968" w:author="M. Shojaei Arani" w:date="2024-05-30T10:53:00Z">
                <w:rPr>
                  <w:rFonts w:ascii="Cambria Math" w:eastAsiaTheme="minorEastAsia" w:hAnsi="Cambria Math" w:cs="Times New Roman"/>
                  <w:i/>
                </w:rPr>
              </w:ins>
            </m:ctrlPr>
          </m:sSupPr>
          <m:e>
            <m:r>
              <w:ins w:id="1969" w:author="M. Shojaei Arani" w:date="2024-05-30T10:53:00Z">
                <w:rPr>
                  <w:rFonts w:ascii="Cambria Math" w:eastAsiaTheme="minorEastAsia" w:hAnsi="Cambria Math" w:cs="Times New Roman"/>
                </w:rPr>
                <m:t>μ</m:t>
              </w:ins>
            </m:r>
          </m:e>
          <m:sup>
            <m:r>
              <w:ins w:id="1970" w:author="M. Shojaei Arani" w:date="2024-05-30T10:53:00Z">
                <w:rPr>
                  <w:rFonts w:ascii="Cambria Math" w:eastAsiaTheme="minorEastAsia" w:hAnsi="Cambria Math" w:cs="Times New Roman"/>
                </w:rPr>
                <m:t>'</m:t>
              </w:ins>
            </m:r>
          </m:sup>
        </m:sSup>
        <m:r>
          <w:ins w:id="1971" w:author="M. Shojaei Arani" w:date="2024-05-30T10:53:00Z">
            <w:rPr>
              <w:rFonts w:ascii="Cambria Math" w:eastAsiaTheme="minorEastAsia" w:hAnsi="Cambria Math" w:cs="Times New Roman"/>
            </w:rPr>
            <m:t>,</m:t>
          </w:ins>
        </m:r>
        <m:sSup>
          <m:sSupPr>
            <m:ctrlPr>
              <w:ins w:id="1972" w:author="M. Shojaei Arani" w:date="2024-05-30T10:53:00Z">
                <w:rPr>
                  <w:rFonts w:ascii="Cambria Math" w:eastAsiaTheme="minorEastAsia" w:hAnsi="Cambria Math" w:cs="Times New Roman"/>
                  <w:i/>
                </w:rPr>
              </w:ins>
            </m:ctrlPr>
          </m:sSupPr>
          <m:e>
            <m:r>
              <w:ins w:id="1973" w:author="M. Shojaei Arani" w:date="2024-05-30T10:53:00Z">
                <w:rPr>
                  <w:rFonts w:ascii="Cambria Math" w:eastAsiaTheme="minorEastAsia" w:hAnsi="Cambria Math" w:cs="Times New Roman"/>
                </w:rPr>
                <m:t>μ</m:t>
              </w:ins>
            </m:r>
          </m:e>
          <m:sup>
            <m:r>
              <w:ins w:id="1974" w:author="M. Shojaei Arani" w:date="2024-05-30T10:53:00Z">
                <w:rPr>
                  <w:rFonts w:ascii="Cambria Math" w:eastAsiaTheme="minorEastAsia" w:hAnsi="Cambria Math" w:cs="Times New Roman"/>
                </w:rPr>
                <m:t>''</m:t>
              </w:ins>
            </m:r>
          </m:sup>
        </m:sSup>
        <m:r>
          <w:ins w:id="1975" w:author="M. Shojaei Arani" w:date="2024-05-30T10:53:00Z">
            <w:rPr>
              <w:rFonts w:ascii="Cambria Math" w:eastAsiaTheme="minorEastAsia" w:hAnsi="Cambria Math" w:cs="Times New Roman"/>
            </w:rPr>
            <m:t>,σ,</m:t>
          </w:ins>
        </m:r>
        <m:sSup>
          <m:sSupPr>
            <m:ctrlPr>
              <w:ins w:id="1976" w:author="M. Shojaei Arani" w:date="2024-05-30T10:53:00Z">
                <w:rPr>
                  <w:rFonts w:ascii="Cambria Math" w:eastAsiaTheme="minorEastAsia" w:hAnsi="Cambria Math" w:cs="Times New Roman"/>
                  <w:i/>
                </w:rPr>
              </w:ins>
            </m:ctrlPr>
          </m:sSupPr>
          <m:e>
            <m:r>
              <w:ins w:id="1977" w:author="M. Shojaei Arani" w:date="2024-05-30T10:53:00Z">
                <w:rPr>
                  <w:rFonts w:ascii="Cambria Math" w:eastAsiaTheme="minorEastAsia" w:hAnsi="Cambria Math" w:cs="Times New Roman"/>
                </w:rPr>
                <m:t>σ</m:t>
              </w:ins>
            </m:r>
          </m:e>
          <m:sup>
            <m:r>
              <w:ins w:id="1978" w:author="M. Shojaei Arani" w:date="2024-05-30T10:53:00Z">
                <w:rPr>
                  <w:rFonts w:ascii="Cambria Math" w:eastAsiaTheme="minorEastAsia" w:hAnsi="Cambria Math" w:cs="Times New Roman"/>
                </w:rPr>
                <m:t>'</m:t>
              </w:ins>
            </m:r>
          </m:sup>
        </m:sSup>
        <m:r>
          <w:ins w:id="1979" w:author="M. Shojaei Arani" w:date="2024-05-30T10:53:00Z">
            <w:rPr>
              <w:rFonts w:ascii="Cambria Math" w:eastAsiaTheme="minorEastAsia" w:hAnsi="Cambria Math" w:cs="Times New Roman"/>
            </w:rPr>
            <m:t>,</m:t>
          </w:ins>
        </m:r>
        <m:sSup>
          <m:sSupPr>
            <m:ctrlPr>
              <w:ins w:id="1980" w:author="M. Shojaei Arani" w:date="2024-05-30T10:53:00Z">
                <w:rPr>
                  <w:rFonts w:ascii="Cambria Math" w:eastAsiaTheme="minorEastAsia" w:hAnsi="Cambria Math" w:cs="Times New Roman"/>
                  <w:i/>
                </w:rPr>
              </w:ins>
            </m:ctrlPr>
          </m:sSupPr>
          <m:e>
            <m:r>
              <w:ins w:id="1981" w:author="M. Shojaei Arani" w:date="2024-05-30T10:53:00Z">
                <w:rPr>
                  <w:rFonts w:ascii="Cambria Math" w:eastAsiaTheme="minorEastAsia" w:hAnsi="Cambria Math" w:cs="Times New Roman"/>
                </w:rPr>
                <m:t>σ</m:t>
              </w:ins>
            </m:r>
          </m:e>
          <m:sup>
            <m:r>
              <w:ins w:id="1982" w:author="M. Shojaei Arani" w:date="2024-05-30T10:53:00Z">
                <w:rPr>
                  <w:rFonts w:ascii="Cambria Math" w:eastAsiaTheme="minorEastAsia" w:hAnsi="Cambria Math" w:cs="Times New Roman"/>
                </w:rPr>
                <m:t>''</m:t>
              </w:ins>
            </m:r>
          </m:sup>
        </m:sSup>
      </m:oMath>
      <w:ins w:id="1983" w:author="M. Shojaei Arani" w:date="2024-05-30T10:53:00Z">
        <w:r>
          <w:rPr>
            <w:rFonts w:ascii="Times New Roman" w:eastAsiaTheme="minorEastAsia" w:hAnsi="Times New Roman" w:cs="Times New Roman"/>
          </w:rPr>
          <w:t xml:space="preserve"> only. In additive models (in either case of cubic and quadratic splines) an even higher level of simplicity is attainable since </w:t>
        </w:r>
      </w:ins>
      <m:oMath>
        <m:sSup>
          <m:sSupPr>
            <m:ctrlPr>
              <w:ins w:id="1984" w:author="M. Shojaei Arani" w:date="2024-05-30T10:53:00Z">
                <w:rPr>
                  <w:rFonts w:ascii="Cambria Math" w:eastAsiaTheme="minorEastAsia" w:hAnsi="Cambria Math" w:cs="Times New Roman"/>
                  <w:i/>
                </w:rPr>
              </w:ins>
            </m:ctrlPr>
          </m:sSupPr>
          <m:e>
            <m:r>
              <w:ins w:id="1985" w:author="M. Shojaei Arani" w:date="2024-05-30T10:53:00Z">
                <w:rPr>
                  <w:rFonts w:ascii="Cambria Math" w:eastAsiaTheme="minorEastAsia" w:hAnsi="Cambria Math" w:cs="Times New Roman"/>
                </w:rPr>
                <m:t>σ</m:t>
              </w:ins>
            </m:r>
          </m:e>
          <m:sup>
            <m:r>
              <w:ins w:id="1986" w:author="M. Shojaei Arani" w:date="2024-05-30T10:53:00Z">
                <w:rPr>
                  <w:rFonts w:ascii="Cambria Math" w:eastAsiaTheme="minorEastAsia" w:hAnsi="Cambria Math" w:cs="Times New Roman"/>
                </w:rPr>
                <m:t>'</m:t>
              </w:ins>
            </m:r>
          </m:sup>
        </m:sSup>
        <m:r>
          <w:ins w:id="1987" w:author="M. Shojaei Arani" w:date="2024-05-30T10:53:00Z">
            <w:rPr>
              <w:rFonts w:ascii="Cambria Math" w:eastAsiaTheme="minorEastAsia" w:hAnsi="Cambria Math" w:cs="Times New Roman"/>
            </w:rPr>
            <m:t>=</m:t>
          </w:ins>
        </m:r>
        <m:sSup>
          <m:sSupPr>
            <m:ctrlPr>
              <w:ins w:id="1988" w:author="M. Shojaei Arani" w:date="2024-05-30T10:53:00Z">
                <w:rPr>
                  <w:rFonts w:ascii="Cambria Math" w:eastAsiaTheme="minorEastAsia" w:hAnsi="Cambria Math" w:cs="Times New Roman"/>
                  <w:i/>
                </w:rPr>
              </w:ins>
            </m:ctrlPr>
          </m:sSupPr>
          <m:e>
            <m:r>
              <w:ins w:id="1989" w:author="M. Shojaei Arani" w:date="2024-05-30T10:53:00Z">
                <w:rPr>
                  <w:rFonts w:ascii="Cambria Math" w:eastAsiaTheme="minorEastAsia" w:hAnsi="Cambria Math" w:cs="Times New Roman"/>
                </w:rPr>
                <m:t>σ</m:t>
              </w:ins>
            </m:r>
          </m:e>
          <m:sup>
            <m:r>
              <w:ins w:id="1990" w:author="M. Shojaei Arani" w:date="2024-05-30T10:53:00Z">
                <w:rPr>
                  <w:rFonts w:ascii="Cambria Math" w:eastAsiaTheme="minorEastAsia" w:hAnsi="Cambria Math" w:cs="Times New Roman"/>
                </w:rPr>
                <m:t>''</m:t>
              </w:ins>
            </m:r>
          </m:sup>
        </m:sSup>
        <m:r>
          <w:ins w:id="1991" w:author="M. Shojaei Arani" w:date="2024-05-30T10:53:00Z">
            <w:rPr>
              <w:rFonts w:ascii="Cambria Math" w:eastAsiaTheme="minorEastAsia" w:hAnsi="Cambria Math" w:cs="Times New Roman"/>
            </w:rPr>
            <m:t>=0</m:t>
          </w:ins>
        </m:r>
      </m:oMath>
      <w:ins w:id="1992" w:author="M. Shojaei Arani" w:date="2024-05-30T10:53:00Z">
        <w:r>
          <w:rPr>
            <w:rFonts w:ascii="Times New Roman" w:eastAsiaTheme="minorEastAsia" w:hAnsi="Times New Roman" w:cs="Times New Roman"/>
          </w:rPr>
          <w:t xml:space="preserve">.  Therefore, the reduction of computational burden from cubic splines to quadratic splines will not be felt sharply for additive models. However, in multiplicative models, which we often desire, such a reduction makes a big difference. Because of this huge reduction of computational time, we could often tackle Hermite reconstruction using quadratic splines rather than cubic splines.  </w:t>
        </w:r>
      </w:ins>
    </w:p>
    <w:p w14:paraId="115EAC55" w14:textId="77777777" w:rsidR="00907C1A" w:rsidRPr="00A201F4" w:rsidRDefault="00907C1A" w:rsidP="00907C1A">
      <w:pPr>
        <w:autoSpaceDE w:val="0"/>
        <w:autoSpaceDN w:val="0"/>
        <w:adjustRightInd w:val="0"/>
        <w:spacing w:after="120" w:line="360" w:lineRule="auto"/>
        <w:jc w:val="both"/>
        <w:rPr>
          <w:ins w:id="1993" w:author="M. Shojaei Arani" w:date="2024-05-30T10:53:00Z"/>
          <w:rFonts w:ascii="Times New Roman" w:hAnsi="Times New Roman" w:cs="Times New Roman"/>
          <w:b/>
          <w:bCs/>
          <w:i/>
          <w:iCs/>
        </w:rPr>
      </w:pPr>
      <w:ins w:id="1994" w:author="M. Shojaei Arani" w:date="2024-05-30T10:53:00Z">
        <w:r w:rsidRPr="00A201F4">
          <w:rPr>
            <w:rFonts w:ascii="Times New Roman" w:hAnsi="Times New Roman" w:cs="Times New Roman"/>
            <w:b/>
            <w:bCs/>
            <w:i/>
            <w:iCs/>
          </w:rPr>
          <w:t xml:space="preserve">A note on data standardization </w:t>
        </w:r>
        <w:r>
          <w:rPr>
            <w:rFonts w:ascii="Times New Roman" w:hAnsi="Times New Roman" w:cs="Times New Roman"/>
            <w:b/>
            <w:bCs/>
            <w:i/>
            <w:iCs/>
          </w:rPr>
          <w:t>for spline modeling</w:t>
        </w:r>
      </w:ins>
    </w:p>
    <w:p w14:paraId="7805E2E9" w14:textId="77777777" w:rsidR="00907C1A" w:rsidRPr="005F0E50" w:rsidRDefault="00907C1A" w:rsidP="00907C1A">
      <w:pPr>
        <w:autoSpaceDE w:val="0"/>
        <w:autoSpaceDN w:val="0"/>
        <w:adjustRightInd w:val="0"/>
        <w:spacing w:after="120" w:line="360" w:lineRule="auto"/>
        <w:jc w:val="both"/>
        <w:rPr>
          <w:ins w:id="1995" w:author="M. Shojaei Arani" w:date="2024-05-30T10:53:00Z"/>
          <w:rFonts w:ascii="Times New Roman" w:eastAsiaTheme="minorEastAsia" w:hAnsi="Times New Roman" w:cs="Times New Roman"/>
        </w:rPr>
      </w:pPr>
      <w:ins w:id="1996" w:author="M. Shojaei Arani" w:date="2024-05-30T10:53:00Z">
        <w:r w:rsidRPr="005F0E50">
          <w:rPr>
            <w:rFonts w:ascii="Times New Roman" w:eastAsiaTheme="minorEastAsia" w:hAnsi="Times New Roman" w:cs="Times New Roman"/>
          </w:rPr>
          <w:t>When the range of data encompasses big numbers there is a risk for numerical instabilities. In such cases, it is better to standardize the data first, perform the analysis on the standardized data and, at the end back transform the results to the original scale of data.</w:t>
        </w:r>
        <w:r>
          <w:rPr>
            <w:rFonts w:ascii="Times New Roman" w:eastAsiaTheme="minorEastAsia" w:hAnsi="Times New Roman" w:cs="Times New Roman"/>
          </w:rPr>
          <w:t xml:space="preserve"> This is especially handy for linear models such as spline models. </w:t>
        </w:r>
        <w:r w:rsidRPr="005F0E50">
          <w:rPr>
            <w:rFonts w:ascii="Times New Roman" w:eastAsiaTheme="minorEastAsia" w:hAnsi="Times New Roman" w:cs="Times New Roman"/>
          </w:rPr>
          <w:t xml:space="preserve">Consider the standardization of a state variable </w:t>
        </w:r>
      </w:ins>
      <m:oMath>
        <m:r>
          <w:ins w:id="1997" w:author="M. Shojaei Arani" w:date="2024-05-30T10:53:00Z">
            <w:rPr>
              <w:rFonts w:ascii="Cambria Math" w:eastAsiaTheme="minorEastAsia" w:hAnsi="Cambria Math" w:cs="Times New Roman"/>
            </w:rPr>
            <m:t>x</m:t>
          </w:ins>
        </m:r>
      </m:oMath>
      <w:ins w:id="1998" w:author="M. Shojaei Arani" w:date="2024-05-30T10:53:00Z">
        <w:r w:rsidRPr="005F0E50">
          <w:rPr>
            <w:rFonts w:ascii="Times New Roman" w:eastAsiaTheme="minorEastAsia" w:hAnsi="Times New Roman" w:cs="Times New Roman"/>
          </w:rPr>
          <w:t xml:space="preserve">, i.e., </w:t>
        </w:r>
      </w:ins>
      <m:oMath>
        <m:r>
          <w:ins w:id="1999" w:author="M. Shojaei Arani" w:date="2024-05-30T10:53:00Z">
            <w:rPr>
              <w:rFonts w:ascii="Cambria Math" w:eastAsiaTheme="minorEastAsia" w:hAnsi="Cambria Math" w:cs="Times New Roman"/>
            </w:rPr>
            <m:t>z=</m:t>
          </w:ins>
        </m:r>
        <m:d>
          <m:dPr>
            <m:ctrlPr>
              <w:ins w:id="2000" w:author="M. Shojaei Arani" w:date="2024-05-30T10:53:00Z">
                <w:rPr>
                  <w:rFonts w:ascii="Cambria Math" w:eastAsiaTheme="minorEastAsia" w:hAnsi="Cambria Math" w:cs="Times New Roman"/>
                  <w:i/>
                </w:rPr>
              </w:ins>
            </m:ctrlPr>
          </m:dPr>
          <m:e>
            <m:r>
              <w:ins w:id="2001" w:author="M. Shojaei Arani" w:date="2024-05-30T10:53:00Z">
                <w:rPr>
                  <w:rFonts w:ascii="Cambria Math" w:eastAsiaTheme="minorEastAsia" w:hAnsi="Cambria Math" w:cs="Times New Roman"/>
                </w:rPr>
                <m:t>x-</m:t>
              </w:ins>
            </m:r>
            <m:sSub>
              <m:sSubPr>
                <m:ctrlPr>
                  <w:ins w:id="2002" w:author="M. Shojaei Arani" w:date="2024-05-30T10:53:00Z">
                    <w:rPr>
                      <w:rFonts w:ascii="Cambria Math" w:eastAsiaTheme="minorEastAsia" w:hAnsi="Cambria Math" w:cs="Times New Roman"/>
                      <w:i/>
                    </w:rPr>
                  </w:ins>
                </m:ctrlPr>
              </m:sSubPr>
              <m:e>
                <m:r>
                  <w:ins w:id="2003" w:author="M. Shojaei Arani" w:date="2024-05-30T10:53:00Z">
                    <w:rPr>
                      <w:rFonts w:ascii="Cambria Math" w:eastAsiaTheme="minorEastAsia" w:hAnsi="Cambria Math" w:cs="Times New Roman"/>
                    </w:rPr>
                    <m:t>m</m:t>
                  </w:ins>
                </m:r>
              </m:e>
              <m:sub>
                <m:r>
                  <w:ins w:id="2004" w:author="M. Shojaei Arani" w:date="2024-05-30T10:53:00Z">
                    <m:rPr>
                      <m:sty m:val="p"/>
                    </m:rPr>
                    <w:rPr>
                      <w:rFonts w:ascii="Cambria Math" w:eastAsiaTheme="minorEastAsia" w:hAnsi="Cambria Math" w:cs="Times New Roman"/>
                    </w:rPr>
                    <m:t>data</m:t>
                  </w:ins>
                </m:r>
              </m:sub>
            </m:sSub>
          </m:e>
        </m:d>
        <m:r>
          <w:ins w:id="2005" w:author="M. Shojaei Arani" w:date="2024-05-30T10:53:00Z">
            <w:rPr>
              <w:rFonts w:ascii="Cambria Math" w:eastAsiaTheme="minorEastAsia" w:hAnsi="Cambria Math" w:cs="Times New Roman"/>
            </w:rPr>
            <m:t>/</m:t>
          </w:ins>
        </m:r>
        <m:sSub>
          <m:sSubPr>
            <m:ctrlPr>
              <w:ins w:id="2006" w:author="M. Shojaei Arani" w:date="2024-05-30T10:53:00Z">
                <w:rPr>
                  <w:rFonts w:ascii="Cambria Math" w:eastAsiaTheme="minorEastAsia" w:hAnsi="Cambria Math" w:cs="Times New Roman"/>
                  <w:i/>
                </w:rPr>
              </w:ins>
            </m:ctrlPr>
          </m:sSubPr>
          <m:e>
            <m:r>
              <w:ins w:id="2007" w:author="M. Shojaei Arani" w:date="2024-05-30T10:53:00Z">
                <w:rPr>
                  <w:rFonts w:ascii="Cambria Math" w:eastAsiaTheme="minorEastAsia" w:hAnsi="Cambria Math" w:cs="Times New Roman"/>
                </w:rPr>
                <m:t>s</m:t>
              </w:ins>
            </m:r>
          </m:e>
          <m:sub>
            <m:r>
              <w:ins w:id="2008" w:author="M. Shojaei Arani" w:date="2024-05-30T10:53:00Z">
                <m:rPr>
                  <m:sty m:val="p"/>
                </m:rPr>
                <w:rPr>
                  <w:rFonts w:ascii="Cambria Math" w:eastAsiaTheme="minorEastAsia" w:hAnsi="Cambria Math" w:cs="Times New Roman"/>
                </w:rPr>
                <m:t>data</m:t>
              </w:ins>
            </m:r>
          </m:sub>
        </m:sSub>
      </m:oMath>
      <w:ins w:id="2009" w:author="M. Shojaei Arani" w:date="2024-05-30T10:53:00Z">
        <w:r w:rsidRPr="005F0E50">
          <w:rPr>
            <w:rFonts w:ascii="Times New Roman" w:eastAsiaTheme="minorEastAsia" w:hAnsi="Times New Roman" w:cs="Times New Roman"/>
          </w:rPr>
          <w:t xml:space="preserve"> in which </w:t>
        </w:r>
      </w:ins>
      <m:oMath>
        <m:sSub>
          <m:sSubPr>
            <m:ctrlPr>
              <w:ins w:id="2010" w:author="M. Shojaei Arani" w:date="2024-05-30T10:53:00Z">
                <w:rPr>
                  <w:rFonts w:ascii="Cambria Math" w:eastAsiaTheme="minorEastAsia" w:hAnsi="Cambria Math" w:cs="Times New Roman"/>
                  <w:i/>
                </w:rPr>
              </w:ins>
            </m:ctrlPr>
          </m:sSubPr>
          <m:e>
            <m:r>
              <w:ins w:id="2011" w:author="M. Shojaei Arani" w:date="2024-05-30T10:53:00Z">
                <w:rPr>
                  <w:rFonts w:ascii="Cambria Math" w:eastAsiaTheme="minorEastAsia" w:hAnsi="Cambria Math" w:cs="Times New Roman"/>
                </w:rPr>
                <m:t>m</m:t>
              </w:ins>
            </m:r>
          </m:e>
          <m:sub>
            <m:r>
              <w:ins w:id="2012" w:author="M. Shojaei Arani" w:date="2024-05-30T10:53:00Z">
                <m:rPr>
                  <m:sty m:val="p"/>
                </m:rPr>
                <w:rPr>
                  <w:rFonts w:ascii="Cambria Math" w:eastAsiaTheme="minorEastAsia" w:hAnsi="Cambria Math" w:cs="Times New Roman"/>
                </w:rPr>
                <m:t>data</m:t>
              </w:ins>
            </m:r>
          </m:sub>
        </m:sSub>
      </m:oMath>
      <w:ins w:id="2013" w:author="M. Shojaei Arani" w:date="2024-05-30T10:53:00Z">
        <w:r w:rsidRPr="005F0E50">
          <w:rPr>
            <w:rFonts w:ascii="Times New Roman" w:eastAsiaTheme="minorEastAsia" w:hAnsi="Times New Roman" w:cs="Times New Roman"/>
          </w:rPr>
          <w:t xml:space="preserve"> and </w:t>
        </w:r>
      </w:ins>
      <m:oMath>
        <m:sSub>
          <m:sSubPr>
            <m:ctrlPr>
              <w:ins w:id="2014" w:author="M. Shojaei Arani" w:date="2024-05-30T10:53:00Z">
                <w:rPr>
                  <w:rFonts w:ascii="Cambria Math" w:eastAsiaTheme="minorEastAsia" w:hAnsi="Cambria Math" w:cs="Times New Roman"/>
                  <w:i/>
                </w:rPr>
              </w:ins>
            </m:ctrlPr>
          </m:sSubPr>
          <m:e>
            <m:r>
              <w:ins w:id="2015" w:author="M. Shojaei Arani" w:date="2024-05-30T10:53:00Z">
                <w:rPr>
                  <w:rFonts w:ascii="Cambria Math" w:eastAsiaTheme="minorEastAsia" w:hAnsi="Cambria Math" w:cs="Times New Roman"/>
                </w:rPr>
                <m:t>s</m:t>
              </w:ins>
            </m:r>
          </m:e>
          <m:sub>
            <m:r>
              <w:ins w:id="2016" w:author="M. Shojaei Arani" w:date="2024-05-30T10:53:00Z">
                <m:rPr>
                  <m:sty m:val="p"/>
                </m:rPr>
                <w:rPr>
                  <w:rFonts w:ascii="Cambria Math" w:eastAsiaTheme="minorEastAsia" w:hAnsi="Cambria Math" w:cs="Times New Roman"/>
                </w:rPr>
                <m:t>data</m:t>
              </w:ins>
            </m:r>
          </m:sub>
        </m:sSub>
      </m:oMath>
      <w:ins w:id="2017" w:author="M. Shojaei Arani" w:date="2024-05-30T10:53:00Z">
        <w:r w:rsidRPr="005F0E50">
          <w:rPr>
            <w:rFonts w:ascii="Times New Roman" w:eastAsiaTheme="minorEastAsia" w:hAnsi="Times New Roman" w:cs="Times New Roman"/>
          </w:rPr>
          <w:t xml:space="preserve"> are the mean and standard deviation for a dataset of the process </w:t>
        </w:r>
      </w:ins>
      <m:oMath>
        <m:r>
          <w:ins w:id="2018" w:author="M. Shojaei Arani" w:date="2024-05-30T10:53:00Z">
            <w:rPr>
              <w:rFonts w:ascii="Cambria Math" w:eastAsiaTheme="minorEastAsia" w:hAnsi="Cambria Math" w:cs="Times New Roman"/>
            </w:rPr>
            <m:t>x</m:t>
          </w:ins>
        </m:r>
      </m:oMath>
      <w:ins w:id="2019" w:author="M. Shojaei Arani" w:date="2024-05-30T10:53:00Z">
        <w:r w:rsidRPr="005F0E50">
          <w:rPr>
            <w:rFonts w:ascii="Times New Roman" w:eastAsiaTheme="minorEastAsia" w:hAnsi="Times New Roman" w:cs="Times New Roman"/>
          </w:rPr>
          <w:t xml:space="preserve">. Now, assume that the </w:t>
        </w:r>
        <w:r>
          <w:rPr>
            <w:rFonts w:ascii="Times New Roman" w:eastAsiaTheme="minorEastAsia" w:hAnsi="Times New Roman" w:cs="Times New Roman"/>
          </w:rPr>
          <w:t xml:space="preserve">Langevin </w:t>
        </w:r>
        <w:r w:rsidRPr="005F0E50">
          <w:rPr>
            <w:rFonts w:ascii="Times New Roman" w:eastAsiaTheme="minorEastAsia" w:hAnsi="Times New Roman" w:cs="Times New Roman"/>
          </w:rPr>
          <w:t xml:space="preserve">model </w:t>
        </w:r>
      </w:ins>
      <m:oMath>
        <m:r>
          <w:ins w:id="2020" w:author="M. Shojaei Arani" w:date="2024-05-30T10:53:00Z">
            <w:rPr>
              <w:rFonts w:ascii="Cambria Math" w:hAnsi="Cambria Math" w:cs="Times New Roman"/>
            </w:rPr>
            <m:t>dz=</m:t>
          </w:ins>
        </m:r>
        <m:sSub>
          <m:sSubPr>
            <m:ctrlPr>
              <w:ins w:id="2021" w:author="M. Shojaei Arani" w:date="2024-05-30T10:53:00Z">
                <w:rPr>
                  <w:rFonts w:ascii="Cambria Math" w:eastAsiaTheme="minorEastAsia" w:hAnsi="Cambria Math" w:cs="Times New Roman"/>
                  <w:i/>
                </w:rPr>
              </w:ins>
            </m:ctrlPr>
          </m:sSubPr>
          <m:e>
            <m:r>
              <w:ins w:id="2022" w:author="M. Shojaei Arani" w:date="2024-05-30T10:53:00Z">
                <w:rPr>
                  <w:rFonts w:ascii="Cambria Math" w:eastAsiaTheme="minorEastAsia" w:hAnsi="Cambria Math" w:cs="Times New Roman"/>
                </w:rPr>
                <m:t>μ</m:t>
              </w:ins>
            </m:r>
          </m:e>
          <m:sub>
            <m:r>
              <w:ins w:id="2023" w:author="M. Shojaei Arani" w:date="2024-05-30T10:53:00Z">
                <w:rPr>
                  <w:rFonts w:ascii="Cambria Math" w:eastAsiaTheme="minorEastAsia" w:hAnsi="Cambria Math" w:cs="Times New Roman"/>
                </w:rPr>
                <m:t>z</m:t>
              </w:ins>
            </m:r>
          </m:sub>
        </m:sSub>
        <m:d>
          <m:dPr>
            <m:ctrlPr>
              <w:ins w:id="2024" w:author="M. Shojaei Arani" w:date="2024-05-30T10:53:00Z">
                <w:rPr>
                  <w:rFonts w:ascii="Cambria Math" w:hAnsi="Cambria Math" w:cs="Times New Roman"/>
                  <w:i/>
                </w:rPr>
              </w:ins>
            </m:ctrlPr>
          </m:dPr>
          <m:e>
            <m:r>
              <w:ins w:id="2025" w:author="M. Shojaei Arani" w:date="2024-05-30T10:53:00Z">
                <w:rPr>
                  <w:rFonts w:ascii="Cambria Math" w:hAnsi="Cambria Math" w:cs="Times New Roman"/>
                </w:rPr>
                <m:t>z</m:t>
              </w:ins>
            </m:r>
          </m:e>
        </m:d>
        <m:r>
          <w:ins w:id="2026" w:author="M. Shojaei Arani" w:date="2024-05-30T10:53:00Z">
            <w:rPr>
              <w:rFonts w:ascii="Cambria Math" w:hAnsi="Cambria Math" w:cs="Times New Roman"/>
            </w:rPr>
            <m:t>dt+</m:t>
          </w:ins>
        </m:r>
        <m:sSub>
          <m:sSubPr>
            <m:ctrlPr>
              <w:ins w:id="2027" w:author="M. Shojaei Arani" w:date="2024-05-30T10:53:00Z">
                <w:rPr>
                  <w:rFonts w:ascii="Cambria Math" w:eastAsiaTheme="minorEastAsia" w:hAnsi="Cambria Math" w:cs="Times New Roman"/>
                  <w:i/>
                </w:rPr>
              </w:ins>
            </m:ctrlPr>
          </m:sSubPr>
          <m:e>
            <m:r>
              <w:ins w:id="2028" w:author="M. Shojaei Arani" w:date="2024-05-30T10:53:00Z">
                <w:rPr>
                  <w:rFonts w:ascii="Cambria Math" w:eastAsiaTheme="minorEastAsia" w:hAnsi="Cambria Math" w:cs="Times New Roman"/>
                </w:rPr>
                <m:t>σ</m:t>
              </w:ins>
            </m:r>
          </m:e>
          <m:sub>
            <m:r>
              <w:ins w:id="2029" w:author="M. Shojaei Arani" w:date="2024-05-30T10:53:00Z">
                <w:rPr>
                  <w:rFonts w:ascii="Cambria Math" w:eastAsiaTheme="minorEastAsia" w:hAnsi="Cambria Math" w:cs="Times New Roman"/>
                </w:rPr>
                <m:t>z</m:t>
              </w:ins>
            </m:r>
          </m:sub>
        </m:sSub>
        <m:d>
          <m:dPr>
            <m:ctrlPr>
              <w:ins w:id="2030" w:author="M. Shojaei Arani" w:date="2024-05-30T10:53:00Z">
                <w:rPr>
                  <w:rFonts w:ascii="Cambria Math" w:hAnsi="Cambria Math" w:cs="Times New Roman"/>
                  <w:i/>
                </w:rPr>
              </w:ins>
            </m:ctrlPr>
          </m:dPr>
          <m:e>
            <m:r>
              <w:ins w:id="2031" w:author="M. Shojaei Arani" w:date="2024-05-30T10:53:00Z">
                <w:rPr>
                  <w:rFonts w:ascii="Cambria Math" w:hAnsi="Cambria Math" w:cs="Times New Roman"/>
                </w:rPr>
                <m:t>z</m:t>
              </w:ins>
            </m:r>
          </m:e>
        </m:d>
        <m:r>
          <w:ins w:id="2032" w:author="M. Shojaei Arani" w:date="2024-05-30T10:53:00Z">
            <w:rPr>
              <w:rFonts w:ascii="Cambria Math" w:hAnsi="Cambria Math" w:cs="Times New Roman"/>
            </w:rPr>
            <m:t>dW</m:t>
          </w:ins>
        </m:r>
      </m:oMath>
      <w:ins w:id="2033" w:author="M. Shojaei Arani" w:date="2024-05-30T10:53:00Z">
        <w:r w:rsidRPr="005F0E50">
          <w:rPr>
            <w:rFonts w:ascii="Times New Roman" w:eastAsiaTheme="minorEastAsia" w:hAnsi="Times New Roman" w:cs="Times New Roman"/>
          </w:rPr>
          <w:t xml:space="preserve"> describes the dynamics of the transformed process </w:t>
        </w:r>
      </w:ins>
      <m:oMath>
        <m:r>
          <w:ins w:id="2034" w:author="M. Shojaei Arani" w:date="2024-05-30T10:53:00Z">
            <w:rPr>
              <w:rFonts w:ascii="Cambria Math" w:eastAsiaTheme="minorEastAsia" w:hAnsi="Cambria Math" w:cs="Times New Roman"/>
            </w:rPr>
            <m:t>z</m:t>
          </w:ins>
        </m:r>
      </m:oMath>
      <w:ins w:id="2035" w:author="M. Shojaei Arani" w:date="2024-05-30T10:53:00Z">
        <w:r w:rsidRPr="005F0E50">
          <w:rPr>
            <w:rFonts w:ascii="Times New Roman" w:eastAsiaTheme="minorEastAsia" w:hAnsi="Times New Roman" w:cs="Times New Roman"/>
          </w:rPr>
          <w:t xml:space="preserve">. Then the corresponding </w:t>
        </w:r>
        <w:r>
          <w:rPr>
            <w:rFonts w:ascii="Times New Roman" w:eastAsiaTheme="minorEastAsia" w:hAnsi="Times New Roman" w:cs="Times New Roman"/>
          </w:rPr>
          <w:t xml:space="preserve">Langevin </w:t>
        </w:r>
        <w:r w:rsidRPr="005F0E50">
          <w:rPr>
            <w:rFonts w:ascii="Times New Roman" w:eastAsiaTheme="minorEastAsia" w:hAnsi="Times New Roman" w:cs="Times New Roman"/>
          </w:rPr>
          <w:t xml:space="preserve">model for the process </w:t>
        </w:r>
      </w:ins>
      <m:oMath>
        <m:r>
          <w:ins w:id="2036" w:author="M. Shojaei Arani" w:date="2024-05-30T10:53:00Z">
            <w:rPr>
              <w:rFonts w:ascii="Cambria Math" w:eastAsiaTheme="minorEastAsia" w:hAnsi="Cambria Math" w:cs="Times New Roman"/>
            </w:rPr>
            <m:t>x</m:t>
          </w:ins>
        </m:r>
      </m:oMath>
      <w:ins w:id="2037" w:author="M. Shojaei Arani" w:date="2024-05-30T10:53:00Z">
        <w:r w:rsidRPr="005F0E50">
          <w:rPr>
            <w:rFonts w:ascii="Times New Roman" w:eastAsiaTheme="minorEastAsia" w:hAnsi="Times New Roman" w:cs="Times New Roman"/>
          </w:rPr>
          <w:t xml:space="preserve"> has the following drift and diffusion functions  </w:t>
        </w:r>
      </w:ins>
    </w:p>
    <w:p w14:paraId="14DF0107" w14:textId="77777777" w:rsidR="00907C1A" w:rsidRPr="005F0E50" w:rsidRDefault="00907C1A" w:rsidP="00907C1A">
      <w:pPr>
        <w:autoSpaceDE w:val="0"/>
        <w:autoSpaceDN w:val="0"/>
        <w:adjustRightInd w:val="0"/>
        <w:spacing w:after="120" w:line="360" w:lineRule="auto"/>
        <w:jc w:val="center"/>
        <w:rPr>
          <w:ins w:id="2038" w:author="M. Shojaei Arani" w:date="2024-05-30T10:53:00Z"/>
          <w:rFonts w:ascii="Times New Roman" w:eastAsiaTheme="minorEastAsia" w:hAnsi="Times New Roman" w:cs="Times New Roman"/>
        </w:rPr>
      </w:pPr>
      <m:oMath>
        <m:sSub>
          <m:sSubPr>
            <m:ctrlPr>
              <w:ins w:id="2039" w:author="M. Shojaei Arani" w:date="2024-05-30T10:53:00Z">
                <w:rPr>
                  <w:rFonts w:ascii="Cambria Math" w:eastAsiaTheme="minorEastAsia" w:hAnsi="Cambria Math" w:cs="Times New Roman"/>
                  <w:i/>
                </w:rPr>
              </w:ins>
            </m:ctrlPr>
          </m:sSubPr>
          <m:e>
            <m:r>
              <w:ins w:id="2040" w:author="M. Shojaei Arani" w:date="2024-05-30T10:53:00Z">
                <w:rPr>
                  <w:rFonts w:ascii="Cambria Math" w:eastAsiaTheme="minorEastAsia" w:hAnsi="Cambria Math" w:cs="Times New Roman"/>
                </w:rPr>
                <m:t>μ</m:t>
              </w:ins>
            </m:r>
          </m:e>
          <m:sub>
            <m:r>
              <w:ins w:id="2041" w:author="M. Shojaei Arani" w:date="2024-05-30T10:53:00Z">
                <w:rPr>
                  <w:rFonts w:ascii="Cambria Math" w:eastAsiaTheme="minorEastAsia" w:hAnsi="Cambria Math" w:cs="Times New Roman"/>
                </w:rPr>
                <m:t>x</m:t>
              </w:ins>
            </m:r>
          </m:sub>
        </m:sSub>
        <m:r>
          <w:ins w:id="2042" w:author="M. Shojaei Arani" w:date="2024-05-30T10:53:00Z">
            <w:rPr>
              <w:rFonts w:ascii="Cambria Math" w:eastAsiaTheme="minorEastAsia" w:hAnsi="Cambria Math" w:cs="Times New Roman"/>
            </w:rPr>
            <m:t xml:space="preserve">(x)=s </m:t>
          </w:ins>
        </m:r>
        <m:sSub>
          <m:sSubPr>
            <m:ctrlPr>
              <w:ins w:id="2043" w:author="M. Shojaei Arani" w:date="2024-05-30T10:53:00Z">
                <w:rPr>
                  <w:rFonts w:ascii="Cambria Math" w:eastAsiaTheme="minorEastAsia" w:hAnsi="Cambria Math" w:cs="Times New Roman"/>
                  <w:i/>
                </w:rPr>
              </w:ins>
            </m:ctrlPr>
          </m:sSubPr>
          <m:e>
            <m:r>
              <w:ins w:id="2044" w:author="M. Shojaei Arani" w:date="2024-05-30T10:53:00Z">
                <w:rPr>
                  <w:rFonts w:ascii="Cambria Math" w:eastAsiaTheme="minorEastAsia" w:hAnsi="Cambria Math" w:cs="Times New Roman"/>
                </w:rPr>
                <m:t>μ</m:t>
              </w:ins>
            </m:r>
          </m:e>
          <m:sub>
            <m:r>
              <w:ins w:id="2045" w:author="M. Shojaei Arani" w:date="2024-05-30T10:53:00Z">
                <w:rPr>
                  <w:rFonts w:ascii="Cambria Math" w:eastAsiaTheme="minorEastAsia" w:hAnsi="Cambria Math" w:cs="Times New Roman"/>
                </w:rPr>
                <m:t>z</m:t>
              </w:ins>
            </m:r>
          </m:sub>
        </m:sSub>
        <m:d>
          <m:dPr>
            <m:ctrlPr>
              <w:ins w:id="2046" w:author="M. Shojaei Arani" w:date="2024-05-30T10:53:00Z">
                <w:rPr>
                  <w:rFonts w:ascii="Cambria Math" w:hAnsi="Cambria Math" w:cs="Times New Roman"/>
                  <w:i/>
                </w:rPr>
              </w:ins>
            </m:ctrlPr>
          </m:dPr>
          <m:e>
            <m:r>
              <w:ins w:id="2047" w:author="M. Shojaei Arani" w:date="2024-05-30T10:53:00Z">
                <w:rPr>
                  <w:rFonts w:ascii="Cambria Math" w:hAnsi="Cambria Math" w:cs="Times New Roman"/>
                </w:rPr>
                <m:t>z</m:t>
              </w:ins>
            </m:r>
          </m:e>
        </m:d>
        <m:r>
          <w:ins w:id="2048" w:author="M. Shojaei Arani" w:date="2024-05-30T10:53:00Z">
            <w:rPr>
              <w:rFonts w:ascii="Cambria Math" w:eastAsiaTheme="minorEastAsia" w:hAnsi="Cambria Math" w:cs="Times New Roman"/>
            </w:rPr>
            <m:t xml:space="preserve">, </m:t>
          </w:ins>
        </m:r>
        <m:sSub>
          <m:sSubPr>
            <m:ctrlPr>
              <w:ins w:id="2049" w:author="M. Shojaei Arani" w:date="2024-05-30T10:53:00Z">
                <w:rPr>
                  <w:rFonts w:ascii="Cambria Math" w:eastAsiaTheme="minorEastAsia" w:hAnsi="Cambria Math" w:cs="Times New Roman"/>
                  <w:i/>
                </w:rPr>
              </w:ins>
            </m:ctrlPr>
          </m:sSubPr>
          <m:e>
            <m:r>
              <w:ins w:id="2050" w:author="M. Shojaei Arani" w:date="2024-05-30T10:53:00Z">
                <w:rPr>
                  <w:rFonts w:ascii="Cambria Math" w:eastAsiaTheme="minorEastAsia" w:hAnsi="Cambria Math" w:cs="Times New Roman"/>
                </w:rPr>
                <m:t>σ</m:t>
              </w:ins>
            </m:r>
          </m:e>
          <m:sub>
            <m:r>
              <w:ins w:id="2051" w:author="M. Shojaei Arani" w:date="2024-05-30T10:53:00Z">
                <w:rPr>
                  <w:rFonts w:ascii="Cambria Math" w:eastAsiaTheme="minorEastAsia" w:hAnsi="Cambria Math" w:cs="Times New Roman"/>
                </w:rPr>
                <m:t>x</m:t>
              </w:ins>
            </m:r>
          </m:sub>
        </m:sSub>
        <m:r>
          <w:ins w:id="2052" w:author="M. Shojaei Arani" w:date="2024-05-30T10:53:00Z">
            <w:rPr>
              <w:rFonts w:ascii="Cambria Math" w:eastAsiaTheme="minorEastAsia" w:hAnsi="Cambria Math" w:cs="Times New Roman"/>
            </w:rPr>
            <m:t xml:space="preserve">(x)=s </m:t>
          </w:ins>
        </m:r>
        <m:sSub>
          <m:sSubPr>
            <m:ctrlPr>
              <w:ins w:id="2053" w:author="M. Shojaei Arani" w:date="2024-05-30T10:53:00Z">
                <w:rPr>
                  <w:rFonts w:ascii="Cambria Math" w:eastAsiaTheme="minorEastAsia" w:hAnsi="Cambria Math" w:cs="Times New Roman"/>
                  <w:i/>
                </w:rPr>
              </w:ins>
            </m:ctrlPr>
          </m:sSubPr>
          <m:e>
            <m:r>
              <w:ins w:id="2054" w:author="M. Shojaei Arani" w:date="2024-05-30T10:53:00Z">
                <w:rPr>
                  <w:rFonts w:ascii="Cambria Math" w:eastAsiaTheme="minorEastAsia" w:hAnsi="Cambria Math" w:cs="Times New Roman"/>
                </w:rPr>
                <m:t>σ</m:t>
              </w:ins>
            </m:r>
          </m:e>
          <m:sub>
            <m:r>
              <w:ins w:id="2055" w:author="M. Shojaei Arani" w:date="2024-05-30T10:53:00Z">
                <w:rPr>
                  <w:rFonts w:ascii="Cambria Math" w:eastAsiaTheme="minorEastAsia" w:hAnsi="Cambria Math" w:cs="Times New Roman"/>
                </w:rPr>
                <m:t>z</m:t>
              </w:ins>
            </m:r>
          </m:sub>
        </m:sSub>
        <m:r>
          <w:ins w:id="2056" w:author="M. Shojaei Arani" w:date="2024-05-30T10:53:00Z">
            <w:rPr>
              <w:rFonts w:ascii="Cambria Math" w:eastAsiaTheme="minorEastAsia" w:hAnsi="Cambria Math" w:cs="Times New Roman"/>
            </w:rPr>
            <m:t>(z)</m:t>
          </w:ins>
        </m:r>
      </m:oMath>
      <w:ins w:id="2057" w:author="M. Shojaei Arani" w:date="2024-05-30T10:53:00Z">
        <w:r>
          <w:rPr>
            <w:rFonts w:ascii="Times New Roman" w:eastAsiaTheme="minorEastAsia" w:hAnsi="Times New Roman" w:cs="Times New Roman"/>
          </w:rPr>
          <w:t>.</w:t>
        </w:r>
        <w:r w:rsidRPr="005F0E50">
          <w:rPr>
            <w:rFonts w:ascii="Times New Roman" w:eastAsiaTheme="minorEastAsia" w:hAnsi="Times New Roman" w:cs="Times New Roman"/>
          </w:rPr>
          <w:t xml:space="preserve"> </w:t>
        </w:r>
      </w:ins>
    </w:p>
    <w:p w14:paraId="4A373119" w14:textId="77777777" w:rsidR="00907C1A" w:rsidRPr="005F0E50" w:rsidRDefault="00907C1A" w:rsidP="00907C1A">
      <w:pPr>
        <w:autoSpaceDE w:val="0"/>
        <w:autoSpaceDN w:val="0"/>
        <w:adjustRightInd w:val="0"/>
        <w:spacing w:after="240" w:line="360" w:lineRule="auto"/>
        <w:jc w:val="both"/>
        <w:rPr>
          <w:ins w:id="2058" w:author="M. Shojaei Arani" w:date="2024-05-30T10:53:00Z"/>
          <w:rFonts w:ascii="Times New Roman" w:eastAsiaTheme="minorEastAsia" w:hAnsi="Times New Roman" w:cs="Times New Roman"/>
        </w:rPr>
      </w:pPr>
      <w:ins w:id="2059" w:author="M. Shojaei Arani" w:date="2024-05-30T10:53:00Z">
        <w:r w:rsidRPr="005F0E50">
          <w:rPr>
            <w:rFonts w:ascii="Times New Roman" w:eastAsiaTheme="minorEastAsia" w:hAnsi="Times New Roman" w:cs="Times New Roman"/>
          </w:rPr>
          <w:t xml:space="preserve">Assume that </w:t>
        </w:r>
      </w:ins>
      <m:oMath>
        <m:d>
          <m:dPr>
            <m:begChr m:val="{"/>
            <m:endChr m:val="}"/>
            <m:ctrlPr>
              <w:ins w:id="2060" w:author="M. Shojaei Arani" w:date="2024-05-30T10:53:00Z">
                <w:rPr>
                  <w:rFonts w:ascii="Cambria Math" w:hAnsi="Cambria Math" w:cs="Times New Roman"/>
                  <w:i/>
                </w:rPr>
              </w:ins>
            </m:ctrlPr>
          </m:dPr>
          <m:e>
            <m:sSub>
              <m:sSubPr>
                <m:ctrlPr>
                  <w:ins w:id="2061" w:author="M. Shojaei Arani" w:date="2024-05-30T10:53:00Z">
                    <w:rPr>
                      <w:rFonts w:ascii="Cambria Math" w:hAnsi="Cambria Math" w:cs="Times New Roman"/>
                      <w:i/>
                    </w:rPr>
                  </w:ins>
                </m:ctrlPr>
              </m:sSubPr>
              <m:e>
                <m:r>
                  <w:ins w:id="2062" w:author="M. Shojaei Arani" w:date="2024-05-30T10:53:00Z">
                    <w:rPr>
                      <w:rFonts w:ascii="Cambria Math" w:hAnsi="Cambria Math" w:cs="Times New Roman"/>
                    </w:rPr>
                    <m:t>x</m:t>
                  </w:ins>
                </m:r>
              </m:e>
              <m:sub>
                <m:r>
                  <w:ins w:id="2063" w:author="M. Shojaei Arani" w:date="2024-05-30T10:53:00Z">
                    <w:rPr>
                      <w:rFonts w:ascii="Cambria Math" w:hAnsi="Cambria Math" w:cs="Times New Roman"/>
                    </w:rPr>
                    <m:t>1</m:t>
                  </w:ins>
                </m:r>
              </m:sub>
            </m:sSub>
            <m:r>
              <w:ins w:id="2064" w:author="M. Shojaei Arani" w:date="2024-05-30T10:53:00Z">
                <w:rPr>
                  <w:rFonts w:ascii="Cambria Math" w:hAnsi="Cambria Math" w:cs="Times New Roman"/>
                </w:rPr>
                <m:t>,</m:t>
              </w:ins>
            </m:r>
            <m:sSub>
              <m:sSubPr>
                <m:ctrlPr>
                  <w:ins w:id="2065" w:author="M. Shojaei Arani" w:date="2024-05-30T10:53:00Z">
                    <w:rPr>
                      <w:rFonts w:ascii="Cambria Math" w:hAnsi="Cambria Math" w:cs="Times New Roman"/>
                      <w:i/>
                    </w:rPr>
                  </w:ins>
                </m:ctrlPr>
              </m:sSubPr>
              <m:e>
                <m:r>
                  <w:ins w:id="2066" w:author="M. Shojaei Arani" w:date="2024-05-30T10:53:00Z">
                    <w:rPr>
                      <w:rFonts w:ascii="Cambria Math" w:hAnsi="Cambria Math" w:cs="Times New Roman"/>
                    </w:rPr>
                    <m:t>x</m:t>
                  </w:ins>
                </m:r>
              </m:e>
              <m:sub>
                <m:r>
                  <w:ins w:id="2067" w:author="M. Shojaei Arani" w:date="2024-05-30T10:53:00Z">
                    <w:rPr>
                      <w:rFonts w:ascii="Cambria Math" w:hAnsi="Cambria Math" w:cs="Times New Roman"/>
                    </w:rPr>
                    <m:t>2</m:t>
                  </w:ins>
                </m:r>
              </m:sub>
            </m:sSub>
            <m:r>
              <w:ins w:id="2068" w:author="M. Shojaei Arani" w:date="2024-05-30T10:53:00Z">
                <w:rPr>
                  <w:rFonts w:ascii="Cambria Math" w:hAnsi="Cambria Math" w:cs="Times New Roman"/>
                </w:rPr>
                <m:t xml:space="preserve">,…, </m:t>
              </w:ins>
            </m:r>
            <m:sSub>
              <m:sSubPr>
                <m:ctrlPr>
                  <w:ins w:id="2069" w:author="M. Shojaei Arani" w:date="2024-05-30T10:53:00Z">
                    <w:rPr>
                      <w:rFonts w:ascii="Cambria Math" w:hAnsi="Cambria Math" w:cs="Times New Roman"/>
                      <w:i/>
                    </w:rPr>
                  </w:ins>
                </m:ctrlPr>
              </m:sSubPr>
              <m:e>
                <m:r>
                  <w:ins w:id="2070" w:author="M. Shojaei Arani" w:date="2024-05-30T10:53:00Z">
                    <w:rPr>
                      <w:rFonts w:ascii="Cambria Math" w:hAnsi="Cambria Math" w:cs="Times New Roman"/>
                    </w:rPr>
                    <m:t>x</m:t>
                  </w:ins>
                </m:r>
              </m:e>
              <m:sub>
                <m:r>
                  <w:ins w:id="2071" w:author="M. Shojaei Arani" w:date="2024-05-30T10:53:00Z">
                    <w:rPr>
                      <w:rFonts w:ascii="Cambria Math" w:hAnsi="Cambria Math" w:cs="Times New Roman"/>
                    </w:rPr>
                    <m:t>M</m:t>
                  </w:ins>
                </m:r>
              </m:sub>
            </m:sSub>
          </m:e>
        </m:d>
      </m:oMath>
      <w:ins w:id="2072" w:author="M. Shojaei Arani" w:date="2024-05-30T10:53:00Z">
        <w:r w:rsidRPr="005F0E50">
          <w:rPr>
            <w:rFonts w:ascii="Times New Roman" w:eastAsiaTheme="minorEastAsia" w:hAnsi="Times New Roman" w:cs="Times New Roman"/>
          </w:rPr>
          <w:t xml:space="preserve"> and </w:t>
        </w:r>
      </w:ins>
      <m:oMath>
        <m:d>
          <m:dPr>
            <m:begChr m:val="{"/>
            <m:endChr m:val="}"/>
            <m:ctrlPr>
              <w:ins w:id="2073" w:author="M. Shojaei Arani" w:date="2024-05-30T10:53:00Z">
                <w:rPr>
                  <w:rFonts w:ascii="Cambria Math" w:hAnsi="Cambria Math" w:cs="Times New Roman"/>
                  <w:i/>
                </w:rPr>
              </w:ins>
            </m:ctrlPr>
          </m:dPr>
          <m:e>
            <m:sSub>
              <m:sSubPr>
                <m:ctrlPr>
                  <w:ins w:id="2074" w:author="M. Shojaei Arani" w:date="2024-05-30T10:53:00Z">
                    <w:rPr>
                      <w:rFonts w:ascii="Cambria Math" w:hAnsi="Cambria Math" w:cs="Times New Roman"/>
                      <w:i/>
                    </w:rPr>
                  </w:ins>
                </m:ctrlPr>
              </m:sSubPr>
              <m:e>
                <m:r>
                  <w:ins w:id="2075" w:author="M. Shojaei Arani" w:date="2024-05-30T10:53:00Z">
                    <w:rPr>
                      <w:rFonts w:ascii="Cambria Math" w:hAnsi="Cambria Math" w:cs="Times New Roman"/>
                    </w:rPr>
                    <m:t>z</m:t>
                  </w:ins>
                </m:r>
              </m:e>
              <m:sub>
                <m:r>
                  <w:ins w:id="2076" w:author="M. Shojaei Arani" w:date="2024-05-30T10:53:00Z">
                    <w:rPr>
                      <w:rFonts w:ascii="Cambria Math" w:hAnsi="Cambria Math" w:cs="Times New Roman"/>
                    </w:rPr>
                    <m:t>1</m:t>
                  </w:ins>
                </m:r>
              </m:sub>
            </m:sSub>
            <m:r>
              <w:ins w:id="2077" w:author="M. Shojaei Arani" w:date="2024-05-30T10:53:00Z">
                <w:rPr>
                  <w:rFonts w:ascii="Cambria Math" w:hAnsi="Cambria Math" w:cs="Times New Roman"/>
                </w:rPr>
                <m:t>,</m:t>
              </w:ins>
            </m:r>
            <m:sSub>
              <m:sSubPr>
                <m:ctrlPr>
                  <w:ins w:id="2078" w:author="M. Shojaei Arani" w:date="2024-05-30T10:53:00Z">
                    <w:rPr>
                      <w:rFonts w:ascii="Cambria Math" w:hAnsi="Cambria Math" w:cs="Times New Roman"/>
                      <w:i/>
                    </w:rPr>
                  </w:ins>
                </m:ctrlPr>
              </m:sSubPr>
              <m:e>
                <m:r>
                  <w:ins w:id="2079" w:author="M. Shojaei Arani" w:date="2024-05-30T10:53:00Z">
                    <w:rPr>
                      <w:rFonts w:ascii="Cambria Math" w:hAnsi="Cambria Math" w:cs="Times New Roman"/>
                    </w:rPr>
                    <m:t>z</m:t>
                  </w:ins>
                </m:r>
              </m:e>
              <m:sub>
                <m:r>
                  <w:ins w:id="2080" w:author="M. Shojaei Arani" w:date="2024-05-30T10:53:00Z">
                    <w:rPr>
                      <w:rFonts w:ascii="Cambria Math" w:hAnsi="Cambria Math" w:cs="Times New Roman"/>
                    </w:rPr>
                    <m:t>2</m:t>
                  </w:ins>
                </m:r>
              </m:sub>
            </m:sSub>
            <m:r>
              <w:ins w:id="2081" w:author="M. Shojaei Arani" w:date="2024-05-30T10:53:00Z">
                <w:rPr>
                  <w:rFonts w:ascii="Cambria Math" w:hAnsi="Cambria Math" w:cs="Times New Roman"/>
                </w:rPr>
                <m:t xml:space="preserve">,…, </m:t>
              </w:ins>
            </m:r>
            <m:sSub>
              <m:sSubPr>
                <m:ctrlPr>
                  <w:ins w:id="2082" w:author="M. Shojaei Arani" w:date="2024-05-30T10:53:00Z">
                    <w:rPr>
                      <w:rFonts w:ascii="Cambria Math" w:hAnsi="Cambria Math" w:cs="Times New Roman"/>
                      <w:i/>
                    </w:rPr>
                  </w:ins>
                </m:ctrlPr>
              </m:sSubPr>
              <m:e>
                <m:r>
                  <w:ins w:id="2083" w:author="M. Shojaei Arani" w:date="2024-05-30T10:53:00Z">
                    <w:rPr>
                      <w:rFonts w:ascii="Cambria Math" w:hAnsi="Cambria Math" w:cs="Times New Roman"/>
                    </w:rPr>
                    <m:t>z</m:t>
                  </w:ins>
                </m:r>
              </m:e>
              <m:sub>
                <m:r>
                  <w:ins w:id="2084" w:author="M. Shojaei Arani" w:date="2024-05-30T10:53:00Z">
                    <w:rPr>
                      <w:rFonts w:ascii="Cambria Math" w:hAnsi="Cambria Math" w:cs="Times New Roman"/>
                    </w:rPr>
                    <m:t>M</m:t>
                  </w:ins>
                </m:r>
              </m:sub>
            </m:sSub>
          </m:e>
        </m:d>
      </m:oMath>
      <w:ins w:id="2085" w:author="M. Shojaei Arani" w:date="2024-05-30T10:53:00Z">
        <w:r w:rsidRPr="005F0E50">
          <w:rPr>
            <w:rFonts w:ascii="Times New Roman" w:eastAsiaTheme="minorEastAsia" w:hAnsi="Times New Roman" w:cs="Times New Roman"/>
          </w:rPr>
          <w:t xml:space="preserve"> are the knot sequences for the processes </w:t>
        </w:r>
      </w:ins>
      <m:oMath>
        <m:r>
          <w:ins w:id="2086" w:author="M. Shojaei Arani" w:date="2024-05-30T10:53:00Z">
            <w:rPr>
              <w:rFonts w:ascii="Cambria Math" w:eastAsiaTheme="minorEastAsia" w:hAnsi="Cambria Math" w:cs="Times New Roman"/>
            </w:rPr>
            <m:t>x</m:t>
          </w:ins>
        </m:r>
      </m:oMath>
      <w:ins w:id="2087" w:author="M. Shojaei Arani" w:date="2024-05-30T10:53:00Z">
        <w:r w:rsidRPr="005F0E50">
          <w:rPr>
            <w:rFonts w:ascii="Times New Roman" w:eastAsiaTheme="minorEastAsia" w:hAnsi="Times New Roman" w:cs="Times New Roman"/>
          </w:rPr>
          <w:t xml:space="preserve"> and </w:t>
        </w:r>
      </w:ins>
      <m:oMath>
        <m:r>
          <w:ins w:id="2088" w:author="M. Shojaei Arani" w:date="2024-05-30T10:53:00Z">
            <w:rPr>
              <w:rFonts w:ascii="Cambria Math" w:eastAsiaTheme="minorEastAsia" w:hAnsi="Cambria Math" w:cs="Times New Roman"/>
            </w:rPr>
            <m:t>z</m:t>
          </w:ins>
        </m:r>
      </m:oMath>
      <w:ins w:id="2089" w:author="M. Shojaei Arani" w:date="2024-05-30T10:53:00Z">
        <w:r w:rsidRPr="005F0E50">
          <w:rPr>
            <w:rFonts w:ascii="Times New Roman" w:eastAsiaTheme="minorEastAsia" w:hAnsi="Times New Roman" w:cs="Times New Roman"/>
          </w:rPr>
          <w:t xml:space="preserve">. Assume further that the estimated drift and diffusion parameters of a spline </w:t>
        </w:r>
        <w:r>
          <w:rPr>
            <w:rFonts w:ascii="Times New Roman" w:eastAsiaTheme="minorEastAsia" w:hAnsi="Times New Roman" w:cs="Times New Roman"/>
          </w:rPr>
          <w:t>model</w:t>
        </w:r>
        <w:r w:rsidRPr="005F0E50">
          <w:rPr>
            <w:rFonts w:ascii="Times New Roman" w:eastAsiaTheme="minorEastAsia" w:hAnsi="Times New Roman" w:cs="Times New Roman"/>
          </w:rPr>
          <w:t xml:space="preserve"> for the corresponding standardized data are </w:t>
        </w:r>
      </w:ins>
      <m:oMath>
        <m:r>
          <w:ins w:id="2090" w:author="M. Shojaei Arani" w:date="2024-05-30T10:53:00Z">
            <w:rPr>
              <w:rFonts w:ascii="Cambria Math" w:eastAsiaTheme="minorEastAsia" w:hAnsi="Cambria Math" w:cs="Times New Roman"/>
            </w:rPr>
            <m:t>A=</m:t>
          </w:ins>
        </m:r>
        <m:d>
          <m:dPr>
            <m:begChr m:val="{"/>
            <m:endChr m:val="}"/>
            <m:ctrlPr>
              <w:ins w:id="2091" w:author="M. Shojaei Arani" w:date="2024-05-30T10:53:00Z">
                <w:rPr>
                  <w:rFonts w:ascii="Cambria Math" w:hAnsi="Cambria Math" w:cs="Times New Roman"/>
                  <w:i/>
                </w:rPr>
              </w:ins>
            </m:ctrlPr>
          </m:dPr>
          <m:e>
            <m:sSub>
              <m:sSubPr>
                <m:ctrlPr>
                  <w:ins w:id="2092" w:author="M. Shojaei Arani" w:date="2024-05-30T10:53:00Z">
                    <w:rPr>
                      <w:rFonts w:ascii="Cambria Math" w:eastAsiaTheme="minorEastAsia" w:hAnsi="Cambria Math" w:cs="Times New Roman"/>
                      <w:i/>
                    </w:rPr>
                  </w:ins>
                </m:ctrlPr>
              </m:sSubPr>
              <m:e>
                <m:r>
                  <w:ins w:id="2093" w:author="M. Shojaei Arani" w:date="2024-05-30T10:53:00Z">
                    <w:rPr>
                      <w:rFonts w:ascii="Cambria Math" w:eastAsiaTheme="minorEastAsia" w:hAnsi="Cambria Math" w:cs="Times New Roman"/>
                    </w:rPr>
                    <m:t>μ</m:t>
                  </w:ins>
                </m:r>
              </m:e>
              <m:sub>
                <m:r>
                  <w:ins w:id="2094" w:author="M. Shojaei Arani" w:date="2024-05-30T10:53:00Z">
                    <w:rPr>
                      <w:rFonts w:ascii="Cambria Math" w:eastAsiaTheme="minorEastAsia" w:hAnsi="Cambria Math" w:cs="Times New Roman"/>
                    </w:rPr>
                    <m:t>1z</m:t>
                  </w:ins>
                </m:r>
              </m:sub>
            </m:sSub>
            <m:r>
              <w:ins w:id="2095" w:author="M. Shojaei Arani" w:date="2024-05-30T10:53:00Z">
                <w:rPr>
                  <w:rFonts w:ascii="Cambria Math" w:hAnsi="Cambria Math" w:cs="Times New Roman"/>
                </w:rPr>
                <m:t>,</m:t>
              </w:ins>
            </m:r>
            <m:sSub>
              <m:sSubPr>
                <m:ctrlPr>
                  <w:ins w:id="2096" w:author="M. Shojaei Arani" w:date="2024-05-30T10:53:00Z">
                    <w:rPr>
                      <w:rFonts w:ascii="Cambria Math" w:eastAsiaTheme="minorEastAsia" w:hAnsi="Cambria Math" w:cs="Times New Roman"/>
                      <w:i/>
                    </w:rPr>
                  </w:ins>
                </m:ctrlPr>
              </m:sSubPr>
              <m:e>
                <m:r>
                  <w:ins w:id="2097" w:author="M. Shojaei Arani" w:date="2024-05-30T10:53:00Z">
                    <w:rPr>
                      <w:rFonts w:ascii="Cambria Math" w:eastAsiaTheme="minorEastAsia" w:hAnsi="Cambria Math" w:cs="Times New Roman"/>
                    </w:rPr>
                    <m:t>μ</m:t>
                  </w:ins>
                </m:r>
              </m:e>
              <m:sub>
                <m:r>
                  <w:ins w:id="2098" w:author="M. Shojaei Arani" w:date="2024-05-30T10:53:00Z">
                    <w:rPr>
                      <w:rFonts w:ascii="Cambria Math" w:eastAsiaTheme="minorEastAsia" w:hAnsi="Cambria Math" w:cs="Times New Roman"/>
                    </w:rPr>
                    <m:t>2z</m:t>
                  </w:ins>
                </m:r>
              </m:sub>
            </m:sSub>
            <m:r>
              <w:ins w:id="2099" w:author="M. Shojaei Arani" w:date="2024-05-30T10:53:00Z">
                <w:rPr>
                  <w:rFonts w:ascii="Cambria Math" w:hAnsi="Cambria Math" w:cs="Times New Roman"/>
                </w:rPr>
                <m:t xml:space="preserve">,…, </m:t>
              </w:ins>
            </m:r>
            <m:sSub>
              <m:sSubPr>
                <m:ctrlPr>
                  <w:ins w:id="2100" w:author="M. Shojaei Arani" w:date="2024-05-30T10:53:00Z">
                    <w:rPr>
                      <w:rFonts w:ascii="Cambria Math" w:eastAsiaTheme="minorEastAsia" w:hAnsi="Cambria Math" w:cs="Times New Roman"/>
                      <w:i/>
                    </w:rPr>
                  </w:ins>
                </m:ctrlPr>
              </m:sSubPr>
              <m:e>
                <m:r>
                  <w:ins w:id="2101" w:author="M. Shojaei Arani" w:date="2024-05-30T10:53:00Z">
                    <w:rPr>
                      <w:rFonts w:ascii="Cambria Math" w:eastAsiaTheme="minorEastAsia" w:hAnsi="Cambria Math" w:cs="Times New Roman"/>
                    </w:rPr>
                    <m:t>μ</m:t>
                  </w:ins>
                </m:r>
              </m:e>
              <m:sub>
                <m:r>
                  <w:ins w:id="2102" w:author="M. Shojaei Arani" w:date="2024-05-30T10:53:00Z">
                    <w:rPr>
                      <w:rFonts w:ascii="Cambria Math" w:eastAsiaTheme="minorEastAsia" w:hAnsi="Cambria Math" w:cs="Times New Roman"/>
                    </w:rPr>
                    <m:t>Mz</m:t>
                  </w:ins>
                </m:r>
              </m:sub>
            </m:sSub>
          </m:e>
        </m:d>
      </m:oMath>
      <w:ins w:id="2103" w:author="M. Shojaei Arani" w:date="2024-05-30T10:53:00Z">
        <w:r w:rsidRPr="005F0E50">
          <w:rPr>
            <w:rFonts w:ascii="Times New Roman" w:eastAsiaTheme="minorEastAsia" w:hAnsi="Times New Roman" w:cs="Times New Roman"/>
          </w:rPr>
          <w:t xml:space="preserve"> and </w:t>
        </w:r>
      </w:ins>
      <m:oMath>
        <m:r>
          <w:ins w:id="2104" w:author="M. Shojaei Arani" w:date="2024-05-30T10:53:00Z">
            <w:rPr>
              <w:rFonts w:ascii="Cambria Math" w:eastAsiaTheme="minorEastAsia" w:hAnsi="Cambria Math" w:cs="Times New Roman"/>
            </w:rPr>
            <m:t>B=</m:t>
          </w:ins>
        </m:r>
        <m:d>
          <m:dPr>
            <m:begChr m:val="{"/>
            <m:endChr m:val="}"/>
            <m:ctrlPr>
              <w:ins w:id="2105" w:author="M. Shojaei Arani" w:date="2024-05-30T10:53:00Z">
                <w:rPr>
                  <w:rFonts w:ascii="Cambria Math" w:hAnsi="Cambria Math" w:cs="Times New Roman"/>
                  <w:i/>
                </w:rPr>
              </w:ins>
            </m:ctrlPr>
          </m:dPr>
          <m:e>
            <m:sSub>
              <m:sSubPr>
                <m:ctrlPr>
                  <w:ins w:id="2106" w:author="M. Shojaei Arani" w:date="2024-05-30T10:53:00Z">
                    <w:rPr>
                      <w:rFonts w:ascii="Cambria Math" w:eastAsiaTheme="minorEastAsia" w:hAnsi="Cambria Math" w:cs="Times New Roman"/>
                      <w:i/>
                    </w:rPr>
                  </w:ins>
                </m:ctrlPr>
              </m:sSubPr>
              <m:e>
                <m:r>
                  <w:ins w:id="2107" w:author="M. Shojaei Arani" w:date="2024-05-30T10:53:00Z">
                    <w:rPr>
                      <w:rFonts w:ascii="Cambria Math" w:eastAsiaTheme="minorEastAsia" w:hAnsi="Cambria Math" w:cs="Times New Roman"/>
                    </w:rPr>
                    <m:t>σ</m:t>
                  </w:ins>
                </m:r>
              </m:e>
              <m:sub>
                <m:r>
                  <w:ins w:id="2108" w:author="M. Shojaei Arani" w:date="2024-05-30T10:53:00Z">
                    <w:rPr>
                      <w:rFonts w:ascii="Cambria Math" w:eastAsiaTheme="minorEastAsia" w:hAnsi="Cambria Math" w:cs="Times New Roman"/>
                    </w:rPr>
                    <m:t>1z</m:t>
                  </w:ins>
                </m:r>
              </m:sub>
            </m:sSub>
            <m:r>
              <w:ins w:id="2109" w:author="M. Shojaei Arani" w:date="2024-05-30T10:53:00Z">
                <w:rPr>
                  <w:rFonts w:ascii="Cambria Math" w:hAnsi="Cambria Math" w:cs="Times New Roman"/>
                </w:rPr>
                <m:t>,</m:t>
              </w:ins>
            </m:r>
            <m:sSub>
              <m:sSubPr>
                <m:ctrlPr>
                  <w:ins w:id="2110" w:author="M. Shojaei Arani" w:date="2024-05-30T10:53:00Z">
                    <w:rPr>
                      <w:rFonts w:ascii="Cambria Math" w:eastAsiaTheme="minorEastAsia" w:hAnsi="Cambria Math" w:cs="Times New Roman"/>
                      <w:i/>
                    </w:rPr>
                  </w:ins>
                </m:ctrlPr>
              </m:sSubPr>
              <m:e>
                <m:r>
                  <w:ins w:id="2111" w:author="M. Shojaei Arani" w:date="2024-05-30T10:53:00Z">
                    <w:rPr>
                      <w:rFonts w:ascii="Cambria Math" w:eastAsiaTheme="minorEastAsia" w:hAnsi="Cambria Math" w:cs="Times New Roman"/>
                    </w:rPr>
                    <m:t>σ</m:t>
                  </w:ins>
                </m:r>
              </m:e>
              <m:sub>
                <m:r>
                  <w:ins w:id="2112" w:author="M. Shojaei Arani" w:date="2024-05-30T10:53:00Z">
                    <w:rPr>
                      <w:rFonts w:ascii="Cambria Math" w:eastAsiaTheme="minorEastAsia" w:hAnsi="Cambria Math" w:cs="Times New Roman"/>
                    </w:rPr>
                    <m:t>2z</m:t>
                  </w:ins>
                </m:r>
              </m:sub>
            </m:sSub>
            <m:r>
              <w:ins w:id="2113" w:author="M. Shojaei Arani" w:date="2024-05-30T10:53:00Z">
                <w:rPr>
                  <w:rFonts w:ascii="Cambria Math" w:hAnsi="Cambria Math" w:cs="Times New Roman"/>
                </w:rPr>
                <m:t xml:space="preserve">…, </m:t>
              </w:ins>
            </m:r>
            <m:sSub>
              <m:sSubPr>
                <m:ctrlPr>
                  <w:ins w:id="2114" w:author="M. Shojaei Arani" w:date="2024-05-30T10:53:00Z">
                    <w:rPr>
                      <w:rFonts w:ascii="Cambria Math" w:eastAsiaTheme="minorEastAsia" w:hAnsi="Cambria Math" w:cs="Times New Roman"/>
                      <w:i/>
                    </w:rPr>
                  </w:ins>
                </m:ctrlPr>
              </m:sSubPr>
              <m:e>
                <m:r>
                  <w:ins w:id="2115" w:author="M. Shojaei Arani" w:date="2024-05-30T10:53:00Z">
                    <w:rPr>
                      <w:rFonts w:ascii="Cambria Math" w:eastAsiaTheme="minorEastAsia" w:hAnsi="Cambria Math" w:cs="Times New Roman"/>
                    </w:rPr>
                    <m:t>σ</m:t>
                  </w:ins>
                </m:r>
              </m:e>
              <m:sub>
                <m:r>
                  <w:ins w:id="2116" w:author="M. Shojaei Arani" w:date="2024-05-30T10:53:00Z">
                    <w:rPr>
                      <w:rFonts w:ascii="Cambria Math" w:eastAsiaTheme="minorEastAsia" w:hAnsi="Cambria Math" w:cs="Times New Roman"/>
                    </w:rPr>
                    <m:t>Mz</m:t>
                  </w:ins>
                </m:r>
              </m:sub>
            </m:sSub>
          </m:e>
        </m:d>
      </m:oMath>
      <w:ins w:id="2117" w:author="M. Shojaei Arani" w:date="2024-05-30T10:53:00Z">
        <w:r w:rsidRPr="005F0E50">
          <w:rPr>
            <w:rFonts w:ascii="Times New Roman" w:eastAsiaTheme="minorEastAsia" w:hAnsi="Times New Roman" w:cs="Times New Roman"/>
          </w:rPr>
          <w:t xml:space="preserve">, respectively (these are the estimated values of the drift and diffusion functions of the </w:t>
        </w:r>
      </w:ins>
      <m:oMath>
        <m:r>
          <w:ins w:id="2118" w:author="M. Shojaei Arani" w:date="2024-05-30T10:53:00Z">
            <w:rPr>
              <w:rFonts w:ascii="Cambria Math" w:eastAsiaTheme="minorEastAsia" w:hAnsi="Cambria Math" w:cs="Times New Roman"/>
            </w:rPr>
            <m:t>z</m:t>
          </w:ins>
        </m:r>
      </m:oMath>
      <w:ins w:id="2119" w:author="M. Shojaei Arani" w:date="2024-05-30T10:53:00Z">
        <w:r w:rsidRPr="005F0E50">
          <w:rPr>
            <w:rFonts w:ascii="Times New Roman" w:eastAsiaTheme="minorEastAsia" w:hAnsi="Times New Roman" w:cs="Times New Roman"/>
          </w:rPr>
          <w:t xml:space="preserve"> process at the knot sequence </w:t>
        </w:r>
      </w:ins>
      <m:oMath>
        <m:d>
          <m:dPr>
            <m:begChr m:val="{"/>
            <m:endChr m:val="}"/>
            <m:ctrlPr>
              <w:ins w:id="2120" w:author="M. Shojaei Arani" w:date="2024-05-30T10:53:00Z">
                <w:rPr>
                  <w:rFonts w:ascii="Cambria Math" w:hAnsi="Cambria Math" w:cs="Times New Roman"/>
                  <w:i/>
                </w:rPr>
              </w:ins>
            </m:ctrlPr>
          </m:dPr>
          <m:e>
            <m:sSub>
              <m:sSubPr>
                <m:ctrlPr>
                  <w:ins w:id="2121" w:author="M. Shojaei Arani" w:date="2024-05-30T10:53:00Z">
                    <w:rPr>
                      <w:rFonts w:ascii="Cambria Math" w:hAnsi="Cambria Math" w:cs="Times New Roman"/>
                      <w:i/>
                    </w:rPr>
                  </w:ins>
                </m:ctrlPr>
              </m:sSubPr>
              <m:e>
                <m:r>
                  <w:ins w:id="2122" w:author="M. Shojaei Arani" w:date="2024-05-30T10:53:00Z">
                    <w:rPr>
                      <w:rFonts w:ascii="Cambria Math" w:hAnsi="Cambria Math" w:cs="Times New Roman"/>
                    </w:rPr>
                    <m:t>z</m:t>
                  </w:ins>
                </m:r>
              </m:e>
              <m:sub>
                <m:r>
                  <w:ins w:id="2123" w:author="M. Shojaei Arani" w:date="2024-05-30T10:53:00Z">
                    <w:rPr>
                      <w:rFonts w:ascii="Cambria Math" w:hAnsi="Cambria Math" w:cs="Times New Roman"/>
                    </w:rPr>
                    <m:t>1</m:t>
                  </w:ins>
                </m:r>
              </m:sub>
            </m:sSub>
            <m:r>
              <w:ins w:id="2124" w:author="M. Shojaei Arani" w:date="2024-05-30T10:53:00Z">
                <w:rPr>
                  <w:rFonts w:ascii="Cambria Math" w:hAnsi="Cambria Math" w:cs="Times New Roman"/>
                </w:rPr>
                <m:t>,</m:t>
              </w:ins>
            </m:r>
            <m:sSub>
              <m:sSubPr>
                <m:ctrlPr>
                  <w:ins w:id="2125" w:author="M. Shojaei Arani" w:date="2024-05-30T10:53:00Z">
                    <w:rPr>
                      <w:rFonts w:ascii="Cambria Math" w:hAnsi="Cambria Math" w:cs="Times New Roman"/>
                      <w:i/>
                    </w:rPr>
                  </w:ins>
                </m:ctrlPr>
              </m:sSubPr>
              <m:e>
                <m:r>
                  <w:ins w:id="2126" w:author="M. Shojaei Arani" w:date="2024-05-30T10:53:00Z">
                    <w:rPr>
                      <w:rFonts w:ascii="Cambria Math" w:hAnsi="Cambria Math" w:cs="Times New Roman"/>
                    </w:rPr>
                    <m:t>z</m:t>
                  </w:ins>
                </m:r>
              </m:e>
              <m:sub>
                <m:r>
                  <w:ins w:id="2127" w:author="M. Shojaei Arani" w:date="2024-05-30T10:53:00Z">
                    <w:rPr>
                      <w:rFonts w:ascii="Cambria Math" w:hAnsi="Cambria Math" w:cs="Times New Roman"/>
                    </w:rPr>
                    <m:t>2</m:t>
                  </w:ins>
                </m:r>
              </m:sub>
            </m:sSub>
            <m:r>
              <w:ins w:id="2128" w:author="M. Shojaei Arani" w:date="2024-05-30T10:53:00Z">
                <w:rPr>
                  <w:rFonts w:ascii="Cambria Math" w:hAnsi="Cambria Math" w:cs="Times New Roman"/>
                </w:rPr>
                <m:t xml:space="preserve">,…, </m:t>
              </w:ins>
            </m:r>
            <m:sSub>
              <m:sSubPr>
                <m:ctrlPr>
                  <w:ins w:id="2129" w:author="M. Shojaei Arani" w:date="2024-05-30T10:53:00Z">
                    <w:rPr>
                      <w:rFonts w:ascii="Cambria Math" w:hAnsi="Cambria Math" w:cs="Times New Roman"/>
                      <w:i/>
                    </w:rPr>
                  </w:ins>
                </m:ctrlPr>
              </m:sSubPr>
              <m:e>
                <m:r>
                  <w:ins w:id="2130" w:author="M. Shojaei Arani" w:date="2024-05-30T10:53:00Z">
                    <w:rPr>
                      <w:rFonts w:ascii="Cambria Math" w:hAnsi="Cambria Math" w:cs="Times New Roman"/>
                    </w:rPr>
                    <m:t>z</m:t>
                  </w:ins>
                </m:r>
              </m:e>
              <m:sub>
                <m:r>
                  <w:ins w:id="2131" w:author="M. Shojaei Arani" w:date="2024-05-30T10:53:00Z">
                    <w:rPr>
                      <w:rFonts w:ascii="Cambria Math" w:hAnsi="Cambria Math" w:cs="Times New Roman"/>
                    </w:rPr>
                    <m:t>M</m:t>
                  </w:ins>
                </m:r>
              </m:sub>
            </m:sSub>
          </m:e>
        </m:d>
      </m:oMath>
      <w:ins w:id="2132" w:author="M. Shojaei Arani" w:date="2024-05-30T10:53:00Z">
        <w:r w:rsidRPr="005F0E50">
          <w:rPr>
            <w:rFonts w:ascii="Times New Roman" w:eastAsiaTheme="minorEastAsia" w:hAnsi="Times New Roman" w:cs="Times New Roman"/>
          </w:rPr>
          <w:t xml:space="preserve">). Now, to back transform everything to the original scale (i.e., the </w:t>
        </w:r>
      </w:ins>
      <m:oMath>
        <m:r>
          <w:ins w:id="2133" w:author="M. Shojaei Arani" w:date="2024-05-30T10:53:00Z">
            <w:rPr>
              <w:rFonts w:ascii="Cambria Math" w:eastAsiaTheme="minorEastAsia" w:hAnsi="Cambria Math" w:cs="Times New Roman"/>
            </w:rPr>
            <m:t>x</m:t>
          </w:ins>
        </m:r>
      </m:oMath>
      <w:ins w:id="2134" w:author="M. Shojaei Arani" w:date="2024-05-30T10:53:00Z">
        <w:r w:rsidRPr="005F0E50">
          <w:rPr>
            <w:rFonts w:ascii="Times New Roman" w:eastAsiaTheme="minorEastAsia" w:hAnsi="Times New Roman" w:cs="Times New Roman"/>
          </w:rPr>
          <w:t xml:space="preserve"> process) all we need to do is to multiply the elements of </w:t>
        </w:r>
      </w:ins>
      <m:oMath>
        <m:r>
          <w:ins w:id="2135" w:author="M. Shojaei Arani" w:date="2024-05-30T10:53:00Z">
            <w:rPr>
              <w:rFonts w:ascii="Cambria Math" w:eastAsiaTheme="minorEastAsia" w:hAnsi="Cambria Math" w:cs="Times New Roman"/>
            </w:rPr>
            <m:t>A</m:t>
          </w:ins>
        </m:r>
      </m:oMath>
      <w:ins w:id="2136" w:author="M. Shojaei Arani" w:date="2024-05-30T10:53:00Z">
        <w:r w:rsidRPr="005F0E50">
          <w:rPr>
            <w:rFonts w:ascii="Times New Roman" w:eastAsiaTheme="minorEastAsia" w:hAnsi="Times New Roman" w:cs="Times New Roman"/>
          </w:rPr>
          <w:t xml:space="preserve"> and </w:t>
        </w:r>
      </w:ins>
      <m:oMath>
        <m:r>
          <w:ins w:id="2137" w:author="M. Shojaei Arani" w:date="2024-05-30T10:53:00Z">
            <w:rPr>
              <w:rFonts w:ascii="Cambria Math" w:eastAsiaTheme="minorEastAsia" w:hAnsi="Cambria Math" w:cs="Times New Roman"/>
            </w:rPr>
            <m:t>B</m:t>
          </w:ins>
        </m:r>
      </m:oMath>
      <w:ins w:id="2138" w:author="M. Shojaei Arani" w:date="2024-05-30T10:53:00Z">
        <w:r w:rsidRPr="005F0E50">
          <w:rPr>
            <w:rFonts w:ascii="Times New Roman" w:eastAsiaTheme="minorEastAsia" w:hAnsi="Times New Roman" w:cs="Times New Roman"/>
          </w:rPr>
          <w:t xml:space="preserve"> by the data standard deviation </w:t>
        </w:r>
      </w:ins>
      <m:oMath>
        <m:sSub>
          <m:sSubPr>
            <m:ctrlPr>
              <w:ins w:id="2139" w:author="M. Shojaei Arani" w:date="2024-05-30T10:53:00Z">
                <w:rPr>
                  <w:rFonts w:ascii="Cambria Math" w:eastAsiaTheme="minorEastAsia" w:hAnsi="Cambria Math" w:cs="Times New Roman"/>
                  <w:i/>
                </w:rPr>
              </w:ins>
            </m:ctrlPr>
          </m:sSubPr>
          <m:e>
            <m:r>
              <w:ins w:id="2140" w:author="M. Shojaei Arani" w:date="2024-05-30T10:53:00Z">
                <w:rPr>
                  <w:rFonts w:ascii="Cambria Math" w:eastAsiaTheme="minorEastAsia" w:hAnsi="Cambria Math" w:cs="Times New Roman"/>
                </w:rPr>
                <m:t>s</m:t>
              </w:ins>
            </m:r>
          </m:e>
          <m:sub>
            <m:r>
              <w:ins w:id="2141" w:author="M. Shojaei Arani" w:date="2024-05-30T10:53:00Z">
                <m:rPr>
                  <m:sty m:val="p"/>
                </m:rPr>
                <w:rPr>
                  <w:rFonts w:ascii="Cambria Math" w:eastAsiaTheme="minorEastAsia" w:hAnsi="Cambria Math" w:cs="Times New Roman"/>
                </w:rPr>
                <m:t>data</m:t>
              </w:ins>
            </m:r>
          </m:sub>
        </m:sSub>
      </m:oMath>
      <w:ins w:id="2142" w:author="M. Shojaei Arani" w:date="2024-05-30T10:53:00Z">
        <w:r w:rsidRPr="005F0E50">
          <w:rPr>
            <w:rFonts w:ascii="Times New Roman" w:eastAsiaTheme="minorEastAsia" w:hAnsi="Times New Roman" w:cs="Times New Roman"/>
          </w:rPr>
          <w:t xml:space="preserve"> to find the estimated parameters of the process </w:t>
        </w:r>
      </w:ins>
      <m:oMath>
        <m:r>
          <w:ins w:id="2143" w:author="M. Shojaei Arani" w:date="2024-05-30T10:53:00Z">
            <w:rPr>
              <w:rFonts w:ascii="Cambria Math" w:eastAsiaTheme="minorEastAsia" w:hAnsi="Cambria Math" w:cs="Times New Roman"/>
            </w:rPr>
            <m:t>x</m:t>
          </w:ins>
        </m:r>
      </m:oMath>
      <w:ins w:id="2144" w:author="M. Shojaei Arani" w:date="2024-05-30T10:53:00Z">
        <w:r w:rsidRPr="005F0E50">
          <w:rPr>
            <w:rFonts w:ascii="Times New Roman" w:eastAsiaTheme="minorEastAsia" w:hAnsi="Times New Roman" w:cs="Times New Roman"/>
          </w:rPr>
          <w:t xml:space="preserve"> over the knot sequence </w:t>
        </w:r>
      </w:ins>
      <m:oMath>
        <m:d>
          <m:dPr>
            <m:begChr m:val="{"/>
            <m:endChr m:val="}"/>
            <m:ctrlPr>
              <w:ins w:id="2145" w:author="M. Shojaei Arani" w:date="2024-05-30T10:53:00Z">
                <w:rPr>
                  <w:rFonts w:ascii="Cambria Math" w:hAnsi="Cambria Math" w:cs="Times New Roman"/>
                  <w:i/>
                </w:rPr>
              </w:ins>
            </m:ctrlPr>
          </m:dPr>
          <m:e>
            <m:sSub>
              <m:sSubPr>
                <m:ctrlPr>
                  <w:ins w:id="2146" w:author="M. Shojaei Arani" w:date="2024-05-30T10:53:00Z">
                    <w:rPr>
                      <w:rFonts w:ascii="Cambria Math" w:hAnsi="Cambria Math" w:cs="Times New Roman"/>
                      <w:i/>
                    </w:rPr>
                  </w:ins>
                </m:ctrlPr>
              </m:sSubPr>
              <m:e>
                <m:r>
                  <w:ins w:id="2147" w:author="M. Shojaei Arani" w:date="2024-05-30T10:53:00Z">
                    <w:rPr>
                      <w:rFonts w:ascii="Cambria Math" w:hAnsi="Cambria Math" w:cs="Times New Roman"/>
                    </w:rPr>
                    <m:t>x</m:t>
                  </w:ins>
                </m:r>
              </m:e>
              <m:sub>
                <m:r>
                  <w:ins w:id="2148" w:author="M. Shojaei Arani" w:date="2024-05-30T10:53:00Z">
                    <w:rPr>
                      <w:rFonts w:ascii="Cambria Math" w:hAnsi="Cambria Math" w:cs="Times New Roman"/>
                    </w:rPr>
                    <m:t>1</m:t>
                  </w:ins>
                </m:r>
              </m:sub>
            </m:sSub>
            <m:r>
              <w:ins w:id="2149" w:author="M. Shojaei Arani" w:date="2024-05-30T10:53:00Z">
                <w:rPr>
                  <w:rFonts w:ascii="Cambria Math" w:hAnsi="Cambria Math" w:cs="Times New Roman"/>
                </w:rPr>
                <m:t>,</m:t>
              </w:ins>
            </m:r>
            <m:sSub>
              <m:sSubPr>
                <m:ctrlPr>
                  <w:ins w:id="2150" w:author="M. Shojaei Arani" w:date="2024-05-30T10:53:00Z">
                    <w:rPr>
                      <w:rFonts w:ascii="Cambria Math" w:hAnsi="Cambria Math" w:cs="Times New Roman"/>
                      <w:i/>
                    </w:rPr>
                  </w:ins>
                </m:ctrlPr>
              </m:sSubPr>
              <m:e>
                <m:r>
                  <w:ins w:id="2151" w:author="M. Shojaei Arani" w:date="2024-05-30T10:53:00Z">
                    <w:rPr>
                      <w:rFonts w:ascii="Cambria Math" w:hAnsi="Cambria Math" w:cs="Times New Roman"/>
                    </w:rPr>
                    <m:t>x</m:t>
                  </w:ins>
                </m:r>
              </m:e>
              <m:sub>
                <m:r>
                  <w:ins w:id="2152" w:author="M. Shojaei Arani" w:date="2024-05-30T10:53:00Z">
                    <w:rPr>
                      <w:rFonts w:ascii="Cambria Math" w:hAnsi="Cambria Math" w:cs="Times New Roman"/>
                    </w:rPr>
                    <m:t>2</m:t>
                  </w:ins>
                </m:r>
              </m:sub>
            </m:sSub>
            <m:r>
              <w:ins w:id="2153" w:author="M. Shojaei Arani" w:date="2024-05-30T10:53:00Z">
                <w:rPr>
                  <w:rFonts w:ascii="Cambria Math" w:hAnsi="Cambria Math" w:cs="Times New Roman"/>
                </w:rPr>
                <m:t xml:space="preserve">,…, </m:t>
              </w:ins>
            </m:r>
            <m:sSub>
              <m:sSubPr>
                <m:ctrlPr>
                  <w:ins w:id="2154" w:author="M. Shojaei Arani" w:date="2024-05-30T10:53:00Z">
                    <w:rPr>
                      <w:rFonts w:ascii="Cambria Math" w:hAnsi="Cambria Math" w:cs="Times New Roman"/>
                      <w:i/>
                    </w:rPr>
                  </w:ins>
                </m:ctrlPr>
              </m:sSubPr>
              <m:e>
                <m:r>
                  <w:ins w:id="2155" w:author="M. Shojaei Arani" w:date="2024-05-30T10:53:00Z">
                    <w:rPr>
                      <w:rFonts w:ascii="Cambria Math" w:hAnsi="Cambria Math" w:cs="Times New Roman"/>
                    </w:rPr>
                    <m:t>x</m:t>
                  </w:ins>
                </m:r>
              </m:e>
              <m:sub>
                <m:r>
                  <w:ins w:id="2156" w:author="M. Shojaei Arani" w:date="2024-05-30T10:53:00Z">
                    <w:rPr>
                      <w:rFonts w:ascii="Cambria Math" w:hAnsi="Cambria Math" w:cs="Times New Roman"/>
                    </w:rPr>
                    <m:t>M</m:t>
                  </w:ins>
                </m:r>
              </m:sub>
            </m:sSub>
          </m:e>
        </m:d>
      </m:oMath>
      <w:ins w:id="2157" w:author="M. Shojaei Arani" w:date="2024-05-30T10:53:00Z">
        <w:r w:rsidRPr="005F0E50">
          <w:rPr>
            <w:rFonts w:ascii="Times New Roman" w:eastAsiaTheme="minorEastAsia" w:hAnsi="Times New Roman" w:cs="Times New Roman"/>
          </w:rPr>
          <w:t xml:space="preserve">.  </w:t>
        </w:r>
      </w:ins>
    </w:p>
    <w:p w14:paraId="426377D4" w14:textId="77777777" w:rsidR="00907C1A" w:rsidRDefault="00907C1A" w:rsidP="00907C1A">
      <w:pPr>
        <w:spacing w:line="360" w:lineRule="auto"/>
        <w:jc w:val="both"/>
        <w:rPr>
          <w:ins w:id="2158" w:author="M. Shojaei Arani" w:date="2024-05-30T10:53:00Z"/>
          <w:rFonts w:ascii="Times New Roman" w:hAnsi="Times New Roman" w:cs="Times New Roman"/>
          <w:b/>
        </w:rPr>
      </w:pPr>
      <w:ins w:id="2159" w:author="M. Shojaei Arani" w:date="2024-05-30T10:53:00Z">
        <w:r>
          <w:rPr>
            <w:rFonts w:ascii="Times New Roman" w:hAnsi="Times New Roman" w:cs="Times New Roman"/>
            <w:b/>
          </w:rPr>
          <w:t xml:space="preserve">Appendix H. Gradient descent and grey wolf optimizer algorithms used to solve the MLE </w:t>
        </w:r>
      </w:ins>
    </w:p>
    <w:p w14:paraId="7CF8E17E" w14:textId="77777777" w:rsidR="00907C1A" w:rsidRDefault="00907C1A" w:rsidP="00907C1A">
      <w:pPr>
        <w:spacing w:line="360" w:lineRule="auto"/>
        <w:jc w:val="both"/>
        <w:rPr>
          <w:ins w:id="2160" w:author="M. Shojaei Arani" w:date="2024-05-30T10:53:00Z"/>
          <w:rFonts w:ascii="Times New Roman" w:eastAsiaTheme="minorEastAsia" w:hAnsi="Times New Roman" w:cs="Times New Roman"/>
        </w:rPr>
      </w:pPr>
      <w:ins w:id="2161" w:author="M. Shojaei Arani" w:date="2024-05-30T10:53:00Z">
        <w:r>
          <w:rPr>
            <w:rFonts w:ascii="Times New Roman" w:eastAsiaTheme="minorEastAsia" w:hAnsi="Times New Roman" w:cs="Times New Roman"/>
          </w:rPr>
          <w:t>In order to estimate the parameters of the Langevin model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DiffusionParametric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1</w:t>
        </w:r>
        <w:r>
          <w:rPr>
            <w:rFonts w:ascii="Times New Roman" w:eastAsiaTheme="minorEastAsia" w:hAnsi="Times New Roman" w:cs="Times New Roman"/>
          </w:rPr>
          <w:fldChar w:fldCharType="end"/>
        </w:r>
        <w:r>
          <w:rPr>
            <w:rFonts w:ascii="Times New Roman" w:eastAsiaTheme="minorEastAsia" w:hAnsi="Times New Roman" w:cs="Times New Roman"/>
          </w:rPr>
          <w:t xml:space="preserve">) using the MLE framework we should find the global minimum of negative log-likelihood function </w:t>
        </w:r>
      </w:ins>
      <m:oMath>
        <m:r>
          <w:ins w:id="2162" w:author="M. Shojaei Arani" w:date="2024-05-30T10:53:00Z">
            <w:rPr>
              <w:rFonts w:ascii="Cambria Math" w:eastAsiaTheme="minorEastAsia" w:hAnsi="Cambria Math" w:cs="Times New Roman"/>
            </w:rPr>
            <m:t>-</m:t>
          </w:ins>
        </m:r>
        <m:r>
          <w:ins w:id="2163" w:author="M. Shojaei Arani" w:date="2024-05-30T10:53:00Z">
            <m:rPr>
              <m:scr m:val="script"/>
            </m:rPr>
            <w:rPr>
              <w:rFonts w:ascii="Cambria Math" w:hAnsi="Cambria Math" w:cs="Aharoni"/>
            </w:rPr>
            <m:t>l</m:t>
          </w:ins>
        </m:r>
      </m:oMath>
      <w:ins w:id="2164" w:author="M. Shojaei Arani" w:date="2024-05-30T10:53:00Z">
        <w:r>
          <w:rPr>
            <w:rFonts w:ascii="Times New Roman" w:eastAsiaTheme="minorEastAsia" w:hAnsi="Times New Roman" w:cs="Times New Roman"/>
          </w:rPr>
          <w:t xml:space="preserve"> where </w:t>
        </w:r>
      </w:ins>
      <m:oMath>
        <m:r>
          <w:ins w:id="2165" w:author="M. Shojaei Arani" w:date="2024-05-30T10:53:00Z">
            <m:rPr>
              <m:scr m:val="script"/>
            </m:rPr>
            <w:rPr>
              <w:rFonts w:ascii="Cambria Math" w:hAnsi="Cambria Math" w:cs="Aharoni"/>
            </w:rPr>
            <m:t>l</m:t>
          </w:ins>
        </m:r>
      </m:oMath>
      <w:ins w:id="2166" w:author="M. Shojaei Arani" w:date="2024-05-30T10:53:00Z">
        <w:r>
          <w:rPr>
            <w:rFonts w:ascii="Times New Roman" w:eastAsiaTheme="minorEastAsia" w:hAnsi="Times New Roman" w:cs="Times New Roman"/>
          </w:rPr>
          <w:t xml:space="preserve"> is defined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LL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2</w:t>
        </w:r>
        <w:r>
          <w:rPr>
            <w:rFonts w:ascii="Times New Roman" w:eastAsiaTheme="minorEastAsia" w:hAnsi="Times New Roman" w:cs="Times New Roman"/>
          </w:rPr>
          <w:fldChar w:fldCharType="end"/>
        </w:r>
        <w:r>
          <w:rPr>
            <w:rFonts w:ascii="Times New Roman" w:eastAsiaTheme="minorEastAsia" w:hAnsi="Times New Roman" w:cs="Times New Roman"/>
          </w:rPr>
          <w:t xml:space="preserve">) in Appendix C. The approach to tackling the MLE problem significantly differs between Euler and Hermite reconstructions. </w:t>
        </w:r>
        <w:r w:rsidRPr="003B7524">
          <w:rPr>
            <w:rFonts w:ascii="Times New Roman" w:eastAsiaTheme="minorEastAsia" w:hAnsi="Times New Roman" w:cs="Times New Roman"/>
          </w:rPr>
          <w:t>Euler reconstruction, the objective function is fully defined across the entire parameter space.</w:t>
        </w:r>
        <w:r>
          <w:rPr>
            <w:rFonts w:ascii="Times New Roman" w:eastAsiaTheme="minorEastAsia" w:hAnsi="Times New Roman" w:cs="Times New Roman"/>
          </w:rPr>
          <w:t xml:space="preserve"> </w:t>
        </w:r>
        <w:r w:rsidRPr="003B7524">
          <w:rPr>
            <w:rFonts w:ascii="Times New Roman" w:eastAsiaTheme="minorEastAsia" w:hAnsi="Times New Roman" w:cs="Times New Roman"/>
          </w:rPr>
          <w:t>However, in Hermite reconstruction, the objective function may become undefined for certain parameter values as they deviate from the true global minimum, a discrepancy that becomes more pronounced as data resolution decreases.</w:t>
        </w:r>
        <w:r>
          <w:rPr>
            <w:rFonts w:ascii="Times New Roman" w:eastAsiaTheme="minorEastAsia" w:hAnsi="Times New Roman" w:cs="Times New Roman"/>
          </w:rPr>
          <w:t xml:space="preserve"> This is because as the data resolution declines the Hermite expansion of conditional density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P_X_Refinement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8</w:t>
        </w:r>
        <w:r>
          <w:rPr>
            <w:rFonts w:ascii="Times New Roman" w:eastAsiaTheme="minorEastAsia" w:hAnsi="Times New Roman" w:cs="Times New Roman"/>
          </w:rPr>
          <w:fldChar w:fldCharType="end"/>
        </w:r>
        <w:r>
          <w:rPr>
            <w:rFonts w:ascii="Times New Roman" w:eastAsiaTheme="minorEastAsia" w:hAnsi="Times New Roman" w:cs="Times New Roman"/>
          </w:rPr>
          <w:t>), or in (</w:t>
        </w:r>
        <w:r>
          <w:rPr>
            <w:rFonts w:ascii="Times New Roman" w:eastAsiaTheme="minorEastAsia" w:hAnsi="Times New Roman" w:cs="Times New Roman"/>
          </w:rPr>
          <w:fldChar w:fldCharType="begin"/>
        </w:r>
        <w:r>
          <w:rPr>
            <w:rFonts w:ascii="Times New Roman" w:eastAsiaTheme="minorEastAsia" w:hAnsi="Times New Roman" w:cs="Times New Roman"/>
          </w:rPr>
          <w:instrText xml:space="preserve"> REF P_X \h </w:instrText>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hAnsi="Times New Roman" w:cs="Times New Roman"/>
            <w:noProof/>
          </w:rPr>
          <w:t>7</w:t>
        </w:r>
        <w:r>
          <w:rPr>
            <w:rFonts w:ascii="Times New Roman" w:eastAsiaTheme="minorEastAsia" w:hAnsi="Times New Roman" w:cs="Times New Roman"/>
          </w:rPr>
          <w:fldChar w:fldCharType="end"/>
        </w:r>
        <w:r>
          <w:rPr>
            <w:rFonts w:ascii="Times New Roman" w:eastAsiaTheme="minorEastAsia" w:hAnsi="Times New Roman" w:cs="Times New Roman"/>
          </w:rPr>
          <w:t xml:space="preserve">), might converge to a density which may not be entirely positive across the state space (although it always integrates to 1), </w:t>
        </w:r>
        <w:r w:rsidRPr="003B7524">
          <w:rPr>
            <w:rFonts w:ascii="Times New Roman" w:eastAsiaTheme="minorEastAsia" w:hAnsi="Times New Roman" w:cs="Times New Roman"/>
          </w:rPr>
          <w:t>leading to a</w:t>
        </w:r>
        <w:r>
          <w:rPr>
            <w:rFonts w:ascii="Times New Roman" w:eastAsiaTheme="minorEastAsia" w:hAnsi="Times New Roman" w:cs="Times New Roman"/>
          </w:rPr>
          <w:t xml:space="preserve"> partially</w:t>
        </w:r>
        <w:r w:rsidRPr="003B7524">
          <w:rPr>
            <w:rFonts w:ascii="Times New Roman" w:eastAsiaTheme="minorEastAsia" w:hAnsi="Times New Roman" w:cs="Times New Roman"/>
          </w:rPr>
          <w:t xml:space="preserve"> defined objective function</w:t>
        </w:r>
        <w:r>
          <w:rPr>
            <w:rFonts w:ascii="Times New Roman" w:eastAsiaTheme="minorEastAsia" w:hAnsi="Times New Roman" w:cs="Times New Roman"/>
          </w:rPr>
          <w:t xml:space="preserve">. </w:t>
        </w:r>
        <w:r w:rsidRPr="003B7524">
          <w:rPr>
            <w:rFonts w:ascii="Times New Roman" w:eastAsiaTheme="minorEastAsia" w:hAnsi="Times New Roman" w:cs="Times New Roman"/>
          </w:rPr>
          <w:t>Typically, within a small enough neighborhood around the optimum parameter values, the Hermite series converges to a positive density</w:t>
        </w:r>
        <w:r>
          <w:rPr>
            <w:rFonts w:ascii="Times New Roman" w:eastAsiaTheme="minorEastAsia" w:hAnsi="Times New Roman" w:cs="Times New Roman"/>
          </w:rPr>
          <w:t xml:space="preserve">. </w:t>
        </w:r>
        <w:r w:rsidRPr="003B7524">
          <w:rPr>
            <w:rFonts w:ascii="Times New Roman" w:eastAsiaTheme="minorEastAsia" w:hAnsi="Times New Roman" w:cs="Times New Roman"/>
          </w:rPr>
          <w:t>Yet, as this neighborhood expands, the series may not maintain a positive density for some parameter values, which we term ‘illegitimate’</w:t>
        </w:r>
        <w:r>
          <w:rPr>
            <w:rFonts w:ascii="Times New Roman" w:eastAsiaTheme="minorEastAsia" w:hAnsi="Times New Roman" w:cs="Times New Roman"/>
          </w:rPr>
          <w:t xml:space="preserve"> solutions</w:t>
        </w:r>
        <w:r w:rsidRPr="003B7524">
          <w:rPr>
            <w:rFonts w:ascii="Times New Roman" w:eastAsiaTheme="minorEastAsia" w:hAnsi="Times New Roman" w:cs="Times New Roman"/>
          </w:rPr>
          <w:t xml:space="preserve"> (as opposed to ‘legitimate’ </w:t>
        </w:r>
        <w:r>
          <w:rPr>
            <w:rFonts w:ascii="Times New Roman" w:eastAsiaTheme="minorEastAsia" w:hAnsi="Times New Roman" w:cs="Times New Roman"/>
          </w:rPr>
          <w:t>solutions</w:t>
        </w:r>
        <w:r w:rsidRPr="003B7524">
          <w:rPr>
            <w:rFonts w:ascii="Times New Roman" w:eastAsiaTheme="minorEastAsia" w:hAnsi="Times New Roman" w:cs="Times New Roman"/>
          </w:rPr>
          <w:t>).</w:t>
        </w:r>
        <w:r>
          <w:rPr>
            <w:rFonts w:ascii="Times New Roman" w:eastAsiaTheme="minorEastAsia" w:hAnsi="Times New Roman" w:cs="Times New Roman"/>
          </w:rPr>
          <w:t xml:space="preserve"> </w:t>
        </w:r>
        <w:r w:rsidRPr="003B7524">
          <w:rPr>
            <w:rFonts w:ascii="Times New Roman" w:eastAsiaTheme="minorEastAsia" w:hAnsi="Times New Roman" w:cs="Times New Roman"/>
          </w:rPr>
          <w:t>In practice, the size and geometry of the region where objective values are defined</w:t>
        </w:r>
        <w:r>
          <w:rPr>
            <w:rFonts w:ascii="Times New Roman" w:eastAsiaTheme="minorEastAsia" w:hAnsi="Times New Roman" w:cs="Times New Roman"/>
          </w:rPr>
          <w:t>, i.e., the legitimate region,</w:t>
        </w:r>
        <w:r w:rsidRPr="003B7524">
          <w:rPr>
            <w:rFonts w:ascii="Times New Roman" w:eastAsiaTheme="minorEastAsia" w:hAnsi="Times New Roman" w:cs="Times New Roman"/>
          </w:rPr>
          <w:t xml:space="preserve"> have a complex dependency on factors such as data resolution, model complexity, and the level of approximation adopted in selecting the K and J values in the</w:t>
        </w:r>
        <w:r>
          <w:rPr>
            <w:rFonts w:ascii="Times New Roman" w:eastAsiaTheme="minorEastAsia" w:hAnsi="Times New Roman" w:cs="Times New Roman"/>
          </w:rPr>
          <w:t xml:space="preserve"> Hermite</w:t>
        </w:r>
        <w:r w:rsidRPr="003B7524">
          <w:rPr>
            <w:rFonts w:ascii="Times New Roman" w:eastAsiaTheme="minorEastAsia" w:hAnsi="Times New Roman" w:cs="Times New Roman"/>
          </w:rPr>
          <w:t xml:space="preserve"> reconstruction algorithm.</w:t>
        </w:r>
        <w:r>
          <w:rPr>
            <w:rFonts w:ascii="Times New Roman" w:eastAsiaTheme="minorEastAsia" w:hAnsi="Times New Roman" w:cs="Times New Roman"/>
          </w:rPr>
          <w:t xml:space="preserve"> </w:t>
        </w:r>
        <w:r w:rsidRPr="003B7524">
          <w:rPr>
            <w:rFonts w:ascii="Times New Roman" w:eastAsiaTheme="minorEastAsia" w:hAnsi="Times New Roman" w:cs="Times New Roman"/>
          </w:rPr>
          <w:t>Therefore, in the case of Hermite reconstruction, we face not only a non-smooth objective function but also a partially defined one, where the density of undefined</w:t>
        </w:r>
        <w:r>
          <w:rPr>
            <w:rFonts w:ascii="Times New Roman" w:eastAsiaTheme="minorEastAsia" w:hAnsi="Times New Roman" w:cs="Times New Roman"/>
          </w:rPr>
          <w:t xml:space="preserve"> (i.e., illegitimate) </w:t>
        </w:r>
        <w:r w:rsidRPr="003B7524">
          <w:rPr>
            <w:rFonts w:ascii="Times New Roman" w:eastAsiaTheme="minorEastAsia" w:hAnsi="Times New Roman" w:cs="Times New Roman"/>
          </w:rPr>
          <w:t xml:space="preserve">objectives increases the further we move from the global minimum. To </w:t>
        </w:r>
        <w:r>
          <w:rPr>
            <w:rFonts w:ascii="Times New Roman" w:eastAsiaTheme="minorEastAsia" w:hAnsi="Times New Roman" w:cs="Times New Roman"/>
          </w:rPr>
          <w:t>handle this constraint</w:t>
        </w:r>
        <w:r w:rsidRPr="003B7524">
          <w:rPr>
            <w:rFonts w:ascii="Times New Roman" w:eastAsiaTheme="minorEastAsia" w:hAnsi="Times New Roman" w:cs="Times New Roman"/>
          </w:rPr>
          <w:t xml:space="preserve">, we employ a </w:t>
        </w:r>
        <w:r>
          <w:rPr>
            <w:rFonts w:ascii="Times New Roman" w:eastAsiaTheme="minorEastAsia" w:hAnsi="Times New Roman" w:cs="Times New Roman"/>
          </w:rPr>
          <w:t>‘</w:t>
        </w:r>
        <w:r w:rsidRPr="003B7524">
          <w:rPr>
            <w:rFonts w:ascii="Times New Roman" w:eastAsiaTheme="minorEastAsia" w:hAnsi="Times New Roman" w:cs="Times New Roman"/>
          </w:rPr>
          <w:t>death penalty</w:t>
        </w:r>
        <w:r>
          <w:rPr>
            <w:rFonts w:ascii="Times New Roman" w:eastAsiaTheme="minorEastAsia" w:hAnsi="Times New Roman" w:cs="Times New Roman"/>
          </w:rPr>
          <w:t>’</w:t>
        </w:r>
        <w:r w:rsidRPr="003B7524">
          <w:rPr>
            <w:rFonts w:ascii="Times New Roman" w:eastAsiaTheme="minorEastAsia" w:hAnsi="Times New Roman" w:cs="Times New Roman"/>
          </w:rPr>
          <w:t xml:space="preserve"> technique, which assigns a very high positive number to illegitimate objective values. Consequently, classical optimization routines based on the gradient descent algorithm cannot straightforwardly solve this complex optimization problem.</w:t>
        </w:r>
      </w:ins>
    </w:p>
    <w:p w14:paraId="72EFAB09" w14:textId="77777777" w:rsidR="00907C1A" w:rsidRDefault="00907C1A" w:rsidP="00907C1A">
      <w:pPr>
        <w:spacing w:line="360" w:lineRule="auto"/>
        <w:jc w:val="both"/>
        <w:rPr>
          <w:ins w:id="2167" w:author="M. Shojaei Arani" w:date="2024-05-30T10:53:00Z"/>
          <w:rFonts w:ascii="Times New Roman" w:eastAsiaTheme="minorEastAsia" w:hAnsi="Times New Roman" w:cs="Times New Roman"/>
        </w:rPr>
      </w:pPr>
      <w:ins w:id="2168" w:author="M. Shojaei Arani" w:date="2024-05-30T10:53:00Z">
        <w:r w:rsidRPr="00592499">
          <w:rPr>
            <w:rFonts w:ascii="Times New Roman" w:eastAsiaTheme="minorEastAsia" w:hAnsi="Times New Roman" w:cs="Times New Roman"/>
          </w:rPr>
          <w:t xml:space="preserve">To enable the use of gradient descent algorithms in our </w:t>
        </w:r>
        <w:r>
          <w:rPr>
            <w:rFonts w:ascii="Times New Roman" w:eastAsiaTheme="minorEastAsia" w:hAnsi="Times New Roman" w:cs="Times New Roman"/>
          </w:rPr>
          <w:t xml:space="preserve">partially-defined </w:t>
        </w:r>
        <w:r w:rsidRPr="00592499">
          <w:rPr>
            <w:rFonts w:ascii="Times New Roman" w:eastAsiaTheme="minorEastAsia" w:hAnsi="Times New Roman" w:cs="Times New Roman"/>
          </w:rPr>
          <w:t>optimization pro</w:t>
        </w:r>
        <w:r>
          <w:rPr>
            <w:rFonts w:ascii="Times New Roman" w:eastAsiaTheme="minorEastAsia" w:hAnsi="Times New Roman" w:cs="Times New Roman"/>
          </w:rPr>
          <w:t>blem</w:t>
        </w:r>
        <w:r w:rsidRPr="00592499">
          <w:rPr>
            <w:rFonts w:ascii="Times New Roman" w:eastAsiaTheme="minorEastAsia" w:hAnsi="Times New Roman" w:cs="Times New Roman"/>
          </w:rPr>
          <w:t xml:space="preserve">, we employ a two-phase algorithm. The initial phase involves addressing the Euler reconstruction to obtain the parameter estimate </w:t>
        </w:r>
      </w:ins>
      <m:oMath>
        <m:sSub>
          <m:sSubPr>
            <m:ctrlPr>
              <w:ins w:id="2169" w:author="M. Shojaei Arani" w:date="2024-05-30T10:53:00Z">
                <w:rPr>
                  <w:rFonts w:ascii="Cambria Math" w:hAnsi="Cambria Math" w:cs="Times New Roman"/>
                  <w:i/>
                </w:rPr>
              </w:ins>
            </m:ctrlPr>
          </m:sSubPr>
          <m:e>
            <m:acc>
              <m:accPr>
                <m:ctrlPr>
                  <w:ins w:id="2170" w:author="M. Shojaei Arani" w:date="2024-05-30T10:53:00Z">
                    <w:rPr>
                      <w:rFonts w:ascii="Cambria Math" w:hAnsi="Cambria Math" w:cs="Times New Roman"/>
                      <w:i/>
                    </w:rPr>
                  </w:ins>
                </m:ctrlPr>
              </m:accPr>
              <m:e>
                <m:r>
                  <w:ins w:id="2171" w:author="M. Shojaei Arani" w:date="2024-05-30T10:53:00Z">
                    <w:rPr>
                      <w:rFonts w:ascii="Cambria Math" w:hAnsi="Cambria Math" w:cs="Times New Roman"/>
                    </w:rPr>
                    <m:t>θ</m:t>
                  </w:ins>
                </m:r>
              </m:e>
            </m:acc>
          </m:e>
          <m:sub>
            <m:r>
              <w:ins w:id="2172" w:author="M. Shojaei Arani" w:date="2024-05-30T10:53:00Z">
                <w:rPr>
                  <w:rFonts w:ascii="Cambria Math" w:hAnsi="Cambria Math" w:cs="Times New Roman"/>
                </w:rPr>
                <m:t>Euler</m:t>
              </w:ins>
            </m:r>
          </m:sub>
        </m:sSub>
      </m:oMath>
      <w:ins w:id="2173" w:author="M. Shojaei Arani" w:date="2024-05-30T10:53:00Z">
        <w:r>
          <w:rPr>
            <w:rFonts w:ascii="Times New Roman" w:eastAsiaTheme="minorEastAsia" w:hAnsi="Times New Roman" w:cs="Times New Roman"/>
          </w:rPr>
          <w:t xml:space="preserve">. </w:t>
        </w:r>
        <w:r w:rsidRPr="00592499">
          <w:rPr>
            <w:rFonts w:ascii="Times New Roman" w:eastAsiaTheme="minorEastAsia" w:hAnsi="Times New Roman" w:cs="Times New Roman"/>
          </w:rPr>
          <w:t>For this optimization, we adopt a strategy of employing multiple starting points. This approach helps us to navigate around the potential issue of being trapped in a local minimum. However, based on our extensive experience, when the model is linear with respect to its parameters, we typically encounter an optimization landscape characterized by a unique local minimum that also serves as the global minimum</w:t>
        </w:r>
        <w:r>
          <w:rPr>
            <w:rFonts w:ascii="Times New Roman" w:eastAsiaTheme="minorEastAsia" w:hAnsi="Times New Roman" w:cs="Times New Roman"/>
          </w:rPr>
          <w:t xml:space="preserve"> or relatively few local minima</w:t>
        </w:r>
        <w:r w:rsidRPr="00592499">
          <w:rPr>
            <w:rFonts w:ascii="Times New Roman" w:eastAsiaTheme="minorEastAsia" w:hAnsi="Times New Roman" w:cs="Times New Roman"/>
          </w:rPr>
          <w:t>. This observation underscores the practical benefits of working with such linear models, particularly spline models, which tend to simplify the optimization process significantly.</w:t>
        </w:r>
      </w:ins>
    </w:p>
    <w:p w14:paraId="6F8179AB" w14:textId="77777777" w:rsidR="00907C1A" w:rsidRDefault="00907C1A" w:rsidP="00907C1A">
      <w:pPr>
        <w:spacing w:after="240" w:line="360" w:lineRule="auto"/>
        <w:jc w:val="both"/>
        <w:rPr>
          <w:ins w:id="2174" w:author="M. Shojaei Arani" w:date="2024-05-30T10:53:00Z"/>
          <w:rFonts w:ascii="Times New Roman" w:eastAsiaTheme="minorEastAsia" w:hAnsi="Times New Roman" w:cs="Times New Roman"/>
        </w:rPr>
      </w:pPr>
      <w:ins w:id="2175" w:author="M. Shojaei Arani" w:date="2024-05-30T10:53:00Z">
        <w:r w:rsidRPr="00221647">
          <w:rPr>
            <w:rFonts w:ascii="Times New Roman" w:eastAsiaTheme="minorEastAsia" w:hAnsi="Times New Roman" w:cs="Times New Roman"/>
          </w:rPr>
          <w:t xml:space="preserve">In the second phase, we focus on exploring the vicinity of </w:t>
        </w:r>
      </w:ins>
      <m:oMath>
        <m:sSub>
          <m:sSubPr>
            <m:ctrlPr>
              <w:ins w:id="2176" w:author="M. Shojaei Arani" w:date="2024-05-30T10:53:00Z">
                <w:rPr>
                  <w:rFonts w:ascii="Cambria Math" w:hAnsi="Cambria Math" w:cs="Times New Roman"/>
                  <w:i/>
                </w:rPr>
              </w:ins>
            </m:ctrlPr>
          </m:sSubPr>
          <m:e>
            <m:acc>
              <m:accPr>
                <m:ctrlPr>
                  <w:ins w:id="2177" w:author="M. Shojaei Arani" w:date="2024-05-30T10:53:00Z">
                    <w:rPr>
                      <w:rFonts w:ascii="Cambria Math" w:hAnsi="Cambria Math" w:cs="Times New Roman"/>
                      <w:i/>
                    </w:rPr>
                  </w:ins>
                </m:ctrlPr>
              </m:accPr>
              <m:e>
                <m:r>
                  <w:ins w:id="2178" w:author="M. Shojaei Arani" w:date="2024-05-30T10:53:00Z">
                    <w:rPr>
                      <w:rFonts w:ascii="Cambria Math" w:hAnsi="Cambria Math" w:cs="Times New Roman"/>
                    </w:rPr>
                    <m:t>θ</m:t>
                  </w:ins>
                </m:r>
              </m:e>
            </m:acc>
          </m:e>
          <m:sub>
            <m:r>
              <w:ins w:id="2179" w:author="M. Shojaei Arani" w:date="2024-05-30T10:53:00Z">
                <w:rPr>
                  <w:rFonts w:ascii="Cambria Math" w:hAnsi="Cambria Math" w:cs="Times New Roman"/>
                </w:rPr>
                <m:t>Euler</m:t>
              </w:ins>
            </m:r>
          </m:sub>
        </m:sSub>
      </m:oMath>
      <w:ins w:id="2180" w:author="M. Shojaei Arani" w:date="2024-05-30T10:53:00Z">
        <w:r>
          <w:rPr>
            <w:rFonts w:ascii="Times New Roman" w:eastAsiaTheme="minorEastAsia" w:hAnsi="Times New Roman" w:cs="Times New Roman"/>
          </w:rPr>
          <w:t xml:space="preserve">, </w:t>
        </w:r>
        <w:r w:rsidRPr="00221647">
          <w:rPr>
            <w:rFonts w:ascii="Times New Roman" w:eastAsiaTheme="minorEastAsia" w:hAnsi="Times New Roman" w:cs="Times New Roman"/>
          </w:rPr>
          <w:t xml:space="preserve">where we anticipate a higher density of legitimate </w:t>
        </w:r>
        <w:r>
          <w:rPr>
            <w:rFonts w:ascii="Times New Roman" w:eastAsiaTheme="minorEastAsia" w:hAnsi="Times New Roman" w:cs="Times New Roman"/>
          </w:rPr>
          <w:t>solutions</w:t>
        </w:r>
        <w:r w:rsidRPr="00221647">
          <w:rPr>
            <w:rFonts w:ascii="Times New Roman" w:eastAsiaTheme="minorEastAsia" w:hAnsi="Times New Roman" w:cs="Times New Roman"/>
          </w:rPr>
          <w:t xml:space="preserve">. Our </w:t>
        </w:r>
        <w:r>
          <w:rPr>
            <w:rFonts w:ascii="Times New Roman" w:eastAsiaTheme="minorEastAsia" w:hAnsi="Times New Roman" w:cs="Times New Roman"/>
          </w:rPr>
          <w:t>aim</w:t>
        </w:r>
        <w:r w:rsidRPr="00221647">
          <w:rPr>
            <w:rFonts w:ascii="Times New Roman" w:eastAsiaTheme="minorEastAsia" w:hAnsi="Times New Roman" w:cs="Times New Roman"/>
          </w:rPr>
          <w:t xml:space="preserve"> here is to identify several legitimate solutions that can serve as a basis for constructing a surrogate model. The feasibility and effectiveness of this surrogate model hinge on the concentration of legitimate </w:t>
        </w:r>
        <w:r>
          <w:rPr>
            <w:rFonts w:ascii="Times New Roman" w:eastAsiaTheme="minorEastAsia" w:hAnsi="Times New Roman" w:cs="Times New Roman"/>
          </w:rPr>
          <w:t>solutions</w:t>
        </w:r>
        <w:r w:rsidRPr="00221647">
          <w:rPr>
            <w:rFonts w:ascii="Times New Roman" w:eastAsiaTheme="minorEastAsia" w:hAnsi="Times New Roman" w:cs="Times New Roman"/>
          </w:rPr>
          <w:t xml:space="preserve"> near </w:t>
        </w:r>
      </w:ins>
      <m:oMath>
        <m:sSub>
          <m:sSubPr>
            <m:ctrlPr>
              <w:ins w:id="2181" w:author="M. Shojaei Arani" w:date="2024-05-30T10:53:00Z">
                <w:rPr>
                  <w:rFonts w:ascii="Cambria Math" w:hAnsi="Cambria Math" w:cs="Times New Roman"/>
                  <w:i/>
                </w:rPr>
              </w:ins>
            </m:ctrlPr>
          </m:sSubPr>
          <m:e>
            <m:acc>
              <m:accPr>
                <m:ctrlPr>
                  <w:ins w:id="2182" w:author="M. Shojaei Arani" w:date="2024-05-30T10:53:00Z">
                    <w:rPr>
                      <w:rFonts w:ascii="Cambria Math" w:hAnsi="Cambria Math" w:cs="Times New Roman"/>
                      <w:i/>
                    </w:rPr>
                  </w:ins>
                </m:ctrlPr>
              </m:accPr>
              <m:e>
                <m:r>
                  <w:ins w:id="2183" w:author="M. Shojaei Arani" w:date="2024-05-30T10:53:00Z">
                    <w:rPr>
                      <w:rFonts w:ascii="Cambria Math" w:hAnsi="Cambria Math" w:cs="Times New Roman"/>
                    </w:rPr>
                    <m:t>θ</m:t>
                  </w:ins>
                </m:r>
              </m:e>
            </m:acc>
          </m:e>
          <m:sub>
            <m:r>
              <w:ins w:id="2184" w:author="M. Shojaei Arani" w:date="2024-05-30T10:53:00Z">
                <w:rPr>
                  <w:rFonts w:ascii="Cambria Math" w:hAnsi="Cambria Math" w:cs="Times New Roman"/>
                </w:rPr>
                <m:t>Euler</m:t>
              </w:ins>
            </m:r>
          </m:sub>
        </m:sSub>
      </m:oMath>
      <w:ins w:id="2185" w:author="M. Shojaei Arani" w:date="2024-05-30T10:53:00Z">
        <w:r>
          <w:rPr>
            <w:rFonts w:ascii="Times New Roman" w:eastAsiaTheme="minorEastAsia" w:hAnsi="Times New Roman" w:cs="Times New Roman"/>
          </w:rPr>
          <w:t xml:space="preserve">. </w:t>
        </w:r>
        <w:r w:rsidRPr="00221647">
          <w:rPr>
            <w:rFonts w:ascii="Times New Roman" w:eastAsiaTheme="minorEastAsia" w:hAnsi="Times New Roman" w:cs="Times New Roman"/>
          </w:rPr>
          <w:t>Should we successfully establish a surrogate model, it often becomes possible to identify its global minimum</w:t>
        </w:r>
        <w:r>
          <w:rPr>
            <w:rFonts w:ascii="Times New Roman" w:eastAsiaTheme="minorEastAsia" w:hAnsi="Times New Roman" w:cs="Times New Roman"/>
          </w:rPr>
          <w:t xml:space="preserve"> </w:t>
        </w:r>
      </w:ins>
      <m:oMath>
        <m:sSub>
          <m:sSubPr>
            <m:ctrlPr>
              <w:ins w:id="2186" w:author="M. Shojaei Arani" w:date="2024-05-30T10:53:00Z">
                <w:rPr>
                  <w:rFonts w:ascii="Cambria Math" w:hAnsi="Cambria Math" w:cs="Times New Roman"/>
                  <w:i/>
                </w:rPr>
              </w:ins>
            </m:ctrlPr>
          </m:sSubPr>
          <m:e>
            <m:acc>
              <m:accPr>
                <m:ctrlPr>
                  <w:ins w:id="2187" w:author="M. Shojaei Arani" w:date="2024-05-30T10:53:00Z">
                    <w:rPr>
                      <w:rFonts w:ascii="Cambria Math" w:hAnsi="Cambria Math" w:cs="Times New Roman"/>
                      <w:i/>
                    </w:rPr>
                  </w:ins>
                </m:ctrlPr>
              </m:accPr>
              <m:e>
                <m:r>
                  <w:ins w:id="2188" w:author="M. Shojaei Arani" w:date="2024-05-30T10:53:00Z">
                    <w:rPr>
                      <w:rFonts w:ascii="Cambria Math" w:hAnsi="Cambria Math" w:cs="Times New Roman"/>
                    </w:rPr>
                    <m:t>θ</m:t>
                  </w:ins>
                </m:r>
              </m:e>
            </m:acc>
          </m:e>
          <m:sub>
            <m:r>
              <w:ins w:id="2189" w:author="M. Shojaei Arani" w:date="2024-05-30T10:53:00Z">
                <w:rPr>
                  <w:rFonts w:ascii="Cambria Math" w:hAnsi="Cambria Math" w:cs="Times New Roman"/>
                </w:rPr>
                <m:t>Surr</m:t>
              </w:ins>
            </m:r>
          </m:sub>
        </m:sSub>
      </m:oMath>
      <w:ins w:id="2190" w:author="M. Shojaei Arani" w:date="2024-05-30T10:53:00Z">
        <w:r w:rsidRPr="00221647">
          <w:rPr>
            <w:rFonts w:ascii="Times New Roman" w:eastAsiaTheme="minorEastAsia" w:hAnsi="Times New Roman" w:cs="Times New Roman"/>
          </w:rPr>
          <w:t xml:space="preserve">, which usually lies in close proximity to the true global minimum. This surrogate solution becomes a valuable starting point for deploying a gradient descent algorithm on the original optimization </w:t>
        </w:r>
        <w:r>
          <w:rPr>
            <w:rFonts w:ascii="Times New Roman" w:eastAsiaTheme="minorEastAsia" w:hAnsi="Times New Roman" w:cs="Times New Roman"/>
          </w:rPr>
          <w:t>problem</w:t>
        </w:r>
        <w:r w:rsidRPr="00221647">
          <w:rPr>
            <w:rFonts w:ascii="Times New Roman" w:eastAsiaTheme="minorEastAsia" w:hAnsi="Times New Roman" w:cs="Times New Roman"/>
          </w:rPr>
          <w:t>.</w:t>
        </w:r>
        <w:r>
          <w:rPr>
            <w:rFonts w:ascii="Times New Roman" w:eastAsiaTheme="minorEastAsia" w:hAnsi="Times New Roman" w:cs="Times New Roman"/>
          </w:rPr>
          <w:t xml:space="preserve"> </w:t>
        </w:r>
        <w:r w:rsidRPr="00221647">
          <w:rPr>
            <w:rFonts w:ascii="Times New Roman" w:eastAsiaTheme="minorEastAsia" w:hAnsi="Times New Roman" w:cs="Times New Roman"/>
          </w:rPr>
          <w:t>In instances where a surrogate model proves unattainable, the legitimate solutions already identified are utilized as initial points for a gradient descent algorithm</w:t>
        </w:r>
        <w:r>
          <w:rPr>
            <w:rFonts w:ascii="Times New Roman" w:eastAsiaTheme="minorEastAsia" w:hAnsi="Times New Roman" w:cs="Times New Roman"/>
          </w:rPr>
          <w:t xml:space="preserve"> </w:t>
        </w:r>
        <w:r w:rsidRPr="00221647">
          <w:rPr>
            <w:rFonts w:ascii="Times New Roman" w:eastAsiaTheme="minorEastAsia" w:hAnsi="Times New Roman" w:cs="Times New Roman"/>
          </w:rPr>
          <w:t xml:space="preserve">on the original optimization </w:t>
        </w:r>
        <w:r>
          <w:rPr>
            <w:rFonts w:ascii="Times New Roman" w:eastAsiaTheme="minorEastAsia" w:hAnsi="Times New Roman" w:cs="Times New Roman"/>
          </w:rPr>
          <w:t>problem</w:t>
        </w:r>
        <w:r w:rsidRPr="00221647">
          <w:rPr>
            <w:rFonts w:ascii="Times New Roman" w:eastAsiaTheme="minorEastAsia" w:hAnsi="Times New Roman" w:cs="Times New Roman"/>
          </w:rPr>
          <w:t xml:space="preserve">. Regardless of the presence of a surrogate model, these starting </w:t>
        </w:r>
        <w:r>
          <w:rPr>
            <w:rFonts w:ascii="Times New Roman" w:eastAsiaTheme="minorEastAsia" w:hAnsi="Times New Roman" w:cs="Times New Roman"/>
          </w:rPr>
          <w:t xml:space="preserve">points, which are hoped to have a high density of legitimate points near them, can </w:t>
        </w:r>
        <w:r w:rsidRPr="00221647">
          <w:rPr>
            <w:rFonts w:ascii="Times New Roman" w:eastAsiaTheme="minorEastAsia" w:hAnsi="Times New Roman" w:cs="Times New Roman"/>
          </w:rPr>
          <w:t>pave the way for the application of the gradient descent algorithm.</w:t>
        </w:r>
        <w:r>
          <w:rPr>
            <w:rFonts w:ascii="Times New Roman" w:eastAsiaTheme="minorEastAsia" w:hAnsi="Times New Roman" w:cs="Times New Roman"/>
          </w:rPr>
          <w:t xml:space="preserve"> Our aim is to improve </w:t>
        </w:r>
      </w:ins>
      <m:oMath>
        <m:sSub>
          <m:sSubPr>
            <m:ctrlPr>
              <w:ins w:id="2191" w:author="M. Shojaei Arani" w:date="2024-05-30T10:53:00Z">
                <w:rPr>
                  <w:rFonts w:ascii="Cambria Math" w:hAnsi="Cambria Math" w:cs="Times New Roman"/>
                  <w:i/>
                </w:rPr>
              </w:ins>
            </m:ctrlPr>
          </m:sSubPr>
          <m:e>
            <m:acc>
              <m:accPr>
                <m:ctrlPr>
                  <w:ins w:id="2192" w:author="M. Shojaei Arani" w:date="2024-05-30T10:53:00Z">
                    <w:rPr>
                      <w:rFonts w:ascii="Cambria Math" w:hAnsi="Cambria Math" w:cs="Times New Roman"/>
                      <w:i/>
                    </w:rPr>
                  </w:ins>
                </m:ctrlPr>
              </m:accPr>
              <m:e>
                <m:r>
                  <w:ins w:id="2193" w:author="M. Shojaei Arani" w:date="2024-05-30T10:53:00Z">
                    <w:rPr>
                      <w:rFonts w:ascii="Cambria Math" w:hAnsi="Cambria Math" w:cs="Times New Roman"/>
                    </w:rPr>
                    <m:t>θ</m:t>
                  </w:ins>
                </m:r>
              </m:e>
            </m:acc>
          </m:e>
          <m:sub>
            <m:r>
              <w:ins w:id="2194" w:author="M. Shojaei Arani" w:date="2024-05-30T10:53:00Z">
                <w:rPr>
                  <w:rFonts w:ascii="Cambria Math" w:hAnsi="Cambria Math" w:cs="Times New Roman"/>
                </w:rPr>
                <m:t>Euler</m:t>
              </w:ins>
            </m:r>
          </m:sub>
        </m:sSub>
      </m:oMath>
      <w:ins w:id="2195" w:author="M. Shojaei Arani" w:date="2024-05-30T10:53:00Z">
        <w:r>
          <w:rPr>
            <w:rFonts w:ascii="Times New Roman" w:eastAsiaTheme="minorEastAsia" w:hAnsi="Times New Roman" w:cs="Times New Roman"/>
          </w:rPr>
          <w:t xml:space="preserve"> through this process, aspiring to discover a new solution </w:t>
        </w:r>
      </w:ins>
      <m:oMath>
        <m:sSub>
          <m:sSubPr>
            <m:ctrlPr>
              <w:ins w:id="2196" w:author="M. Shojaei Arani" w:date="2024-05-30T10:53:00Z">
                <w:rPr>
                  <w:rFonts w:ascii="Cambria Math" w:hAnsi="Cambria Math" w:cs="Times New Roman"/>
                  <w:i/>
                </w:rPr>
              </w:ins>
            </m:ctrlPr>
          </m:sSubPr>
          <m:e>
            <m:acc>
              <m:accPr>
                <m:ctrlPr>
                  <w:ins w:id="2197" w:author="M. Shojaei Arani" w:date="2024-05-30T10:53:00Z">
                    <w:rPr>
                      <w:rFonts w:ascii="Cambria Math" w:hAnsi="Cambria Math" w:cs="Times New Roman"/>
                      <w:i/>
                    </w:rPr>
                  </w:ins>
                </m:ctrlPr>
              </m:accPr>
              <m:e>
                <m:r>
                  <w:ins w:id="2198" w:author="M. Shojaei Arani" w:date="2024-05-30T10:53:00Z">
                    <w:rPr>
                      <w:rFonts w:ascii="Cambria Math" w:hAnsi="Cambria Math" w:cs="Times New Roman"/>
                    </w:rPr>
                    <m:t>θ</m:t>
                  </w:ins>
                </m:r>
              </m:e>
            </m:acc>
          </m:e>
          <m:sub>
            <m:r>
              <w:ins w:id="2199" w:author="M. Shojaei Arani" w:date="2024-05-30T10:53:00Z">
                <w:rPr>
                  <w:rFonts w:ascii="Cambria Math" w:hAnsi="Cambria Math" w:cs="Times New Roman"/>
                </w:rPr>
                <m:t>Hermite</m:t>
              </w:ins>
            </m:r>
          </m:sub>
        </m:sSub>
      </m:oMath>
      <w:ins w:id="2200" w:author="M. Shojaei Arani" w:date="2024-05-30T10:53:00Z">
        <w:r>
          <w:rPr>
            <w:rFonts w:ascii="Times New Roman" w:eastAsiaTheme="minorEastAsia" w:hAnsi="Times New Roman" w:cs="Times New Roman"/>
          </w:rPr>
          <w:t xml:space="preserve">, which either improves upon </w:t>
        </w:r>
      </w:ins>
      <m:oMath>
        <m:sSub>
          <m:sSubPr>
            <m:ctrlPr>
              <w:ins w:id="2201" w:author="M. Shojaei Arani" w:date="2024-05-30T10:53:00Z">
                <w:rPr>
                  <w:rFonts w:ascii="Cambria Math" w:hAnsi="Cambria Math" w:cs="Times New Roman"/>
                  <w:i/>
                </w:rPr>
              </w:ins>
            </m:ctrlPr>
          </m:sSubPr>
          <m:e>
            <m:acc>
              <m:accPr>
                <m:ctrlPr>
                  <w:ins w:id="2202" w:author="M. Shojaei Arani" w:date="2024-05-30T10:53:00Z">
                    <w:rPr>
                      <w:rFonts w:ascii="Cambria Math" w:hAnsi="Cambria Math" w:cs="Times New Roman"/>
                      <w:i/>
                    </w:rPr>
                  </w:ins>
                </m:ctrlPr>
              </m:accPr>
              <m:e>
                <m:r>
                  <w:ins w:id="2203" w:author="M. Shojaei Arani" w:date="2024-05-30T10:53:00Z">
                    <w:rPr>
                      <w:rFonts w:ascii="Cambria Math" w:hAnsi="Cambria Math" w:cs="Times New Roman"/>
                    </w:rPr>
                    <m:t>θ</m:t>
                  </w:ins>
                </m:r>
              </m:e>
            </m:acc>
          </m:e>
          <m:sub>
            <m:r>
              <w:ins w:id="2204" w:author="M. Shojaei Arani" w:date="2024-05-30T10:53:00Z">
                <w:rPr>
                  <w:rFonts w:ascii="Cambria Math" w:hAnsi="Cambria Math" w:cs="Times New Roman"/>
                </w:rPr>
                <m:t>Euler</m:t>
              </w:ins>
            </m:r>
          </m:sub>
        </m:sSub>
      </m:oMath>
      <w:ins w:id="2205" w:author="M. Shojaei Arani" w:date="2024-05-30T10:53:00Z">
        <w:r>
          <w:rPr>
            <w:rFonts w:ascii="Times New Roman" w:eastAsiaTheme="minorEastAsia" w:hAnsi="Times New Roman" w:cs="Times New Roman"/>
          </w:rPr>
          <w:t xml:space="preserve"> or, in the worst case, matches it. Should the complexity of the chosen model prevent any enhancement of </w:t>
        </w:r>
      </w:ins>
      <m:oMath>
        <m:sSub>
          <m:sSubPr>
            <m:ctrlPr>
              <w:ins w:id="2206" w:author="M. Shojaei Arani" w:date="2024-05-30T10:53:00Z">
                <w:rPr>
                  <w:rFonts w:ascii="Cambria Math" w:hAnsi="Cambria Math" w:cs="Times New Roman"/>
                  <w:i/>
                </w:rPr>
              </w:ins>
            </m:ctrlPr>
          </m:sSubPr>
          <m:e>
            <m:acc>
              <m:accPr>
                <m:ctrlPr>
                  <w:ins w:id="2207" w:author="M. Shojaei Arani" w:date="2024-05-30T10:53:00Z">
                    <w:rPr>
                      <w:rFonts w:ascii="Cambria Math" w:hAnsi="Cambria Math" w:cs="Times New Roman"/>
                      <w:i/>
                    </w:rPr>
                  </w:ins>
                </m:ctrlPr>
              </m:accPr>
              <m:e>
                <m:r>
                  <w:ins w:id="2208" w:author="M. Shojaei Arani" w:date="2024-05-30T10:53:00Z">
                    <w:rPr>
                      <w:rFonts w:ascii="Cambria Math" w:hAnsi="Cambria Math" w:cs="Times New Roman"/>
                    </w:rPr>
                    <m:t>θ</m:t>
                  </w:ins>
                </m:r>
              </m:e>
            </m:acc>
          </m:e>
          <m:sub>
            <m:r>
              <w:ins w:id="2209" w:author="M. Shojaei Arani" w:date="2024-05-30T10:53:00Z">
                <w:rPr>
                  <w:rFonts w:ascii="Cambria Math" w:hAnsi="Cambria Math" w:cs="Times New Roman"/>
                </w:rPr>
                <m:t>Euler</m:t>
              </w:ins>
            </m:r>
          </m:sub>
        </m:sSub>
      </m:oMath>
      <w:ins w:id="2210" w:author="M. Shojaei Arani" w:date="2024-05-30T10:53:00Z">
        <w:r>
          <w:rPr>
            <w:rFonts w:ascii="Times New Roman" w:eastAsiaTheme="minorEastAsia" w:hAnsi="Times New Roman" w:cs="Times New Roman"/>
          </w:rPr>
          <w:t xml:space="preserve">, we consider simplifying the model and iterating the process to achieve a superior solution. </w:t>
        </w:r>
        <w:r w:rsidRPr="00C321EE">
          <w:rPr>
            <w:rFonts w:ascii="Times New Roman" w:eastAsiaTheme="minorEastAsia" w:hAnsi="Times New Roman" w:cs="Times New Roman"/>
          </w:rPr>
          <w:t>Our extensive experience, supported by numerous case studies, demonstrates that this algorithm frequently yields superior outcomes when spline modeling is employed, as opposed to traditional parametric models. This is extensively documented through various examples in section 11 of our tutorial.</w:t>
        </w:r>
      </w:ins>
    </w:p>
    <w:p w14:paraId="552589A2" w14:textId="77777777" w:rsidR="00907C1A" w:rsidRPr="00A201F4" w:rsidRDefault="00907C1A" w:rsidP="00907C1A">
      <w:pPr>
        <w:spacing w:after="120" w:line="360" w:lineRule="auto"/>
        <w:jc w:val="both"/>
        <w:rPr>
          <w:ins w:id="2211" w:author="M. Shojaei Arani" w:date="2024-05-30T10:53:00Z"/>
          <w:rFonts w:ascii="Times New Roman" w:hAnsi="Times New Roman" w:cs="Times New Roman"/>
          <w:b/>
          <w:i/>
          <w:iCs/>
        </w:rPr>
      </w:pPr>
      <w:ins w:id="2212" w:author="M. Shojaei Arani" w:date="2024-05-30T10:53:00Z">
        <w:r w:rsidRPr="00A201F4">
          <w:rPr>
            <w:rFonts w:ascii="Times New Roman" w:hAnsi="Times New Roman" w:cs="Times New Roman"/>
            <w:b/>
            <w:i/>
            <w:iCs/>
          </w:rPr>
          <w:t>Accessing the uncertainty of the parameters</w:t>
        </w:r>
      </w:ins>
    </w:p>
    <w:p w14:paraId="1C1DF714" w14:textId="77777777" w:rsidR="00907C1A" w:rsidRDefault="00907C1A" w:rsidP="00907C1A">
      <w:pPr>
        <w:spacing w:line="360" w:lineRule="auto"/>
        <w:jc w:val="both"/>
        <w:rPr>
          <w:ins w:id="2213" w:author="M. Shojaei Arani" w:date="2024-05-30T10:53:00Z"/>
          <w:rFonts w:ascii="Times New Roman" w:eastAsiaTheme="minorEastAsia" w:hAnsi="Times New Roman" w:cs="Times New Roman"/>
        </w:rPr>
      </w:pPr>
      <w:ins w:id="2214" w:author="M. Shojaei Arani" w:date="2024-05-30T10:53:00Z">
        <w:r>
          <w:rPr>
            <w:rFonts w:ascii="Times New Roman" w:eastAsiaTheme="minorEastAsia" w:hAnsi="Times New Roman" w:cs="Times New Roman"/>
          </w:rPr>
          <w:t xml:space="preserve">To calculate the variance of the estimated parameter vector, say </w:t>
        </w:r>
      </w:ins>
      <m:oMath>
        <m:acc>
          <m:accPr>
            <m:ctrlPr>
              <w:ins w:id="2215" w:author="M. Shojaei Arani" w:date="2024-05-30T10:53:00Z">
                <w:rPr>
                  <w:rFonts w:ascii="Cambria Math" w:eastAsiaTheme="minorEastAsia" w:hAnsi="Cambria Math" w:cs="Times New Roman"/>
                  <w:i/>
                </w:rPr>
              </w:ins>
            </m:ctrlPr>
          </m:accPr>
          <m:e>
            <m:r>
              <w:ins w:id="2216" w:author="M. Shojaei Arani" w:date="2024-05-30T10:53:00Z">
                <w:rPr>
                  <w:rFonts w:ascii="Cambria Math" w:eastAsiaTheme="minorEastAsia" w:hAnsi="Cambria Math" w:cs="Times New Roman"/>
                </w:rPr>
                <m:t>θ</m:t>
              </w:ins>
            </m:r>
          </m:e>
        </m:acc>
      </m:oMath>
      <w:ins w:id="2217" w:author="M. Shojaei Arani" w:date="2024-05-30T10:53:00Z">
        <w:r>
          <w:rPr>
            <w:rFonts w:ascii="Times New Roman" w:eastAsiaTheme="minorEastAsia" w:hAnsi="Times New Roman" w:cs="Times New Roman"/>
          </w:rPr>
          <w:t xml:space="preserve">, the following Fisher information (FI) matrix is needed </w:t>
        </w:r>
      </w:ins>
    </w:p>
    <w:p w14:paraId="449C6AF8" w14:textId="77777777" w:rsidR="00907C1A" w:rsidRDefault="00907C1A" w:rsidP="00907C1A">
      <w:pPr>
        <w:spacing w:line="360" w:lineRule="auto"/>
        <w:jc w:val="center"/>
        <w:rPr>
          <w:ins w:id="2218" w:author="M. Shojaei Arani" w:date="2024-05-30T10:53:00Z"/>
          <w:rFonts w:ascii="Times New Roman" w:eastAsiaTheme="minorEastAsia" w:hAnsi="Times New Roman" w:cs="Times New Roman"/>
        </w:rPr>
      </w:pPr>
      <m:oMath>
        <m:r>
          <w:ins w:id="2219" w:author="M. Shojaei Arani" w:date="2024-05-30T10:53:00Z">
            <m:rPr>
              <m:scr m:val="script"/>
              <m:sty m:val="p"/>
            </m:rPr>
            <w:rPr>
              <w:rFonts w:ascii="Cambria Math" w:eastAsiaTheme="minorEastAsia" w:hAnsi="Cambria Math" w:cs="Times New Roman"/>
            </w:rPr>
            <m:t>F</m:t>
          </w:ins>
        </m:r>
        <m:r>
          <w:ins w:id="2220" w:author="M. Shojaei Arani" w:date="2024-05-30T10:53:00Z">
            <m:rPr>
              <m:sty m:val="p"/>
            </m:rPr>
            <w:rPr>
              <w:rFonts w:ascii="Cambria Math" w:eastAsiaTheme="minorEastAsia" w:hAnsi="Cambria Math" w:cs="Times New Roman"/>
            </w:rPr>
            <m:t>=-E</m:t>
          </w:ins>
        </m:r>
        <m:d>
          <m:dPr>
            <m:ctrlPr>
              <w:ins w:id="2221" w:author="M. Shojaei Arani" w:date="2024-05-30T10:53:00Z">
                <w:rPr>
                  <w:rFonts w:ascii="Cambria Math" w:eastAsiaTheme="minorEastAsia" w:hAnsi="Cambria Math" w:cs="Times New Roman"/>
                </w:rPr>
              </w:ins>
            </m:ctrlPr>
          </m:dPr>
          <m:e>
            <m:r>
              <w:ins w:id="2222" w:author="M. Shojaei Arani" w:date="2024-05-30T10:53:00Z">
                <m:rPr>
                  <m:scr m:val="script"/>
                </m:rPr>
                <w:rPr>
                  <w:rFonts w:ascii="Cambria Math" w:eastAsiaTheme="minorEastAsia" w:hAnsi="Cambria Math" w:cs="Times New Roman"/>
                </w:rPr>
                <m:t>H</m:t>
              </w:ins>
            </m:r>
            <m:d>
              <m:dPr>
                <m:ctrlPr>
                  <w:ins w:id="2223" w:author="M. Shojaei Arani" w:date="2024-05-30T10:53:00Z">
                    <w:rPr>
                      <w:rFonts w:ascii="Cambria Math" w:eastAsiaTheme="minorEastAsia" w:hAnsi="Cambria Math" w:cs="Times New Roman"/>
                      <w:i/>
                    </w:rPr>
                  </w:ins>
                </m:ctrlPr>
              </m:dPr>
              <m:e>
                <m:r>
                  <w:ins w:id="2224" w:author="M. Shojaei Arani" w:date="2024-05-30T10:53:00Z">
                    <w:rPr>
                      <w:rFonts w:ascii="Cambria Math" w:eastAsiaTheme="minorEastAsia" w:hAnsi="Cambria Math" w:cs="Times New Roman"/>
                    </w:rPr>
                    <m:t>θ</m:t>
                  </w:ins>
                </m:r>
              </m:e>
            </m:d>
          </m:e>
        </m:d>
      </m:oMath>
      <w:ins w:id="2225" w:author="M. Shojaei Arani" w:date="2024-05-30T10:53:00Z">
        <w:r>
          <w:rPr>
            <w:rFonts w:ascii="Times New Roman" w:eastAsiaTheme="minorEastAsia" w:hAnsi="Times New Roman" w:cs="Times New Roman"/>
          </w:rPr>
          <w:t xml:space="preserve"> </w:t>
        </w:r>
      </w:ins>
    </w:p>
    <w:p w14:paraId="3FC0887B" w14:textId="77777777" w:rsidR="00907C1A" w:rsidRDefault="00907C1A" w:rsidP="00907C1A">
      <w:pPr>
        <w:spacing w:after="240" w:line="360" w:lineRule="auto"/>
        <w:jc w:val="both"/>
        <w:rPr>
          <w:ins w:id="2226" w:author="M. Shojaei Arani" w:date="2024-05-30T10:53:00Z"/>
          <w:rFonts w:ascii="Times New Roman" w:eastAsiaTheme="minorEastAsia" w:hAnsi="Times New Roman" w:cs="Times New Roman"/>
        </w:rPr>
      </w:pPr>
      <w:ins w:id="2227" w:author="M. Shojaei Arani" w:date="2024-05-30T10:53:00Z">
        <w:r>
          <w:rPr>
            <w:rFonts w:ascii="Times New Roman" w:eastAsiaTheme="minorEastAsia" w:hAnsi="Times New Roman" w:cs="Times New Roman"/>
          </w:rPr>
          <w:t>w</w:t>
        </w:r>
        <w:r w:rsidRPr="003424CE">
          <w:rPr>
            <w:rFonts w:ascii="Times New Roman" w:eastAsiaTheme="minorEastAsia" w:hAnsi="Times New Roman" w:cs="Times New Roman"/>
          </w:rPr>
          <w:t xml:space="preserve">here </w:t>
        </w:r>
      </w:ins>
      <m:oMath>
        <m:r>
          <w:ins w:id="2228" w:author="M. Shojaei Arani" w:date="2024-05-30T10:53:00Z">
            <m:rPr>
              <m:scr m:val="script"/>
            </m:rPr>
            <w:rPr>
              <w:rFonts w:ascii="Cambria Math" w:eastAsiaTheme="minorEastAsia" w:hAnsi="Cambria Math" w:cs="Times New Roman"/>
            </w:rPr>
            <m:t>H</m:t>
          </w:ins>
        </m:r>
        <m:d>
          <m:dPr>
            <m:ctrlPr>
              <w:ins w:id="2229" w:author="M. Shojaei Arani" w:date="2024-05-30T10:53:00Z">
                <w:rPr>
                  <w:rFonts w:ascii="Cambria Math" w:eastAsiaTheme="minorEastAsia" w:hAnsi="Cambria Math" w:cs="Times New Roman"/>
                  <w:i/>
                </w:rPr>
              </w:ins>
            </m:ctrlPr>
          </m:dPr>
          <m:e>
            <m:r>
              <w:ins w:id="2230" w:author="M. Shojaei Arani" w:date="2024-05-30T10:53:00Z">
                <w:rPr>
                  <w:rFonts w:ascii="Cambria Math" w:eastAsiaTheme="minorEastAsia" w:hAnsi="Cambria Math" w:cs="Times New Roman"/>
                </w:rPr>
                <m:t>θ</m:t>
              </w:ins>
            </m:r>
          </m:e>
        </m:d>
        <m:r>
          <w:ins w:id="2231" w:author="M. Shojaei Arani" w:date="2024-05-30T10:53:00Z">
            <w:rPr>
              <w:rFonts w:ascii="Cambria Math" w:eastAsiaTheme="minorEastAsia" w:hAnsi="Cambria Math" w:cs="Times New Roman"/>
            </w:rPr>
            <m:t>=</m:t>
          </w:ins>
        </m:r>
        <m:sSup>
          <m:sSupPr>
            <m:ctrlPr>
              <w:ins w:id="2232" w:author="M. Shojaei Arani" w:date="2024-05-30T10:53:00Z">
                <w:rPr>
                  <w:rFonts w:ascii="Cambria Math" w:eastAsiaTheme="minorEastAsia" w:hAnsi="Cambria Math" w:cs="Times New Roman"/>
                  <w:i/>
                </w:rPr>
              </w:ins>
            </m:ctrlPr>
          </m:sSupPr>
          <m:e>
            <m:r>
              <w:ins w:id="2233" w:author="M. Shojaei Arani" w:date="2024-05-30T10:53:00Z">
                <w:rPr>
                  <w:rFonts w:ascii="Cambria Math" w:hAnsi="Cambria Math" w:cs="Times New Roman"/>
                </w:rPr>
                <m:t>∂</m:t>
              </w:ins>
            </m:r>
          </m:e>
          <m:sup>
            <m:r>
              <w:ins w:id="2234" w:author="M. Shojaei Arani" w:date="2024-05-30T10:53:00Z">
                <w:rPr>
                  <w:rFonts w:ascii="Cambria Math" w:eastAsiaTheme="minorEastAsia" w:hAnsi="Cambria Math" w:cs="Times New Roman"/>
                </w:rPr>
                <m:t>2</m:t>
              </w:ins>
            </m:r>
          </m:sup>
        </m:sSup>
        <m:r>
          <w:ins w:id="2235" w:author="M. Shojaei Arani" w:date="2024-05-30T10:53:00Z">
            <m:rPr>
              <m:scr m:val="script"/>
            </m:rPr>
            <w:rPr>
              <w:rFonts w:ascii="Cambria Math" w:hAnsi="Cambria Math" w:cs="Aharoni"/>
            </w:rPr>
            <m:t>l/</m:t>
          </w:ins>
        </m:r>
        <m:r>
          <w:ins w:id="2236" w:author="M. Shojaei Arani" w:date="2024-05-30T10:53:00Z">
            <w:rPr>
              <w:rFonts w:ascii="Cambria Math" w:hAnsi="Cambria Math" w:cs="Times New Roman"/>
            </w:rPr>
            <m:t>∂</m:t>
          </w:ins>
        </m:r>
        <m:r>
          <w:ins w:id="2237" w:author="M. Shojaei Arani" w:date="2024-05-30T10:53:00Z">
            <w:rPr>
              <w:rFonts w:ascii="Cambria Math" w:eastAsiaTheme="minorEastAsia" w:hAnsi="Cambria Math" w:cs="Times New Roman"/>
            </w:rPr>
            <m:t>θ</m:t>
          </w:ins>
        </m:r>
        <m:r>
          <w:ins w:id="2238" w:author="M. Shojaei Arani" w:date="2024-05-30T10:53:00Z">
            <w:rPr>
              <w:rFonts w:ascii="Cambria Math" w:hAnsi="Cambria Math" w:cs="Times New Roman"/>
            </w:rPr>
            <m:t>∂</m:t>
          </w:ins>
        </m:r>
        <m:sSup>
          <m:sSupPr>
            <m:ctrlPr>
              <w:ins w:id="2239" w:author="M. Shojaei Arani" w:date="2024-05-30T10:53:00Z">
                <w:rPr>
                  <w:rFonts w:ascii="Cambria Math" w:hAnsi="Cambria Math" w:cs="Times New Roman"/>
                  <w:i/>
                </w:rPr>
              </w:ins>
            </m:ctrlPr>
          </m:sSupPr>
          <m:e>
            <m:r>
              <w:ins w:id="2240" w:author="M. Shojaei Arani" w:date="2024-05-30T10:53:00Z">
                <w:rPr>
                  <w:rFonts w:ascii="Cambria Math" w:eastAsiaTheme="minorEastAsia" w:hAnsi="Cambria Math" w:cs="Times New Roman"/>
                </w:rPr>
                <m:t>θ</m:t>
              </w:ins>
            </m:r>
          </m:e>
          <m:sup>
            <m:r>
              <w:ins w:id="2241" w:author="M. Shojaei Arani" w:date="2024-05-30T10:53:00Z">
                <w:rPr>
                  <w:rFonts w:ascii="Cambria Math" w:hAnsi="Cambria Math" w:cs="Times New Roman"/>
                </w:rPr>
                <m:t>T</m:t>
              </w:ins>
            </m:r>
          </m:sup>
        </m:sSup>
      </m:oMath>
      <w:ins w:id="2242" w:author="M. Shojaei Arani" w:date="2024-05-30T10:53:00Z">
        <w:r w:rsidRPr="003424CE">
          <w:rPr>
            <w:rFonts w:ascii="Times New Roman" w:eastAsiaTheme="minorEastAsia" w:hAnsi="Times New Roman" w:cs="Times New Roman"/>
          </w:rPr>
          <w:t xml:space="preserve"> is the Hessian matrix, i.e., the second order partial derivatives of the log-likelihood function with respect to </w:t>
        </w:r>
      </w:ins>
      <m:oMath>
        <m:r>
          <w:ins w:id="2243" w:author="M. Shojaei Arani" w:date="2024-05-30T10:53:00Z">
            <w:rPr>
              <w:rFonts w:ascii="Cambria Math" w:eastAsiaTheme="minorEastAsia" w:hAnsi="Cambria Math" w:cs="Times New Roman"/>
            </w:rPr>
            <m:t>θ</m:t>
          </w:ins>
        </m:r>
      </m:oMath>
      <w:ins w:id="2244" w:author="M. Shojaei Arani" w:date="2024-05-30T10:53:00Z">
        <w:r>
          <w:rPr>
            <w:rFonts w:ascii="Times New Roman" w:eastAsiaTheme="minorEastAsia" w:hAnsi="Times New Roman" w:cs="Times New Roman"/>
          </w:rPr>
          <w:t xml:space="preserve"> (in case of minimization, as is our case, </w:t>
        </w:r>
      </w:ins>
      <m:oMath>
        <m:r>
          <w:ins w:id="2245" w:author="M. Shojaei Arani" w:date="2024-05-30T10:53:00Z">
            <w:rPr>
              <w:rFonts w:ascii="Cambria Math" w:eastAsiaTheme="minorEastAsia" w:hAnsi="Cambria Math" w:cs="Times New Roman"/>
            </w:rPr>
            <m:t>-</m:t>
          </w:ins>
        </m:r>
        <m:r>
          <w:ins w:id="2246" w:author="M. Shojaei Arani" w:date="2024-05-30T10:53:00Z">
            <m:rPr>
              <m:scr m:val="script"/>
            </m:rPr>
            <w:rPr>
              <w:rFonts w:ascii="Cambria Math" w:hAnsi="Cambria Math" w:cs="Aharoni"/>
            </w:rPr>
            <m:t>l</m:t>
          </w:ins>
        </m:r>
      </m:oMath>
      <w:ins w:id="2247" w:author="M. Shojaei Arani" w:date="2024-05-30T10:53:00Z">
        <w:r>
          <w:rPr>
            <w:rFonts w:ascii="Times New Roman" w:eastAsiaTheme="minorEastAsia" w:hAnsi="Times New Roman" w:cs="Times New Roman"/>
          </w:rPr>
          <w:t xml:space="preserve"> is used as objective function so that the </w:t>
        </w:r>
      </w:ins>
      <m:oMath>
        <m:r>
          <w:ins w:id="2248" w:author="M. Shojaei Arani" w:date="2024-05-30T10:53:00Z">
            <m:rPr>
              <m:scr m:val="script"/>
              <m:sty m:val="p"/>
            </m:rPr>
            <w:rPr>
              <w:rFonts w:ascii="Cambria Math" w:eastAsiaTheme="minorEastAsia" w:hAnsi="Cambria Math" w:cs="Times New Roman"/>
            </w:rPr>
            <m:t>F</m:t>
          </w:ins>
        </m:r>
      </m:oMath>
      <w:ins w:id="2249" w:author="M. Shojaei Arani" w:date="2024-05-30T10:53:00Z">
        <w:r>
          <w:rPr>
            <w:rFonts w:ascii="Times New Roman" w:eastAsiaTheme="minorEastAsia" w:hAnsi="Times New Roman" w:cs="Times New Roman"/>
          </w:rPr>
          <w:t xml:space="preserve"> matrix does not include the negative sign)</w:t>
        </w:r>
        <w:r w:rsidRPr="003424CE">
          <w:rPr>
            <w:rFonts w:ascii="Times New Roman" w:eastAsiaTheme="minorEastAsia" w:hAnsi="Times New Roman" w:cs="Times New Roman"/>
          </w:rPr>
          <w:t>.</w:t>
        </w:r>
        <w:r>
          <w:rPr>
            <w:rFonts w:ascii="Times New Roman" w:eastAsiaTheme="minorEastAsia" w:hAnsi="Times New Roman" w:cs="Times New Roman"/>
          </w:rPr>
          <w:t xml:space="preserve"> The ‘observed’ Fisher information approximates the </w:t>
        </w:r>
      </w:ins>
      <m:oMath>
        <m:r>
          <w:ins w:id="2250" w:author="M. Shojaei Arani" w:date="2024-05-30T10:53:00Z">
            <m:rPr>
              <m:scr m:val="script"/>
              <m:sty m:val="p"/>
            </m:rPr>
            <w:rPr>
              <w:rFonts w:ascii="Cambria Math" w:eastAsiaTheme="minorEastAsia" w:hAnsi="Cambria Math" w:cs="Times New Roman"/>
            </w:rPr>
            <m:t>F</m:t>
          </w:ins>
        </m:r>
      </m:oMath>
      <w:ins w:id="2251" w:author="M. Shojaei Arani" w:date="2024-05-30T10:53:00Z">
        <w:r>
          <w:rPr>
            <w:rFonts w:ascii="Times New Roman" w:eastAsiaTheme="minorEastAsia" w:hAnsi="Times New Roman" w:cs="Times New Roman"/>
          </w:rPr>
          <w:t xml:space="preserve"> matrix as </w:t>
        </w:r>
      </w:ins>
      <m:oMath>
        <m:r>
          <w:ins w:id="2252" w:author="M. Shojaei Arani" w:date="2024-05-30T10:53:00Z">
            <m:rPr>
              <m:scr m:val="script"/>
              <m:sty m:val="p"/>
            </m:rPr>
            <w:rPr>
              <w:rFonts w:ascii="Cambria Math" w:eastAsiaTheme="minorEastAsia" w:hAnsi="Cambria Math" w:cs="Times New Roman"/>
            </w:rPr>
            <m:t>F~-</m:t>
          </w:ins>
        </m:r>
        <m:r>
          <w:ins w:id="2253" w:author="M. Shojaei Arani" w:date="2024-05-30T10:53:00Z">
            <m:rPr>
              <m:scr m:val="script"/>
            </m:rPr>
            <w:rPr>
              <w:rFonts w:ascii="Cambria Math" w:eastAsiaTheme="minorEastAsia" w:hAnsi="Cambria Math" w:cs="Times New Roman"/>
            </w:rPr>
            <m:t>H</m:t>
          </w:ins>
        </m:r>
        <m:d>
          <m:dPr>
            <m:ctrlPr>
              <w:ins w:id="2254" w:author="M. Shojaei Arani" w:date="2024-05-30T10:53:00Z">
                <w:rPr>
                  <w:rFonts w:ascii="Cambria Math" w:eastAsiaTheme="minorEastAsia" w:hAnsi="Cambria Math" w:cs="Times New Roman"/>
                  <w:i/>
                </w:rPr>
              </w:ins>
            </m:ctrlPr>
          </m:dPr>
          <m:e>
            <m:acc>
              <m:accPr>
                <m:ctrlPr>
                  <w:ins w:id="2255" w:author="M. Shojaei Arani" w:date="2024-05-30T10:53:00Z">
                    <w:rPr>
                      <w:rFonts w:ascii="Cambria Math" w:eastAsiaTheme="minorEastAsia" w:hAnsi="Cambria Math" w:cs="Times New Roman"/>
                      <w:i/>
                    </w:rPr>
                  </w:ins>
                </m:ctrlPr>
              </m:accPr>
              <m:e>
                <m:r>
                  <w:ins w:id="2256" w:author="M. Shojaei Arani" w:date="2024-05-30T10:53:00Z">
                    <w:rPr>
                      <w:rFonts w:ascii="Cambria Math" w:eastAsiaTheme="minorEastAsia" w:hAnsi="Cambria Math" w:cs="Times New Roman"/>
                    </w:rPr>
                    <m:t>θ</m:t>
                  </w:ins>
                </m:r>
              </m:e>
            </m:acc>
          </m:e>
        </m:d>
      </m:oMath>
      <w:ins w:id="2257" w:author="M. Shojaei Arani" w:date="2024-05-30T10:53:00Z">
        <w:r>
          <w:rPr>
            <w:rFonts w:ascii="Times New Roman" w:eastAsiaTheme="minorEastAsia" w:hAnsi="Times New Roman" w:cs="Times New Roman"/>
          </w:rPr>
          <w:t xml:space="preserve">. Consequently, the variance-covariance matrix, </w:t>
        </w:r>
      </w:ins>
      <m:oMath>
        <m:r>
          <w:ins w:id="2258" w:author="M. Shojaei Arani" w:date="2024-05-30T10:53:00Z">
            <m:rPr>
              <m:sty m:val="p"/>
            </m:rPr>
            <w:rPr>
              <w:rFonts w:ascii="Cambria Math" w:eastAsiaTheme="minorEastAsia" w:hAnsi="Cambria Math" w:cs="Times New Roman"/>
            </w:rPr>
            <m:t>Σ=</m:t>
          </w:ins>
        </m:r>
        <m:sSup>
          <m:sSupPr>
            <m:ctrlPr>
              <w:ins w:id="2259" w:author="M. Shojaei Arani" w:date="2024-05-30T10:53:00Z">
                <w:rPr>
                  <w:rFonts w:ascii="Cambria Math" w:eastAsiaTheme="minorEastAsia" w:hAnsi="Cambria Math" w:cs="Times New Roman"/>
                </w:rPr>
              </w:ins>
            </m:ctrlPr>
          </m:sSupPr>
          <m:e>
            <m:r>
              <w:ins w:id="2260" w:author="M. Shojaei Arani" w:date="2024-05-30T10:53:00Z">
                <m:rPr>
                  <m:scr m:val="script"/>
                  <m:sty m:val="p"/>
                </m:rPr>
                <w:rPr>
                  <w:rFonts w:ascii="Cambria Math" w:eastAsiaTheme="minorEastAsia" w:hAnsi="Cambria Math" w:cs="Times New Roman"/>
                </w:rPr>
                <m:t>F</m:t>
              </w:ins>
            </m:r>
          </m:e>
          <m:sup>
            <m:r>
              <w:ins w:id="2261" w:author="M. Shojaei Arani" w:date="2024-05-30T10:53:00Z">
                <w:rPr>
                  <w:rFonts w:ascii="Cambria Math" w:eastAsiaTheme="minorEastAsia" w:hAnsi="Cambria Math" w:cs="Times New Roman"/>
                </w:rPr>
                <m:t>-1</m:t>
              </w:ins>
            </m:r>
          </m:sup>
        </m:sSup>
      </m:oMath>
      <w:ins w:id="2262" w:author="M. Shojaei Arani" w:date="2024-05-30T10:53:00Z">
        <w:r>
          <w:rPr>
            <w:rFonts w:ascii="Times New Roman" w:eastAsiaTheme="minorEastAsia" w:hAnsi="Times New Roman" w:cs="Times New Roman"/>
          </w:rPr>
          <w:t xml:space="preserve">, i.e., the inverse of the Fisher information matrix, is estimated by </w:t>
        </w:r>
      </w:ins>
      <m:oMath>
        <m:r>
          <w:ins w:id="2263" w:author="M. Shojaei Arani" w:date="2024-05-30T10:53:00Z">
            <m:rPr>
              <m:sty m:val="p"/>
            </m:rPr>
            <w:rPr>
              <w:rFonts w:ascii="Cambria Math" w:eastAsiaTheme="minorEastAsia" w:hAnsi="Cambria Math" w:cs="Times New Roman"/>
            </w:rPr>
            <m:t>Σ~</m:t>
          </w:ins>
        </m:r>
        <m:sSup>
          <m:sSupPr>
            <m:ctrlPr>
              <w:ins w:id="2264" w:author="M. Shojaei Arani" w:date="2024-05-30T10:53:00Z">
                <w:rPr>
                  <w:rFonts w:ascii="Cambria Math" w:eastAsiaTheme="minorEastAsia" w:hAnsi="Cambria Math" w:cs="Times New Roman"/>
                </w:rPr>
              </w:ins>
            </m:ctrlPr>
          </m:sSupPr>
          <m:e>
            <m:d>
              <m:dPr>
                <m:begChr m:val="["/>
                <m:endChr m:val="]"/>
                <m:ctrlPr>
                  <w:ins w:id="2265" w:author="M. Shojaei Arani" w:date="2024-05-30T10:53:00Z">
                    <w:rPr>
                      <w:rFonts w:ascii="Cambria Math" w:eastAsiaTheme="minorEastAsia" w:hAnsi="Cambria Math" w:cs="Times New Roman"/>
                      <w:i/>
                    </w:rPr>
                  </w:ins>
                </m:ctrlPr>
              </m:dPr>
              <m:e>
                <m:r>
                  <w:ins w:id="2266" w:author="M. Shojaei Arani" w:date="2024-05-30T10:53:00Z">
                    <m:rPr>
                      <m:sty m:val="p"/>
                    </m:rPr>
                    <w:rPr>
                      <w:rFonts w:ascii="Cambria Math" w:eastAsiaTheme="minorEastAsia" w:hAnsi="Cambria Math" w:cs="Times New Roman"/>
                    </w:rPr>
                    <m:t>-</m:t>
                  </w:ins>
                </m:r>
                <m:r>
                  <w:ins w:id="2267" w:author="M. Shojaei Arani" w:date="2024-05-30T10:53:00Z">
                    <m:rPr>
                      <m:scr m:val="script"/>
                    </m:rPr>
                    <w:rPr>
                      <w:rFonts w:ascii="Cambria Math" w:eastAsiaTheme="minorEastAsia" w:hAnsi="Cambria Math" w:cs="Times New Roman"/>
                    </w:rPr>
                    <m:t>H</m:t>
                  </w:ins>
                </m:r>
                <m:d>
                  <m:dPr>
                    <m:ctrlPr>
                      <w:ins w:id="2268" w:author="M. Shojaei Arani" w:date="2024-05-30T10:53:00Z">
                        <w:rPr>
                          <w:rFonts w:ascii="Cambria Math" w:eastAsiaTheme="minorEastAsia" w:hAnsi="Cambria Math" w:cs="Times New Roman"/>
                          <w:i/>
                        </w:rPr>
                      </w:ins>
                    </m:ctrlPr>
                  </m:dPr>
                  <m:e>
                    <m:acc>
                      <m:accPr>
                        <m:ctrlPr>
                          <w:ins w:id="2269" w:author="M. Shojaei Arani" w:date="2024-05-30T10:53:00Z">
                            <w:rPr>
                              <w:rFonts w:ascii="Cambria Math" w:eastAsiaTheme="minorEastAsia" w:hAnsi="Cambria Math" w:cs="Times New Roman"/>
                              <w:i/>
                            </w:rPr>
                          </w:ins>
                        </m:ctrlPr>
                      </m:accPr>
                      <m:e>
                        <m:r>
                          <w:ins w:id="2270" w:author="M. Shojaei Arani" w:date="2024-05-30T10:53:00Z">
                            <w:rPr>
                              <w:rFonts w:ascii="Cambria Math" w:eastAsiaTheme="minorEastAsia" w:hAnsi="Cambria Math" w:cs="Times New Roman"/>
                            </w:rPr>
                            <m:t>θ</m:t>
                          </w:ins>
                        </m:r>
                      </m:e>
                    </m:acc>
                  </m:e>
                </m:d>
              </m:e>
            </m:d>
          </m:e>
          <m:sup>
            <m:r>
              <w:ins w:id="2271" w:author="M. Shojaei Arani" w:date="2024-05-30T10:53:00Z">
                <w:rPr>
                  <w:rFonts w:ascii="Cambria Math" w:eastAsiaTheme="minorEastAsia" w:hAnsi="Cambria Math" w:cs="Times New Roman"/>
                </w:rPr>
                <m:t>-1</m:t>
              </w:ins>
            </m:r>
          </m:sup>
        </m:sSup>
      </m:oMath>
      <w:ins w:id="2272" w:author="M. Shojaei Arani" w:date="2024-05-30T10:53:00Z">
        <w:r>
          <w:rPr>
            <w:rFonts w:ascii="Times New Roman" w:eastAsiaTheme="minorEastAsia" w:hAnsi="Times New Roman" w:cs="Times New Roman"/>
          </w:rPr>
          <w:t xml:space="preserve">. The standard error of the </w:t>
        </w:r>
      </w:ins>
      <m:oMath>
        <m:sSup>
          <m:sSupPr>
            <m:ctrlPr>
              <w:ins w:id="2273" w:author="M. Shojaei Arani" w:date="2024-05-30T10:53:00Z">
                <w:rPr>
                  <w:rFonts w:ascii="Cambria Math" w:eastAsiaTheme="minorEastAsia" w:hAnsi="Cambria Math" w:cs="Times New Roman"/>
                  <w:i/>
                </w:rPr>
              </w:ins>
            </m:ctrlPr>
          </m:sSupPr>
          <m:e>
            <m:r>
              <w:ins w:id="2274" w:author="M. Shojaei Arani" w:date="2024-05-30T10:53:00Z">
                <m:rPr>
                  <m:sty m:val="p"/>
                </m:rPr>
                <w:rPr>
                  <w:rFonts w:ascii="Cambria Math" w:eastAsiaTheme="minorEastAsia" w:hAnsi="Cambria Math" w:cs="Times New Roman"/>
                </w:rPr>
                <m:t>i</m:t>
              </w:ins>
            </m:r>
          </m:e>
          <m:sup>
            <m:r>
              <w:ins w:id="2275" w:author="M. Shojaei Arani" w:date="2024-05-30T10:53:00Z">
                <m:rPr>
                  <m:sty m:val="p"/>
                </m:rPr>
                <w:rPr>
                  <w:rFonts w:ascii="Cambria Math" w:eastAsiaTheme="minorEastAsia" w:hAnsi="Cambria Math" w:cs="Times New Roman"/>
                </w:rPr>
                <m:t>th</m:t>
              </w:ins>
            </m:r>
          </m:sup>
        </m:sSup>
      </m:oMath>
      <w:ins w:id="2276" w:author="M. Shojaei Arani" w:date="2024-05-30T10:53:00Z">
        <w:r>
          <w:rPr>
            <w:rFonts w:ascii="Times New Roman" w:eastAsiaTheme="minorEastAsia" w:hAnsi="Times New Roman" w:cs="Times New Roman"/>
          </w:rPr>
          <w:t xml:space="preserve"> parameter, say </w:t>
        </w:r>
      </w:ins>
      <m:oMath>
        <m:sSub>
          <m:sSubPr>
            <m:ctrlPr>
              <w:ins w:id="2277" w:author="M. Shojaei Arani" w:date="2024-05-30T10:53:00Z">
                <w:rPr>
                  <w:rFonts w:ascii="Cambria Math" w:eastAsiaTheme="minorEastAsia" w:hAnsi="Cambria Math" w:cs="Times New Roman"/>
                  <w:i/>
                </w:rPr>
              </w:ins>
            </m:ctrlPr>
          </m:sSubPr>
          <m:e>
            <m:r>
              <w:ins w:id="2278" w:author="M. Shojaei Arani" w:date="2024-05-30T10:53:00Z">
                <w:rPr>
                  <w:rFonts w:ascii="Cambria Math" w:eastAsiaTheme="minorEastAsia" w:hAnsi="Cambria Math" w:cs="Times New Roman"/>
                </w:rPr>
                <m:t>σ</m:t>
              </w:ins>
            </m:r>
          </m:e>
          <m:sub>
            <m:sSub>
              <m:sSubPr>
                <m:ctrlPr>
                  <w:ins w:id="2279" w:author="M. Shojaei Arani" w:date="2024-05-30T10:53:00Z">
                    <w:rPr>
                      <w:rFonts w:ascii="Cambria Math" w:eastAsiaTheme="minorEastAsia" w:hAnsi="Cambria Math" w:cs="Times New Roman"/>
                      <w:i/>
                    </w:rPr>
                  </w:ins>
                </m:ctrlPr>
              </m:sSubPr>
              <m:e>
                <m:r>
                  <w:ins w:id="2280" w:author="M. Shojaei Arani" w:date="2024-05-30T10:53:00Z">
                    <w:rPr>
                      <w:rFonts w:ascii="Cambria Math" w:eastAsiaTheme="minorEastAsia" w:hAnsi="Cambria Math" w:cs="Times New Roman"/>
                    </w:rPr>
                    <m:t>θ</m:t>
                  </w:ins>
                </m:r>
              </m:e>
              <m:sub>
                <m:r>
                  <w:ins w:id="2281" w:author="M. Shojaei Arani" w:date="2024-05-30T10:53:00Z">
                    <w:rPr>
                      <w:rFonts w:ascii="Cambria Math" w:eastAsiaTheme="minorEastAsia" w:hAnsi="Cambria Math" w:cs="Times New Roman"/>
                    </w:rPr>
                    <m:t>i</m:t>
                  </w:ins>
                </m:r>
              </m:sub>
            </m:sSub>
          </m:sub>
        </m:sSub>
      </m:oMath>
      <w:ins w:id="2282" w:author="M. Shojaei Arani" w:date="2024-05-30T10:53:00Z">
        <w:r>
          <w:rPr>
            <w:rFonts w:ascii="Times New Roman" w:eastAsiaTheme="minorEastAsia" w:hAnsi="Times New Roman" w:cs="Times New Roman"/>
          </w:rPr>
          <w:t xml:space="preserve">, which is the square root of the </w:t>
        </w:r>
      </w:ins>
      <m:oMath>
        <m:sSup>
          <m:sSupPr>
            <m:ctrlPr>
              <w:ins w:id="2283" w:author="M. Shojaei Arani" w:date="2024-05-30T10:53:00Z">
                <w:rPr>
                  <w:rFonts w:ascii="Cambria Math" w:eastAsiaTheme="minorEastAsia" w:hAnsi="Cambria Math" w:cs="Times New Roman"/>
                  <w:i/>
                </w:rPr>
              </w:ins>
            </m:ctrlPr>
          </m:sSupPr>
          <m:e>
            <m:r>
              <w:ins w:id="2284" w:author="M. Shojaei Arani" w:date="2024-05-30T10:53:00Z">
                <m:rPr>
                  <m:sty m:val="p"/>
                </m:rPr>
                <w:rPr>
                  <w:rFonts w:ascii="Cambria Math" w:eastAsiaTheme="minorEastAsia" w:hAnsi="Cambria Math" w:cs="Times New Roman"/>
                </w:rPr>
                <m:t>i</m:t>
              </w:ins>
            </m:r>
          </m:e>
          <m:sup>
            <m:r>
              <w:ins w:id="2285" w:author="M. Shojaei Arani" w:date="2024-05-30T10:53:00Z">
                <m:rPr>
                  <m:sty m:val="p"/>
                </m:rPr>
                <w:rPr>
                  <w:rFonts w:ascii="Cambria Math" w:eastAsiaTheme="minorEastAsia" w:hAnsi="Cambria Math" w:cs="Times New Roman"/>
                </w:rPr>
                <m:t>th</m:t>
              </w:ins>
            </m:r>
          </m:sup>
        </m:sSup>
      </m:oMath>
      <w:ins w:id="2286" w:author="M. Shojaei Arani" w:date="2024-05-30T10:53:00Z">
        <w:r>
          <w:rPr>
            <w:rFonts w:ascii="Times New Roman" w:eastAsiaTheme="minorEastAsia" w:hAnsi="Times New Roman" w:cs="Times New Roman"/>
          </w:rPr>
          <w:t xml:space="preserve"> diagonal element in </w:t>
        </w:r>
      </w:ins>
      <m:oMath>
        <m:r>
          <w:ins w:id="2287" w:author="M. Shojaei Arani" w:date="2024-05-30T10:53:00Z">
            <m:rPr>
              <m:sty m:val="p"/>
            </m:rPr>
            <w:rPr>
              <w:rFonts w:ascii="Cambria Math" w:eastAsiaTheme="minorEastAsia" w:hAnsi="Cambria Math" w:cs="Times New Roman"/>
            </w:rPr>
            <m:t>Σ</m:t>
          </w:ins>
        </m:r>
      </m:oMath>
      <w:ins w:id="2288" w:author="M. Shojaei Arani" w:date="2024-05-30T10:53:00Z">
        <w:r>
          <w:rPr>
            <w:rFonts w:ascii="Times New Roman" w:eastAsiaTheme="minorEastAsia" w:hAnsi="Times New Roman" w:cs="Times New Roman"/>
          </w:rPr>
          <w:t xml:space="preserve">, is thus estimated from the square root of the </w:t>
        </w:r>
      </w:ins>
      <m:oMath>
        <m:sSup>
          <m:sSupPr>
            <m:ctrlPr>
              <w:ins w:id="2289" w:author="M. Shojaei Arani" w:date="2024-05-30T10:53:00Z">
                <w:rPr>
                  <w:rFonts w:ascii="Cambria Math" w:eastAsiaTheme="minorEastAsia" w:hAnsi="Cambria Math" w:cs="Times New Roman"/>
                  <w:i/>
                </w:rPr>
              </w:ins>
            </m:ctrlPr>
          </m:sSupPr>
          <m:e>
            <m:r>
              <w:ins w:id="2290" w:author="M. Shojaei Arani" w:date="2024-05-30T10:53:00Z">
                <m:rPr>
                  <m:sty m:val="p"/>
                </m:rPr>
                <w:rPr>
                  <w:rFonts w:ascii="Cambria Math" w:eastAsiaTheme="minorEastAsia" w:hAnsi="Cambria Math" w:cs="Times New Roman"/>
                </w:rPr>
                <m:t>i</m:t>
              </w:ins>
            </m:r>
          </m:e>
          <m:sup>
            <m:r>
              <w:ins w:id="2291" w:author="M. Shojaei Arani" w:date="2024-05-30T10:53:00Z">
                <m:rPr>
                  <m:sty m:val="p"/>
                </m:rPr>
                <w:rPr>
                  <w:rFonts w:ascii="Cambria Math" w:eastAsiaTheme="minorEastAsia" w:hAnsi="Cambria Math" w:cs="Times New Roman"/>
                </w:rPr>
                <m:t>th</m:t>
              </w:ins>
            </m:r>
          </m:sup>
        </m:sSup>
      </m:oMath>
      <w:ins w:id="2292" w:author="M. Shojaei Arani" w:date="2024-05-30T10:53:00Z">
        <w:r>
          <w:rPr>
            <w:rFonts w:ascii="Times New Roman" w:eastAsiaTheme="minorEastAsia" w:hAnsi="Times New Roman" w:cs="Times New Roman"/>
          </w:rPr>
          <w:t xml:space="preserve"> diagonal element of </w:t>
        </w:r>
      </w:ins>
      <m:oMath>
        <m:sSup>
          <m:sSupPr>
            <m:ctrlPr>
              <w:ins w:id="2293" w:author="M. Shojaei Arani" w:date="2024-05-30T10:53:00Z">
                <w:rPr>
                  <w:rFonts w:ascii="Cambria Math" w:eastAsiaTheme="minorEastAsia" w:hAnsi="Cambria Math" w:cs="Times New Roman"/>
                </w:rPr>
              </w:ins>
            </m:ctrlPr>
          </m:sSupPr>
          <m:e>
            <m:d>
              <m:dPr>
                <m:begChr m:val="["/>
                <m:endChr m:val="]"/>
                <m:ctrlPr>
                  <w:ins w:id="2294" w:author="M. Shojaei Arani" w:date="2024-05-30T10:53:00Z">
                    <w:rPr>
                      <w:rFonts w:ascii="Cambria Math" w:eastAsiaTheme="minorEastAsia" w:hAnsi="Cambria Math" w:cs="Times New Roman"/>
                      <w:i/>
                    </w:rPr>
                  </w:ins>
                </m:ctrlPr>
              </m:dPr>
              <m:e>
                <m:r>
                  <w:ins w:id="2295" w:author="M. Shojaei Arani" w:date="2024-05-30T10:53:00Z">
                    <m:rPr>
                      <m:sty m:val="p"/>
                    </m:rPr>
                    <w:rPr>
                      <w:rFonts w:ascii="Cambria Math" w:eastAsiaTheme="minorEastAsia" w:hAnsi="Cambria Math" w:cs="Times New Roman"/>
                    </w:rPr>
                    <m:t>-</m:t>
                  </w:ins>
                </m:r>
                <m:r>
                  <w:ins w:id="2296" w:author="M. Shojaei Arani" w:date="2024-05-30T10:53:00Z">
                    <m:rPr>
                      <m:scr m:val="script"/>
                    </m:rPr>
                    <w:rPr>
                      <w:rFonts w:ascii="Cambria Math" w:eastAsiaTheme="minorEastAsia" w:hAnsi="Cambria Math" w:cs="Times New Roman"/>
                    </w:rPr>
                    <m:t>H</m:t>
                  </w:ins>
                </m:r>
                <m:d>
                  <m:dPr>
                    <m:ctrlPr>
                      <w:ins w:id="2297" w:author="M. Shojaei Arani" w:date="2024-05-30T10:53:00Z">
                        <w:rPr>
                          <w:rFonts w:ascii="Cambria Math" w:eastAsiaTheme="minorEastAsia" w:hAnsi="Cambria Math" w:cs="Times New Roman"/>
                          <w:i/>
                        </w:rPr>
                      </w:ins>
                    </m:ctrlPr>
                  </m:dPr>
                  <m:e>
                    <m:acc>
                      <m:accPr>
                        <m:ctrlPr>
                          <w:ins w:id="2298" w:author="M. Shojaei Arani" w:date="2024-05-30T10:53:00Z">
                            <w:rPr>
                              <w:rFonts w:ascii="Cambria Math" w:eastAsiaTheme="minorEastAsia" w:hAnsi="Cambria Math" w:cs="Times New Roman"/>
                              <w:i/>
                            </w:rPr>
                          </w:ins>
                        </m:ctrlPr>
                      </m:accPr>
                      <m:e>
                        <m:r>
                          <w:ins w:id="2299" w:author="M. Shojaei Arani" w:date="2024-05-30T10:53:00Z">
                            <w:rPr>
                              <w:rFonts w:ascii="Cambria Math" w:eastAsiaTheme="minorEastAsia" w:hAnsi="Cambria Math" w:cs="Times New Roman"/>
                            </w:rPr>
                            <m:t>θ</m:t>
                          </w:ins>
                        </m:r>
                      </m:e>
                    </m:acc>
                  </m:e>
                </m:d>
              </m:e>
            </m:d>
          </m:e>
          <m:sup>
            <m:r>
              <w:ins w:id="2300" w:author="M. Shojaei Arani" w:date="2024-05-30T10:53:00Z">
                <w:rPr>
                  <w:rFonts w:ascii="Cambria Math" w:eastAsiaTheme="minorEastAsia" w:hAnsi="Cambria Math" w:cs="Times New Roman"/>
                </w:rPr>
                <m:t>-1</m:t>
              </w:ins>
            </m:r>
          </m:sup>
        </m:sSup>
      </m:oMath>
      <w:ins w:id="2301" w:author="M. Shojaei Arani" w:date="2024-05-30T10:53:00Z">
        <w:r>
          <w:rPr>
            <w:rFonts w:ascii="Times New Roman" w:eastAsiaTheme="minorEastAsia" w:hAnsi="Times New Roman" w:cs="Times New Roman"/>
          </w:rPr>
          <w:t xml:space="preserve">. To assess the uncertainties in the case of Hermite reconstruction, extra caution is necessary when estimating the </w:t>
        </w:r>
      </w:ins>
      <m:oMath>
        <m:r>
          <w:ins w:id="2302" w:author="M. Shojaei Arani" w:date="2024-05-30T10:53:00Z">
            <m:rPr>
              <m:scr m:val="script"/>
              <m:sty m:val="p"/>
            </m:rPr>
            <w:rPr>
              <w:rFonts w:ascii="Cambria Math" w:eastAsiaTheme="minorEastAsia" w:hAnsi="Cambria Math" w:cs="Times New Roman"/>
            </w:rPr>
            <m:t>F</m:t>
          </w:ins>
        </m:r>
      </m:oMath>
      <w:ins w:id="2303" w:author="M. Shojaei Arani" w:date="2024-05-30T10:53:00Z">
        <w:r>
          <w:rPr>
            <w:rFonts w:ascii="Times New Roman" w:eastAsiaTheme="minorEastAsia" w:hAnsi="Times New Roman" w:cs="Times New Roman"/>
          </w:rPr>
          <w:t xml:space="preserve"> matrix. The crux of challenge lies in ensuring that the objective values used for estimating the </w:t>
        </w:r>
      </w:ins>
      <m:oMath>
        <m:r>
          <w:ins w:id="2304" w:author="M. Shojaei Arani" w:date="2024-05-30T10:53:00Z">
            <m:rPr>
              <m:scr m:val="script"/>
              <m:sty m:val="p"/>
            </m:rPr>
            <w:rPr>
              <w:rFonts w:ascii="Cambria Math" w:eastAsiaTheme="minorEastAsia" w:hAnsi="Cambria Math" w:cs="Times New Roman"/>
            </w:rPr>
            <m:t>F</m:t>
          </w:ins>
        </m:r>
      </m:oMath>
      <w:ins w:id="2305" w:author="M. Shojaei Arani" w:date="2024-05-30T10:53:00Z">
        <w:r>
          <w:rPr>
            <w:rFonts w:ascii="Times New Roman" w:eastAsiaTheme="minorEastAsia" w:hAnsi="Times New Roman" w:cs="Times New Roman"/>
          </w:rPr>
          <w:t xml:space="preserve"> matrix are legitimate, not just at the estimated parameters </w:t>
        </w:r>
      </w:ins>
      <m:oMath>
        <m:acc>
          <m:accPr>
            <m:ctrlPr>
              <w:ins w:id="2306" w:author="M. Shojaei Arani" w:date="2024-05-30T10:53:00Z">
                <w:rPr>
                  <w:rFonts w:ascii="Cambria Math" w:eastAsiaTheme="minorEastAsia" w:hAnsi="Cambria Math" w:cs="Times New Roman"/>
                  <w:i/>
                </w:rPr>
              </w:ins>
            </m:ctrlPr>
          </m:accPr>
          <m:e>
            <m:r>
              <w:ins w:id="2307" w:author="M. Shojaei Arani" w:date="2024-05-30T10:53:00Z">
                <w:rPr>
                  <w:rFonts w:ascii="Cambria Math" w:eastAsiaTheme="minorEastAsia" w:hAnsi="Cambria Math" w:cs="Times New Roman"/>
                </w:rPr>
                <m:t>θ</m:t>
              </w:ins>
            </m:r>
          </m:e>
        </m:acc>
      </m:oMath>
      <w:ins w:id="2308" w:author="M. Shojaei Arani" w:date="2024-05-30T10:53:00Z">
        <w:r>
          <w:rPr>
            <w:rFonts w:ascii="Times New Roman" w:eastAsiaTheme="minorEastAsia" w:hAnsi="Times New Roman" w:cs="Times New Roman"/>
          </w:rPr>
          <w:t xml:space="preserve">, which is known to be legitimate, but also at neighboring parameter values in close proximity to </w:t>
        </w:r>
      </w:ins>
      <m:oMath>
        <m:acc>
          <m:accPr>
            <m:ctrlPr>
              <w:ins w:id="2309" w:author="M. Shojaei Arani" w:date="2024-05-30T10:53:00Z">
                <w:rPr>
                  <w:rFonts w:ascii="Cambria Math" w:eastAsiaTheme="minorEastAsia" w:hAnsi="Cambria Math" w:cs="Times New Roman"/>
                  <w:i/>
                </w:rPr>
              </w:ins>
            </m:ctrlPr>
          </m:accPr>
          <m:e>
            <m:r>
              <w:ins w:id="2310" w:author="M. Shojaei Arani" w:date="2024-05-30T10:53:00Z">
                <w:rPr>
                  <w:rFonts w:ascii="Cambria Math" w:eastAsiaTheme="minorEastAsia" w:hAnsi="Cambria Math" w:cs="Times New Roman"/>
                </w:rPr>
                <m:t>θ</m:t>
              </w:ins>
            </m:r>
          </m:e>
        </m:acc>
      </m:oMath>
      <w:ins w:id="2311" w:author="M. Shojaei Arani" w:date="2024-05-30T10:53:00Z">
        <w:r>
          <w:rPr>
            <w:rFonts w:ascii="Times New Roman" w:eastAsiaTheme="minorEastAsia" w:hAnsi="Times New Roman" w:cs="Times New Roman"/>
          </w:rPr>
          <w:t xml:space="preserve">, which we are not sure. To tackle this complexity, if an illegitimate objective value is encountered, we apply an infinitesimal perturbation to the parameter in question, ensuring the perturbed parameter yields a legitimate objective.  </w:t>
        </w:r>
      </w:ins>
    </w:p>
    <w:p w14:paraId="5840AF19" w14:textId="77777777" w:rsidR="00907C1A" w:rsidRDefault="00907C1A" w:rsidP="00907C1A">
      <w:pPr>
        <w:spacing w:after="120" w:line="360" w:lineRule="auto"/>
        <w:jc w:val="both"/>
        <w:rPr>
          <w:ins w:id="2312" w:author="M. Shojaei Arani" w:date="2024-05-30T10:53:00Z"/>
          <w:rFonts w:ascii="Times New Roman" w:hAnsi="Times New Roman" w:cs="Times New Roman"/>
          <w:b/>
          <w:i/>
          <w:iCs/>
        </w:rPr>
      </w:pPr>
      <w:ins w:id="2313" w:author="M. Shojaei Arani" w:date="2024-05-30T10:53:00Z">
        <w:r w:rsidRPr="00A201F4">
          <w:rPr>
            <w:rFonts w:ascii="Times New Roman" w:hAnsi="Times New Roman" w:cs="Times New Roman"/>
            <w:b/>
            <w:i/>
            <w:iCs/>
          </w:rPr>
          <w:t xml:space="preserve">An interesting point </w:t>
        </w:r>
        <w:r>
          <w:rPr>
            <w:rFonts w:ascii="Times New Roman" w:hAnsi="Times New Roman" w:cs="Times New Roman"/>
            <w:b/>
            <w:i/>
            <w:iCs/>
          </w:rPr>
          <w:t>concerning</w:t>
        </w:r>
        <w:r w:rsidRPr="00A201F4">
          <w:rPr>
            <w:rFonts w:ascii="Times New Roman" w:hAnsi="Times New Roman" w:cs="Times New Roman"/>
            <w:b/>
            <w:i/>
            <w:iCs/>
          </w:rPr>
          <w:t xml:space="preserve"> the uncertainty of drift and diffusion parameters</w:t>
        </w:r>
      </w:ins>
    </w:p>
    <w:p w14:paraId="448A38CF" w14:textId="77777777" w:rsidR="00907C1A" w:rsidRDefault="00907C1A" w:rsidP="00907C1A">
      <w:pPr>
        <w:spacing w:after="360" w:line="360" w:lineRule="auto"/>
        <w:jc w:val="both"/>
        <w:rPr>
          <w:ins w:id="2314" w:author="M. Shojaei Arani" w:date="2024-05-30T10:53:00Z"/>
          <w:rFonts w:ascii="Times New Roman" w:eastAsiaTheme="minorEastAsia" w:hAnsi="Times New Roman" w:cs="Times New Roman"/>
        </w:rPr>
      </w:pPr>
      <w:ins w:id="2315" w:author="M. Shojaei Arani" w:date="2024-05-30T10:53:00Z">
        <w:r>
          <w:rPr>
            <w:rFonts w:ascii="Times New Roman" w:eastAsiaTheme="minorEastAsia" w:hAnsi="Times New Roman" w:cs="Times New Roman"/>
          </w:rPr>
          <w:t xml:space="preserve">In our analysis across numerous examples, we have observed a higher accuracy in the estimation of the noise parameters compared to that of drift parameters. </w:t>
        </w:r>
        <w:r w:rsidRPr="000A5143">
          <w:rPr>
            <w:rFonts w:ascii="Times New Roman" w:eastAsiaTheme="minorEastAsia" w:hAnsi="Times New Roman" w:cs="Times New Roman"/>
          </w:rPr>
          <w:t xml:space="preserve">This phenomenon is not purely empirical but is supported by theoretical underpinnings. For readers interested in a deeper mathematical explanation, we direct them to </w:t>
        </w:r>
        <w:r>
          <w:rPr>
            <w:rFonts w:ascii="Times New Roman" w:eastAsiaTheme="minorEastAsia" w:hAnsi="Times New Roman" w:cs="Times New Roman"/>
          </w:rPr>
          <w:t xml:space="preserve">references </w:t>
        </w:r>
        <w:r>
          <w:rPr>
            <w:rFonts w:ascii="Times New Roman" w:eastAsiaTheme="minorEastAsia" w:hAnsi="Times New Roman" w:cs="Times New Roman"/>
          </w:rPr>
          <w:fldChar w:fldCharType="begin">
            <w:fldData xml:space="preserve">PEVuZE5vdGU+PENpdGU+PEF1dGhvcj5DaGFuZzwvQXV0aG9yPjxZZWFyPjIwMTE8L1llYXI+PFJl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==
</w:fldData>
          </w:fldChar>
        </w:r>
        <w:r>
          <w:rPr>
            <w:rFonts w:ascii="Times New Roman" w:eastAsiaTheme="minorEastAsia" w:hAnsi="Times New Roman" w:cs="Times New Roman"/>
          </w:rPr>
          <w:instrText xml:space="preserve"> ADDIN EN.CITE </w:instrText>
        </w:r>
        <w:r>
          <w:rPr>
            <w:rFonts w:ascii="Times New Roman" w:eastAsiaTheme="minorEastAsia" w:hAnsi="Times New Roman" w:cs="Times New Roman"/>
          </w:rPr>
          <w:fldChar w:fldCharType="begin">
            <w:fldData xml:space="preserve">PEVuZE5vdGU+PENpdGU+PEF1dGhvcj5DaGFuZzwvQXV0aG9yPjxZZWFyPjIwMTE8L1llYXI+PFJl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==
</w:fldData>
          </w:fldChar>
        </w:r>
        <w:r>
          <w:rPr>
            <w:rFonts w:ascii="Times New Roman" w:eastAsiaTheme="minorEastAsia" w:hAnsi="Times New Roman" w:cs="Times New Roman"/>
          </w:rPr>
          <w:instrText xml:space="preserve"> ADDIN EN.CITE.DATA </w:instrText>
        </w:r>
        <w:r>
          <w:rPr>
            <w:rFonts w:ascii="Times New Roman" w:eastAsiaTheme="minorEastAsia" w:hAnsi="Times New Roman" w:cs="Times New Roman"/>
          </w:rPr>
        </w:r>
        <w:r>
          <w:rPr>
            <w:rFonts w:ascii="Times New Roman" w:eastAsiaTheme="minorEastAsia" w:hAnsi="Times New Roman" w:cs="Times New Roman"/>
          </w:rPr>
          <w:fldChar w:fldCharType="end"/>
        </w:r>
        <w:r>
          <w:rPr>
            <w:rFonts w:ascii="Times New Roman" w:eastAsiaTheme="minorEastAsia" w:hAnsi="Times New Roman" w:cs="Times New Roman"/>
          </w:rPr>
        </w:r>
        <w:r>
          <w:rPr>
            <w:rFonts w:ascii="Times New Roman" w:eastAsiaTheme="minorEastAsia" w:hAnsi="Times New Roman" w:cs="Times New Roman"/>
          </w:rPr>
          <w:fldChar w:fldCharType="separate"/>
        </w:r>
        <w:r>
          <w:rPr>
            <w:rFonts w:ascii="Times New Roman" w:eastAsiaTheme="minorEastAsia" w:hAnsi="Times New Roman" w:cs="Times New Roman"/>
            <w:noProof/>
          </w:rPr>
          <w:t>(Sorensen 2007; Tang &amp; Chen 2009; Chang &amp; Chen 2011)</w:t>
        </w:r>
        <w:r>
          <w:rPr>
            <w:rFonts w:ascii="Times New Roman" w:eastAsiaTheme="minorEastAsia" w:hAnsi="Times New Roman" w:cs="Times New Roman"/>
          </w:rPr>
          <w:fldChar w:fldCharType="end"/>
        </w:r>
        <w:r w:rsidRPr="000A5143">
          <w:rPr>
            <w:rFonts w:ascii="Times New Roman" w:eastAsiaTheme="minorEastAsia" w:hAnsi="Times New Roman" w:cs="Times New Roman"/>
          </w:rPr>
          <w:t>, where detailed justifications are provided</w:t>
        </w:r>
        <w:r>
          <w:rPr>
            <w:rFonts w:ascii="Times New Roman" w:eastAsiaTheme="minorEastAsia" w:hAnsi="Times New Roman" w:cs="Times New Roman"/>
          </w:rPr>
          <w:t xml:space="preserve">.  </w:t>
        </w:r>
      </w:ins>
    </w:p>
    <w:customXmlInsRangeStart w:id="2316" w:author="M. Shojaei Arani" w:date="2024-05-30T10:53:00Z"/>
    <w:sdt>
      <w:sdtPr>
        <w:rPr>
          <w:rFonts w:asciiTheme="minorHAnsi" w:eastAsiaTheme="minorHAnsi" w:hAnsiTheme="minorHAnsi" w:cstheme="minorBidi"/>
          <w:color w:val="auto"/>
          <w:sz w:val="22"/>
          <w:szCs w:val="22"/>
        </w:rPr>
        <w:id w:val="-1148510598"/>
        <w:docPartObj>
          <w:docPartGallery w:val="Bibliographies"/>
          <w:docPartUnique/>
        </w:docPartObj>
      </w:sdtPr>
      <w:sdtContent>
        <w:customXmlInsRangeEnd w:id="2316"/>
        <w:p w14:paraId="05B2382B" w14:textId="77777777" w:rsidR="00907C1A" w:rsidRPr="001B0D38" w:rsidRDefault="00907C1A" w:rsidP="00907C1A">
          <w:pPr>
            <w:pStyle w:val="Heading1"/>
            <w:spacing w:after="240" w:line="360" w:lineRule="auto"/>
            <w:rPr>
              <w:ins w:id="2317" w:author="M. Shojaei Arani" w:date="2024-05-30T10:53:00Z"/>
              <w:rFonts w:ascii="Times New Roman" w:hAnsi="Times New Roman" w:cs="Times New Roman"/>
              <w:b/>
              <w:bCs/>
              <w:color w:val="auto"/>
              <w:sz w:val="24"/>
              <w:szCs w:val="24"/>
            </w:rPr>
          </w:pPr>
          <w:ins w:id="2318" w:author="M. Shojaei Arani" w:date="2024-05-30T10:53:00Z">
            <w:r w:rsidRPr="001B0D38">
              <w:rPr>
                <w:rFonts w:ascii="Times New Roman" w:hAnsi="Times New Roman" w:cs="Times New Roman"/>
                <w:b/>
                <w:bCs/>
                <w:color w:val="auto"/>
                <w:sz w:val="24"/>
                <w:szCs w:val="24"/>
              </w:rPr>
              <w:t>References</w:t>
            </w:r>
          </w:ins>
        </w:p>
        <w:customXmlInsRangeStart w:id="2319" w:author="M. Shojaei Arani" w:date="2024-05-30T10:53:00Z"/>
        <w:sdt>
          <w:sdtPr>
            <w:rPr>
              <w:rFonts w:ascii="Times New Roman" w:hAnsi="Times New Roman" w:cs="Times New Roman"/>
              <w:noProof w:val="0"/>
            </w:rPr>
            <w:id w:val="-1583903206"/>
            <w:bibliography/>
          </w:sdtPr>
          <w:sdtEndPr>
            <w:rPr>
              <w:rFonts w:asciiTheme="minorHAnsi" w:hAnsiTheme="minorHAnsi" w:cstheme="minorBidi"/>
            </w:rPr>
          </w:sdtEndPr>
          <w:sdtContent>
            <w:customXmlInsRangeEnd w:id="2319"/>
            <w:p w14:paraId="21216A5E" w14:textId="77777777" w:rsidR="00907C1A" w:rsidRPr="002C3BE0" w:rsidRDefault="00907C1A" w:rsidP="00907C1A">
              <w:pPr>
                <w:pStyle w:val="EndNoteBibliography"/>
                <w:spacing w:after="0" w:line="360" w:lineRule="auto"/>
                <w:ind w:left="720" w:hanging="720"/>
                <w:rPr>
                  <w:ins w:id="2320" w:author="M. Shojaei Arani" w:date="2024-05-30T10:53:00Z"/>
                  <w:rFonts w:ascii="Times New Roman" w:hAnsi="Times New Roman" w:cs="Times New Roman"/>
                </w:rPr>
              </w:pPr>
              <w:ins w:id="2321" w:author="M. Shojaei Arani" w:date="2024-05-30T10:53:00Z">
                <w:r w:rsidRPr="002C3BE0">
                  <w:rPr>
                    <w:rFonts w:ascii="Times New Roman" w:hAnsi="Times New Roman" w:cs="Times New Roman"/>
                  </w:rPr>
                  <w:t xml:space="preserve">Aït‐Sahalia, Y. (2002a) Maximum likelihood estimation of discretely sampled diffusions: a closed‐form approximation approach. </w:t>
                </w:r>
                <w:r w:rsidRPr="002C3BE0">
                  <w:rPr>
                    <w:rFonts w:ascii="Times New Roman" w:hAnsi="Times New Roman" w:cs="Times New Roman"/>
                    <w:i/>
                  </w:rPr>
                  <w:t>Econometrica,</w:t>
                </w:r>
                <w:r w:rsidRPr="002C3BE0">
                  <w:rPr>
                    <w:rFonts w:ascii="Times New Roman" w:hAnsi="Times New Roman" w:cs="Times New Roman"/>
                  </w:rPr>
                  <w:t xml:space="preserve"> </w:t>
                </w:r>
                <w:r w:rsidRPr="002C3BE0">
                  <w:rPr>
                    <w:rFonts w:ascii="Times New Roman" w:hAnsi="Times New Roman" w:cs="Times New Roman"/>
                    <w:b/>
                  </w:rPr>
                  <w:t>70,</w:t>
                </w:r>
                <w:r w:rsidRPr="002C3BE0">
                  <w:rPr>
                    <w:rFonts w:ascii="Times New Roman" w:hAnsi="Times New Roman" w:cs="Times New Roman"/>
                  </w:rPr>
                  <w:t xml:space="preserve"> 223-262.</w:t>
                </w:r>
              </w:ins>
            </w:p>
            <w:p w14:paraId="19FA5A17" w14:textId="77777777" w:rsidR="00907C1A" w:rsidRPr="002C3BE0" w:rsidRDefault="00907C1A" w:rsidP="00907C1A">
              <w:pPr>
                <w:pStyle w:val="EndNoteBibliography"/>
                <w:spacing w:after="0" w:line="360" w:lineRule="auto"/>
                <w:ind w:left="720" w:hanging="720"/>
                <w:rPr>
                  <w:ins w:id="2322" w:author="M. Shojaei Arani" w:date="2024-05-30T10:53:00Z"/>
                  <w:rFonts w:ascii="Times New Roman" w:hAnsi="Times New Roman" w:cs="Times New Roman"/>
                </w:rPr>
              </w:pPr>
              <w:ins w:id="2323" w:author="M. Shojaei Arani" w:date="2024-05-30T10:53:00Z">
                <w:r w:rsidRPr="002C3BE0">
                  <w:rPr>
                    <w:rFonts w:ascii="Times New Roman" w:hAnsi="Times New Roman" w:cs="Times New Roman"/>
                  </w:rPr>
                  <w:t xml:space="preserve">Aït‐Sahalia, Y.J.E. (2002b) Maximum likelihood estimation of discretely sampled diffusions: a closed‐form approximation approach. </w:t>
                </w:r>
                <w:r w:rsidRPr="002C3BE0">
                  <w:rPr>
                    <w:rFonts w:ascii="Times New Roman" w:hAnsi="Times New Roman" w:cs="Times New Roman"/>
                    <w:b/>
                  </w:rPr>
                  <w:t>70,</w:t>
                </w:r>
                <w:r w:rsidRPr="002C3BE0">
                  <w:rPr>
                    <w:rFonts w:ascii="Times New Roman" w:hAnsi="Times New Roman" w:cs="Times New Roman"/>
                  </w:rPr>
                  <w:t xml:space="preserve"> 223-262.</w:t>
                </w:r>
              </w:ins>
            </w:p>
            <w:p w14:paraId="345ED1D7" w14:textId="77777777" w:rsidR="00907C1A" w:rsidRPr="002C3BE0" w:rsidRDefault="00907C1A" w:rsidP="00907C1A">
              <w:pPr>
                <w:pStyle w:val="EndNoteBibliography"/>
                <w:spacing w:after="0" w:line="360" w:lineRule="auto"/>
                <w:ind w:left="720" w:hanging="720"/>
                <w:rPr>
                  <w:ins w:id="2324" w:author="M. Shojaei Arani" w:date="2024-05-30T10:53:00Z"/>
                  <w:rFonts w:ascii="Times New Roman" w:hAnsi="Times New Roman" w:cs="Times New Roman"/>
                </w:rPr>
              </w:pPr>
              <w:ins w:id="2325" w:author="M. Shojaei Arani" w:date="2024-05-30T10:53:00Z">
                <w:r w:rsidRPr="002C3BE0">
                  <w:rPr>
                    <w:rFonts w:ascii="Times New Roman" w:hAnsi="Times New Roman" w:cs="Times New Roman"/>
                  </w:rPr>
                  <w:t xml:space="preserve">Arani, B.M., Carpenter, S.R., Lahti, L., Van Nes, E.H. &amp; Scheffer, M.J.S. (2021) Exit time as a measure of ecological resilience. </w:t>
                </w:r>
                <w:r w:rsidRPr="002C3BE0">
                  <w:rPr>
                    <w:rFonts w:ascii="Times New Roman" w:hAnsi="Times New Roman" w:cs="Times New Roman"/>
                    <w:b/>
                  </w:rPr>
                  <w:t>372,</w:t>
                </w:r>
                <w:r w:rsidRPr="002C3BE0">
                  <w:rPr>
                    <w:rFonts w:ascii="Times New Roman" w:hAnsi="Times New Roman" w:cs="Times New Roman"/>
                  </w:rPr>
                  <w:t xml:space="preserve"> eaay4895.</w:t>
                </w:r>
              </w:ins>
            </w:p>
            <w:p w14:paraId="34A4E266" w14:textId="77777777" w:rsidR="00907C1A" w:rsidRPr="002C3BE0" w:rsidRDefault="00907C1A" w:rsidP="00907C1A">
              <w:pPr>
                <w:pStyle w:val="EndNoteBibliography"/>
                <w:spacing w:after="0" w:line="360" w:lineRule="auto"/>
                <w:ind w:left="720" w:hanging="720"/>
                <w:rPr>
                  <w:ins w:id="2326" w:author="M. Shojaei Arani" w:date="2024-05-30T10:53:00Z"/>
                  <w:rFonts w:ascii="Times New Roman" w:hAnsi="Times New Roman" w:cs="Times New Roman"/>
                </w:rPr>
              </w:pPr>
              <w:ins w:id="2327" w:author="M. Shojaei Arani" w:date="2024-05-30T10:53:00Z">
                <w:r w:rsidRPr="002C3BE0">
                  <w:rPr>
                    <w:rFonts w:ascii="Times New Roman" w:hAnsi="Times New Roman" w:cs="Times New Roman"/>
                  </w:rPr>
                  <w:t xml:space="preserve">Bakshi, G. &amp; Ju, N.J.T.J.o.B. (2005) A Refinement to Aït‐Sahalia's (2002)“Maximum Likelihood Estimation of Discretely Sampled Diffusions: A Closed‐Form Approximation Approach”. </w:t>
                </w:r>
                <w:r w:rsidRPr="002C3BE0">
                  <w:rPr>
                    <w:rFonts w:ascii="Times New Roman" w:hAnsi="Times New Roman" w:cs="Times New Roman"/>
                    <w:b/>
                  </w:rPr>
                  <w:t>78,</w:t>
                </w:r>
                <w:r w:rsidRPr="002C3BE0">
                  <w:rPr>
                    <w:rFonts w:ascii="Times New Roman" w:hAnsi="Times New Roman" w:cs="Times New Roman"/>
                  </w:rPr>
                  <w:t xml:space="preserve"> 2037-2052.</w:t>
                </w:r>
              </w:ins>
            </w:p>
            <w:p w14:paraId="348E2CDC" w14:textId="77777777" w:rsidR="00907C1A" w:rsidRPr="002C3BE0" w:rsidRDefault="00907C1A" w:rsidP="00907C1A">
              <w:pPr>
                <w:pStyle w:val="EndNoteBibliography"/>
                <w:spacing w:after="0" w:line="360" w:lineRule="auto"/>
                <w:ind w:left="720" w:hanging="720"/>
                <w:rPr>
                  <w:ins w:id="2328" w:author="M. Shojaei Arani" w:date="2024-05-30T10:53:00Z"/>
                  <w:rFonts w:ascii="Times New Roman" w:hAnsi="Times New Roman" w:cs="Times New Roman"/>
                </w:rPr>
              </w:pPr>
              <w:ins w:id="2329" w:author="M. Shojaei Arani" w:date="2024-05-30T10:53:00Z">
                <w:r w:rsidRPr="002C3BE0">
                  <w:rPr>
                    <w:rFonts w:ascii="Times New Roman" w:hAnsi="Times New Roman" w:cs="Times New Roman"/>
                  </w:rPr>
                  <w:t>Chang, J. &amp; Chen, S.X. (2011) On the approximate maximum likelihood estimation for diffusion processes.</w:t>
                </w:r>
              </w:ins>
            </w:p>
            <w:p w14:paraId="4D5BCA8A" w14:textId="77777777" w:rsidR="00907C1A" w:rsidRPr="002C3BE0" w:rsidRDefault="00907C1A" w:rsidP="00907C1A">
              <w:pPr>
                <w:pStyle w:val="EndNoteBibliography"/>
                <w:spacing w:after="0" w:line="360" w:lineRule="auto"/>
                <w:ind w:left="720" w:hanging="720"/>
                <w:rPr>
                  <w:ins w:id="2330" w:author="M. Shojaei Arani" w:date="2024-05-30T10:53:00Z"/>
                  <w:rFonts w:ascii="Times New Roman" w:hAnsi="Times New Roman" w:cs="Times New Roman"/>
                </w:rPr>
              </w:pPr>
              <w:ins w:id="2331" w:author="M. Shojaei Arani" w:date="2024-05-30T10:53:00Z">
                <w:r w:rsidRPr="002C3BE0">
                  <w:rPr>
                    <w:rFonts w:ascii="Times New Roman" w:hAnsi="Times New Roman" w:cs="Times New Roman"/>
                  </w:rPr>
                  <w:t xml:space="preserve">De Boor, C. &amp; De Boor, C. (1978) </w:t>
                </w:r>
                <w:r w:rsidRPr="002C3BE0">
                  <w:rPr>
                    <w:rFonts w:ascii="Times New Roman" w:hAnsi="Times New Roman" w:cs="Times New Roman"/>
                    <w:i/>
                  </w:rPr>
                  <w:t>A practical guide to splines</w:t>
                </w:r>
                <w:r w:rsidRPr="002C3BE0">
                  <w:rPr>
                    <w:rFonts w:ascii="Times New Roman" w:hAnsi="Times New Roman" w:cs="Times New Roman"/>
                  </w:rPr>
                  <w:t>. springer-verlag New York.</w:t>
                </w:r>
              </w:ins>
            </w:p>
            <w:p w14:paraId="5575E912" w14:textId="77777777" w:rsidR="00907C1A" w:rsidRPr="002C3BE0" w:rsidRDefault="00907C1A" w:rsidP="00907C1A">
              <w:pPr>
                <w:pStyle w:val="EndNoteBibliography"/>
                <w:spacing w:after="0" w:line="360" w:lineRule="auto"/>
                <w:ind w:left="720" w:hanging="720"/>
                <w:rPr>
                  <w:ins w:id="2332" w:author="M. Shojaei Arani" w:date="2024-05-30T10:53:00Z"/>
                  <w:rFonts w:ascii="Times New Roman" w:hAnsi="Times New Roman" w:cs="Times New Roman"/>
                </w:rPr>
              </w:pPr>
              <w:ins w:id="2333" w:author="M. Shojaei Arani" w:date="2024-05-30T10:53:00Z">
                <w:r w:rsidRPr="002C3BE0">
                  <w:rPr>
                    <w:rFonts w:ascii="Times New Roman" w:hAnsi="Times New Roman" w:cs="Times New Roman"/>
                  </w:rPr>
                  <w:t xml:space="preserve">Dickey, D.A. &amp; Fuller, W.A.J.J.o.t.A.s.a. (1979) Distribution of the estimators for autoregressive time series with a unit root. </w:t>
                </w:r>
                <w:r w:rsidRPr="002C3BE0">
                  <w:rPr>
                    <w:rFonts w:ascii="Times New Roman" w:hAnsi="Times New Roman" w:cs="Times New Roman"/>
                    <w:b/>
                  </w:rPr>
                  <w:t>74,</w:t>
                </w:r>
                <w:r w:rsidRPr="002C3BE0">
                  <w:rPr>
                    <w:rFonts w:ascii="Times New Roman" w:hAnsi="Times New Roman" w:cs="Times New Roman"/>
                  </w:rPr>
                  <w:t xml:space="preserve"> 427-431.</w:t>
                </w:r>
              </w:ins>
            </w:p>
            <w:p w14:paraId="277B48AF" w14:textId="77777777" w:rsidR="00907C1A" w:rsidRPr="002C3BE0" w:rsidRDefault="00907C1A" w:rsidP="00907C1A">
              <w:pPr>
                <w:pStyle w:val="EndNoteBibliography"/>
                <w:spacing w:after="0" w:line="360" w:lineRule="auto"/>
                <w:ind w:left="720" w:hanging="720"/>
                <w:rPr>
                  <w:ins w:id="2334" w:author="M. Shojaei Arani" w:date="2024-05-30T10:53:00Z"/>
                  <w:rFonts w:ascii="Times New Roman" w:hAnsi="Times New Roman" w:cs="Times New Roman"/>
                </w:rPr>
              </w:pPr>
              <w:ins w:id="2335" w:author="M. Shojaei Arani" w:date="2024-05-30T10:53:00Z">
                <w:r w:rsidRPr="002C3BE0">
                  <w:rPr>
                    <w:rFonts w:ascii="Times New Roman" w:hAnsi="Times New Roman" w:cs="Times New Roman"/>
                  </w:rPr>
                  <w:t xml:space="preserve">Friedrich, R., Peinke, J., Sahimi, M. &amp; Tabar, M.R.R.J.P.R. (2011) Approaching complexity by stochastic methods: From biological systems to turbulence. </w:t>
                </w:r>
                <w:r w:rsidRPr="002C3BE0">
                  <w:rPr>
                    <w:rFonts w:ascii="Times New Roman" w:hAnsi="Times New Roman" w:cs="Times New Roman"/>
                    <w:b/>
                  </w:rPr>
                  <w:t>506,</w:t>
                </w:r>
                <w:r w:rsidRPr="002C3BE0">
                  <w:rPr>
                    <w:rFonts w:ascii="Times New Roman" w:hAnsi="Times New Roman" w:cs="Times New Roman"/>
                  </w:rPr>
                  <w:t xml:space="preserve"> 87-162.</w:t>
                </w:r>
              </w:ins>
            </w:p>
            <w:p w14:paraId="3FA01FB1" w14:textId="77777777" w:rsidR="00907C1A" w:rsidRPr="002C3BE0" w:rsidRDefault="00907C1A" w:rsidP="00907C1A">
              <w:pPr>
                <w:pStyle w:val="EndNoteBibliography"/>
                <w:spacing w:after="0" w:line="360" w:lineRule="auto"/>
                <w:ind w:left="720" w:hanging="720"/>
                <w:rPr>
                  <w:ins w:id="2336" w:author="M. Shojaei Arani" w:date="2024-05-30T10:53:00Z"/>
                  <w:rFonts w:ascii="Times New Roman" w:hAnsi="Times New Roman" w:cs="Times New Roman"/>
                </w:rPr>
              </w:pPr>
              <w:ins w:id="2337" w:author="M. Shojaei Arani" w:date="2024-05-30T10:53:00Z">
                <w:r w:rsidRPr="002C3BE0">
                  <w:rPr>
                    <w:rFonts w:ascii="Times New Roman" w:hAnsi="Times New Roman" w:cs="Times New Roman"/>
                  </w:rPr>
                  <w:t>Jeisman, J.I. (2006) Estimation of the parameters of stochastic differential equations. Queensland University of Technology.</w:t>
                </w:r>
              </w:ins>
            </w:p>
            <w:p w14:paraId="7CEC9307" w14:textId="77777777" w:rsidR="00907C1A" w:rsidRPr="002C3BE0" w:rsidRDefault="00907C1A" w:rsidP="00907C1A">
              <w:pPr>
                <w:pStyle w:val="EndNoteBibliography"/>
                <w:spacing w:after="0" w:line="360" w:lineRule="auto"/>
                <w:ind w:left="720" w:hanging="720"/>
                <w:rPr>
                  <w:ins w:id="2338" w:author="M. Shojaei Arani" w:date="2024-05-30T10:53:00Z"/>
                  <w:rFonts w:ascii="Times New Roman" w:hAnsi="Times New Roman" w:cs="Times New Roman"/>
                </w:rPr>
              </w:pPr>
              <w:ins w:id="2339" w:author="M. Shojaei Arani" w:date="2024-05-30T10:53:00Z">
                <w:r w:rsidRPr="002C3BE0">
                  <w:rPr>
                    <w:rFonts w:ascii="Times New Roman" w:hAnsi="Times New Roman" w:cs="Times New Roman"/>
                  </w:rPr>
                  <w:t xml:space="preserve">Lehle, B.J.J.o.S.P. (2013) Stochastic time series with strong, correlated measurement noise: Markov analysis in n dimensions. </w:t>
                </w:r>
                <w:r w:rsidRPr="002C3BE0">
                  <w:rPr>
                    <w:rFonts w:ascii="Times New Roman" w:hAnsi="Times New Roman" w:cs="Times New Roman"/>
                    <w:b/>
                  </w:rPr>
                  <w:t>152,</w:t>
                </w:r>
                <w:r w:rsidRPr="002C3BE0">
                  <w:rPr>
                    <w:rFonts w:ascii="Times New Roman" w:hAnsi="Times New Roman" w:cs="Times New Roman"/>
                  </w:rPr>
                  <w:t xml:space="preserve"> 1145-1169.</w:t>
                </w:r>
              </w:ins>
            </w:p>
            <w:p w14:paraId="1AD1698F" w14:textId="77777777" w:rsidR="00907C1A" w:rsidRPr="002C3BE0" w:rsidRDefault="00907C1A" w:rsidP="00907C1A">
              <w:pPr>
                <w:pStyle w:val="EndNoteBibliography"/>
                <w:spacing w:after="0" w:line="360" w:lineRule="auto"/>
                <w:ind w:left="720" w:hanging="720"/>
                <w:rPr>
                  <w:ins w:id="2340" w:author="M. Shojaei Arani" w:date="2024-05-30T10:53:00Z"/>
                  <w:rFonts w:ascii="Times New Roman" w:hAnsi="Times New Roman" w:cs="Times New Roman"/>
                </w:rPr>
              </w:pPr>
              <w:ins w:id="2341" w:author="M. Shojaei Arani" w:date="2024-05-30T10:53:00Z">
                <w:r w:rsidRPr="002C3BE0">
                  <w:rPr>
                    <w:rFonts w:ascii="Times New Roman" w:hAnsi="Times New Roman" w:cs="Times New Roman"/>
                  </w:rPr>
                  <w:t xml:space="preserve">May, R.M. (1977) Thresholds and breakpoints in ecosystems with a multiplicity of stable states. </w:t>
                </w:r>
                <w:r w:rsidRPr="002C3BE0">
                  <w:rPr>
                    <w:rFonts w:ascii="Times New Roman" w:hAnsi="Times New Roman" w:cs="Times New Roman"/>
                    <w:i/>
                  </w:rPr>
                  <w:t>Nature,</w:t>
                </w:r>
                <w:r w:rsidRPr="002C3BE0">
                  <w:rPr>
                    <w:rFonts w:ascii="Times New Roman" w:hAnsi="Times New Roman" w:cs="Times New Roman"/>
                  </w:rPr>
                  <w:t xml:space="preserve"> </w:t>
                </w:r>
                <w:r w:rsidRPr="002C3BE0">
                  <w:rPr>
                    <w:rFonts w:ascii="Times New Roman" w:hAnsi="Times New Roman" w:cs="Times New Roman"/>
                    <w:b/>
                  </w:rPr>
                  <w:t>269,</w:t>
                </w:r>
                <w:r w:rsidRPr="002C3BE0">
                  <w:rPr>
                    <w:rFonts w:ascii="Times New Roman" w:hAnsi="Times New Roman" w:cs="Times New Roman"/>
                  </w:rPr>
                  <w:t xml:space="preserve"> 471-477.</w:t>
                </w:r>
              </w:ins>
            </w:p>
            <w:p w14:paraId="6ECB49B8" w14:textId="77777777" w:rsidR="00907C1A" w:rsidRPr="002C3BE0" w:rsidRDefault="00907C1A" w:rsidP="00907C1A">
              <w:pPr>
                <w:pStyle w:val="EndNoteBibliography"/>
                <w:spacing w:after="0" w:line="360" w:lineRule="auto"/>
                <w:ind w:left="720" w:hanging="720"/>
                <w:rPr>
                  <w:ins w:id="2342" w:author="M. Shojaei Arani" w:date="2024-05-30T10:53:00Z"/>
                  <w:rFonts w:ascii="Times New Roman" w:hAnsi="Times New Roman" w:cs="Times New Roman"/>
                </w:rPr>
              </w:pPr>
              <w:ins w:id="2343" w:author="M. Shojaei Arani" w:date="2024-05-30T10:53:00Z">
                <w:r w:rsidRPr="002C3BE0">
                  <w:rPr>
                    <w:rFonts w:ascii="Times New Roman" w:hAnsi="Times New Roman" w:cs="Times New Roman"/>
                  </w:rPr>
                  <w:t>Rinn, P., Lind, P.G., Wächter, M. &amp; Peinke, J.J.a.p.a. (2016) The Langevin Approach: An R Package for Modeling Markov Processes.</w:t>
                </w:r>
              </w:ins>
            </w:p>
            <w:p w14:paraId="07D80F95" w14:textId="77777777" w:rsidR="00907C1A" w:rsidRPr="002C3BE0" w:rsidRDefault="00907C1A" w:rsidP="00907C1A">
              <w:pPr>
                <w:pStyle w:val="EndNoteBibliography"/>
                <w:spacing w:after="0" w:line="360" w:lineRule="auto"/>
                <w:ind w:left="720" w:hanging="720"/>
                <w:rPr>
                  <w:ins w:id="2344" w:author="M. Shojaei Arani" w:date="2024-05-30T10:53:00Z"/>
                  <w:rFonts w:ascii="Times New Roman" w:hAnsi="Times New Roman" w:cs="Times New Roman"/>
                </w:rPr>
              </w:pPr>
              <w:ins w:id="2345" w:author="M. Shojaei Arani" w:date="2024-05-30T10:53:00Z">
                <w:r w:rsidRPr="002C3BE0">
                  <w:rPr>
                    <w:rFonts w:ascii="Times New Roman" w:hAnsi="Times New Roman" w:cs="Times New Roman"/>
                  </w:rPr>
                  <w:t xml:space="preserve">Sorensen, M. (2007) Efficient estimation for ergodic diffusions sampled at high frequency. </w:t>
                </w:r>
                <w:r w:rsidRPr="002C3BE0">
                  <w:rPr>
                    <w:rFonts w:ascii="Times New Roman" w:hAnsi="Times New Roman" w:cs="Times New Roman"/>
                    <w:i/>
                  </w:rPr>
                  <w:t>CREATES Research Paper</w:t>
                </w:r>
                <w:r w:rsidRPr="002C3BE0">
                  <w:rPr>
                    <w:rFonts w:ascii="Times New Roman" w:hAnsi="Times New Roman" w:cs="Times New Roman"/>
                  </w:rPr>
                  <w:t>.</w:t>
                </w:r>
              </w:ins>
            </w:p>
            <w:p w14:paraId="06DA84CC" w14:textId="77777777" w:rsidR="00907C1A" w:rsidRPr="002C3BE0" w:rsidRDefault="00907C1A" w:rsidP="00907C1A">
              <w:pPr>
                <w:pStyle w:val="EndNoteBibliography"/>
                <w:spacing w:after="0" w:line="360" w:lineRule="auto"/>
                <w:ind w:left="720" w:hanging="720"/>
                <w:rPr>
                  <w:ins w:id="2346" w:author="M. Shojaei Arani" w:date="2024-05-30T10:53:00Z"/>
                  <w:rFonts w:ascii="Times New Roman" w:hAnsi="Times New Roman" w:cs="Times New Roman"/>
                </w:rPr>
              </w:pPr>
              <w:ins w:id="2347" w:author="M. Shojaei Arani" w:date="2024-05-30T10:53:00Z">
                <w:r w:rsidRPr="002C3BE0">
                  <w:rPr>
                    <w:rFonts w:ascii="Times New Roman" w:hAnsi="Times New Roman" w:cs="Times New Roman"/>
                  </w:rPr>
                  <w:t xml:space="preserve">Tabar, R. (2019) </w:t>
                </w:r>
                <w:r w:rsidRPr="002C3BE0">
                  <w:rPr>
                    <w:rFonts w:ascii="Times New Roman" w:hAnsi="Times New Roman" w:cs="Times New Roman"/>
                    <w:i/>
                  </w:rPr>
                  <w:t>Analysis and data-based reconstruction of complex nonlinear dynamical systems</w:t>
                </w:r>
                <w:r w:rsidRPr="002C3BE0">
                  <w:rPr>
                    <w:rFonts w:ascii="Times New Roman" w:hAnsi="Times New Roman" w:cs="Times New Roman"/>
                  </w:rPr>
                  <w:t>. Springer.</w:t>
                </w:r>
              </w:ins>
            </w:p>
            <w:p w14:paraId="08254C65" w14:textId="77777777" w:rsidR="00907C1A" w:rsidRDefault="00907C1A" w:rsidP="00907C1A">
              <w:pPr>
                <w:spacing w:line="360" w:lineRule="auto"/>
                <w:rPr>
                  <w:ins w:id="2348" w:author="M. Shojaei Arani" w:date="2024-05-30T10:53:00Z"/>
                </w:rPr>
              </w:pPr>
              <w:ins w:id="2349" w:author="M. Shojaei Arani" w:date="2024-05-30T10:53:00Z">
                <w:r w:rsidRPr="002C3BE0">
                  <w:rPr>
                    <w:rFonts w:ascii="Times New Roman" w:hAnsi="Times New Roman" w:cs="Times New Roman"/>
                    <w:noProof/>
                  </w:rPr>
                  <w:t xml:space="preserve">Tang, C.Y. &amp; Chen, S.X. (2009) Parameter estimation and bias correction for diffusion processes. </w:t>
                </w:r>
                <w:r w:rsidRPr="002C3BE0">
                  <w:rPr>
                    <w:rFonts w:ascii="Times New Roman" w:hAnsi="Times New Roman" w:cs="Times New Roman"/>
                    <w:i/>
                    <w:noProof/>
                  </w:rPr>
                  <w:t>Journal of Econometrics,</w:t>
                </w:r>
                <w:r w:rsidRPr="002C3BE0">
                  <w:rPr>
                    <w:rFonts w:ascii="Times New Roman" w:hAnsi="Times New Roman" w:cs="Times New Roman"/>
                    <w:noProof/>
                  </w:rPr>
                  <w:t xml:space="preserve"> </w:t>
                </w:r>
                <w:r w:rsidRPr="002C3BE0">
                  <w:rPr>
                    <w:rFonts w:ascii="Times New Roman" w:hAnsi="Times New Roman" w:cs="Times New Roman"/>
                    <w:b/>
                    <w:noProof/>
                  </w:rPr>
                  <w:t>149,</w:t>
                </w:r>
                <w:r w:rsidRPr="002C3BE0">
                  <w:rPr>
                    <w:rFonts w:ascii="Times New Roman" w:hAnsi="Times New Roman" w:cs="Times New Roman"/>
                    <w:noProof/>
                  </w:rPr>
                  <w:t xml:space="preserve"> 65-81.</w:t>
                </w:r>
              </w:ins>
            </w:p>
            <w:customXmlInsRangeStart w:id="2350" w:author="M. Shojaei Arani" w:date="2024-05-30T10:53:00Z"/>
          </w:sdtContent>
        </w:sdt>
        <w:customXmlInsRangeEnd w:id="2350"/>
        <w:customXmlInsRangeStart w:id="2351" w:author="M. Shojaei Arani" w:date="2024-05-30T10:53:00Z"/>
      </w:sdtContent>
    </w:sdt>
    <w:customXmlInsRangeEnd w:id="2351"/>
    <w:p w14:paraId="19F080B5" w14:textId="77777777" w:rsidR="00907C1A" w:rsidRDefault="00907C1A" w:rsidP="00907C1A">
      <w:pPr>
        <w:spacing w:line="360" w:lineRule="auto"/>
        <w:jc w:val="both"/>
        <w:rPr>
          <w:ins w:id="2352" w:author="M. Shojaei Arani" w:date="2024-05-30T10:53:00Z"/>
        </w:rPr>
      </w:pPr>
    </w:p>
    <w:p w14:paraId="3A865434" w14:textId="77777777" w:rsidR="00907C1A" w:rsidRDefault="00907C1A" w:rsidP="00907C1A">
      <w:pPr>
        <w:spacing w:line="360" w:lineRule="auto"/>
        <w:jc w:val="both"/>
        <w:rPr>
          <w:ins w:id="2353" w:author="M. Shojaei Arani" w:date="2024-05-30T10:53:00Z"/>
        </w:rPr>
      </w:pPr>
    </w:p>
    <w:p w14:paraId="4E592E6C" w14:textId="77777777" w:rsidR="00907C1A" w:rsidRPr="00A3240D" w:rsidRDefault="00907C1A" w:rsidP="00907C1A">
      <w:pPr>
        <w:spacing w:line="360" w:lineRule="auto"/>
        <w:jc w:val="both"/>
        <w:rPr>
          <w:ins w:id="2354" w:author="M. Shojaei Arani" w:date="2024-05-30T10:53:00Z"/>
        </w:rPr>
      </w:pPr>
    </w:p>
    <w:p w14:paraId="59E567CE" w14:textId="77777777" w:rsidR="00907C1A" w:rsidRDefault="00907C1A" w:rsidP="00F623A8">
      <w:pPr>
        <w:spacing w:line="360" w:lineRule="auto"/>
        <w:jc w:val="both"/>
        <w:rPr>
          <w:rFonts w:ascii="Times New Roman" w:hAnsi="Times New Roman" w:cs="Times New Roman"/>
          <w:b/>
          <w:bCs/>
          <w:sz w:val="24"/>
          <w:szCs w:val="24"/>
        </w:rPr>
      </w:pPr>
    </w:p>
    <w:sectPr w:rsidR="00907C1A" w:rsidSect="00F623A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 Shojaei Arani">
    <w15:presenceInfo w15:providerId="AD" w15:userId="S::M.Shojaei.Arani@rug.nl::64d89768-f3ec-45af-a1d4-ca0876b6d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revisionView w:markup="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Meth Ecology Evolu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e2tdf92v0wwqeztzi5zrxo2fvtxvt0zsad&quot;&gt;EndNote X9&lt;record-ids&gt;&lt;item&gt;1&lt;/item&gt;&lt;item&gt;8&lt;/item&gt;&lt;item&gt;22&lt;/item&gt;&lt;item&gt;24&lt;/item&gt;&lt;item&gt;41&lt;/item&gt;&lt;item&gt;53&lt;/item&gt;&lt;item&gt;54&lt;/item&gt;&lt;item&gt;61&lt;/item&gt;&lt;item&gt;63&lt;/item&gt;&lt;item&gt;67&lt;/item&gt;&lt;item&gt;72&lt;/item&gt;&lt;item&gt;73&lt;/item&gt;&lt;item&gt;74&lt;/item&gt;&lt;item&gt;75&lt;/item&gt;&lt;item&gt;76&lt;/item&gt;&lt;item&gt;77&lt;/item&gt;&lt;item&gt;79&lt;/item&gt;&lt;item&gt;87&lt;/item&gt;&lt;/record-ids&gt;&lt;/item&gt;&lt;/Libraries&gt;"/>
  </w:docVars>
  <w:rsids>
    <w:rsidRoot w:val="00E1411A"/>
    <w:rsid w:val="00005918"/>
    <w:rsid w:val="000062AD"/>
    <w:rsid w:val="00010821"/>
    <w:rsid w:val="000117F1"/>
    <w:rsid w:val="00017163"/>
    <w:rsid w:val="00017B97"/>
    <w:rsid w:val="00020074"/>
    <w:rsid w:val="00021576"/>
    <w:rsid w:val="000217F7"/>
    <w:rsid w:val="00030958"/>
    <w:rsid w:val="00040EF1"/>
    <w:rsid w:val="00041470"/>
    <w:rsid w:val="00042376"/>
    <w:rsid w:val="00044DE9"/>
    <w:rsid w:val="00052ED4"/>
    <w:rsid w:val="00053E98"/>
    <w:rsid w:val="000548B9"/>
    <w:rsid w:val="00054F32"/>
    <w:rsid w:val="0005731C"/>
    <w:rsid w:val="000609B1"/>
    <w:rsid w:val="00061229"/>
    <w:rsid w:val="00066F1A"/>
    <w:rsid w:val="00067CE2"/>
    <w:rsid w:val="00070DBD"/>
    <w:rsid w:val="00076FCC"/>
    <w:rsid w:val="000773FA"/>
    <w:rsid w:val="000815A2"/>
    <w:rsid w:val="00082F88"/>
    <w:rsid w:val="00083A2E"/>
    <w:rsid w:val="000843B6"/>
    <w:rsid w:val="00090D97"/>
    <w:rsid w:val="00091A5F"/>
    <w:rsid w:val="000948A7"/>
    <w:rsid w:val="000951F6"/>
    <w:rsid w:val="000A130E"/>
    <w:rsid w:val="000A3A4C"/>
    <w:rsid w:val="000A753D"/>
    <w:rsid w:val="000A764B"/>
    <w:rsid w:val="000A7FA0"/>
    <w:rsid w:val="000B03D0"/>
    <w:rsid w:val="000C0B1B"/>
    <w:rsid w:val="000C0D31"/>
    <w:rsid w:val="000C357D"/>
    <w:rsid w:val="000C63E5"/>
    <w:rsid w:val="000D0079"/>
    <w:rsid w:val="000D1E79"/>
    <w:rsid w:val="000D1F06"/>
    <w:rsid w:val="000D2910"/>
    <w:rsid w:val="000D312F"/>
    <w:rsid w:val="000D35AB"/>
    <w:rsid w:val="000E1D7D"/>
    <w:rsid w:val="000E34B8"/>
    <w:rsid w:val="000E61E8"/>
    <w:rsid w:val="000F5D45"/>
    <w:rsid w:val="0010143F"/>
    <w:rsid w:val="0010318E"/>
    <w:rsid w:val="00106B72"/>
    <w:rsid w:val="001172F3"/>
    <w:rsid w:val="0011734C"/>
    <w:rsid w:val="0012019A"/>
    <w:rsid w:val="00124389"/>
    <w:rsid w:val="00127B75"/>
    <w:rsid w:val="001361C2"/>
    <w:rsid w:val="00141737"/>
    <w:rsid w:val="00143F3D"/>
    <w:rsid w:val="001442B1"/>
    <w:rsid w:val="0014759C"/>
    <w:rsid w:val="00150F09"/>
    <w:rsid w:val="00160237"/>
    <w:rsid w:val="00167D48"/>
    <w:rsid w:val="00170C2C"/>
    <w:rsid w:val="00171C0C"/>
    <w:rsid w:val="001779C6"/>
    <w:rsid w:val="001870D0"/>
    <w:rsid w:val="001905AB"/>
    <w:rsid w:val="0019132C"/>
    <w:rsid w:val="001914B0"/>
    <w:rsid w:val="001929C7"/>
    <w:rsid w:val="001A001B"/>
    <w:rsid w:val="001A0656"/>
    <w:rsid w:val="001A36AB"/>
    <w:rsid w:val="001A6DA4"/>
    <w:rsid w:val="001B0402"/>
    <w:rsid w:val="001B28CE"/>
    <w:rsid w:val="001B5D81"/>
    <w:rsid w:val="001C5B48"/>
    <w:rsid w:val="001D0899"/>
    <w:rsid w:val="001E0B7C"/>
    <w:rsid w:val="001F0412"/>
    <w:rsid w:val="001F54A0"/>
    <w:rsid w:val="001F6FC4"/>
    <w:rsid w:val="001F7B8B"/>
    <w:rsid w:val="00200E4E"/>
    <w:rsid w:val="00201CCA"/>
    <w:rsid w:val="00206962"/>
    <w:rsid w:val="00214888"/>
    <w:rsid w:val="00216C8A"/>
    <w:rsid w:val="0021711D"/>
    <w:rsid w:val="00220114"/>
    <w:rsid w:val="00233481"/>
    <w:rsid w:val="002337C3"/>
    <w:rsid w:val="00233BBD"/>
    <w:rsid w:val="00245071"/>
    <w:rsid w:val="002512A4"/>
    <w:rsid w:val="00252E0E"/>
    <w:rsid w:val="0025440C"/>
    <w:rsid w:val="002565AF"/>
    <w:rsid w:val="002607F9"/>
    <w:rsid w:val="00266651"/>
    <w:rsid w:val="002703C5"/>
    <w:rsid w:val="00277176"/>
    <w:rsid w:val="002817AC"/>
    <w:rsid w:val="00281EF0"/>
    <w:rsid w:val="00285411"/>
    <w:rsid w:val="00287A1D"/>
    <w:rsid w:val="00293A45"/>
    <w:rsid w:val="00296618"/>
    <w:rsid w:val="0029724E"/>
    <w:rsid w:val="0029763C"/>
    <w:rsid w:val="002A06C7"/>
    <w:rsid w:val="002A271E"/>
    <w:rsid w:val="002A2C62"/>
    <w:rsid w:val="002A46BE"/>
    <w:rsid w:val="002A7B27"/>
    <w:rsid w:val="002B109D"/>
    <w:rsid w:val="002B1A61"/>
    <w:rsid w:val="002C0256"/>
    <w:rsid w:val="002C0A8B"/>
    <w:rsid w:val="002C35B5"/>
    <w:rsid w:val="002C534B"/>
    <w:rsid w:val="002D2318"/>
    <w:rsid w:val="002D5FC2"/>
    <w:rsid w:val="002E07F1"/>
    <w:rsid w:val="002E5AA4"/>
    <w:rsid w:val="002F05E2"/>
    <w:rsid w:val="002F5BC2"/>
    <w:rsid w:val="00300491"/>
    <w:rsid w:val="00301456"/>
    <w:rsid w:val="003026D8"/>
    <w:rsid w:val="003031A6"/>
    <w:rsid w:val="00304920"/>
    <w:rsid w:val="00304A66"/>
    <w:rsid w:val="00305BD5"/>
    <w:rsid w:val="003063D1"/>
    <w:rsid w:val="00317019"/>
    <w:rsid w:val="003205E3"/>
    <w:rsid w:val="00323BB8"/>
    <w:rsid w:val="00323FAC"/>
    <w:rsid w:val="00326E0D"/>
    <w:rsid w:val="00327A2A"/>
    <w:rsid w:val="00331523"/>
    <w:rsid w:val="00334A73"/>
    <w:rsid w:val="00335535"/>
    <w:rsid w:val="00342004"/>
    <w:rsid w:val="00342180"/>
    <w:rsid w:val="00347656"/>
    <w:rsid w:val="00350086"/>
    <w:rsid w:val="00350B5F"/>
    <w:rsid w:val="003520AB"/>
    <w:rsid w:val="003529D5"/>
    <w:rsid w:val="00352EEF"/>
    <w:rsid w:val="00354BF4"/>
    <w:rsid w:val="003566AA"/>
    <w:rsid w:val="0036178F"/>
    <w:rsid w:val="00366505"/>
    <w:rsid w:val="003679B9"/>
    <w:rsid w:val="00370DDA"/>
    <w:rsid w:val="00373F8A"/>
    <w:rsid w:val="003816AC"/>
    <w:rsid w:val="00383CA5"/>
    <w:rsid w:val="00384812"/>
    <w:rsid w:val="00385A46"/>
    <w:rsid w:val="0038636F"/>
    <w:rsid w:val="00386DFB"/>
    <w:rsid w:val="00387AF9"/>
    <w:rsid w:val="00390262"/>
    <w:rsid w:val="00395499"/>
    <w:rsid w:val="00395F2E"/>
    <w:rsid w:val="00396235"/>
    <w:rsid w:val="003A4EF9"/>
    <w:rsid w:val="003A60A3"/>
    <w:rsid w:val="003B06C2"/>
    <w:rsid w:val="003B0803"/>
    <w:rsid w:val="003B23BC"/>
    <w:rsid w:val="003B360E"/>
    <w:rsid w:val="003B5ABA"/>
    <w:rsid w:val="003B6599"/>
    <w:rsid w:val="003C1855"/>
    <w:rsid w:val="003C1D49"/>
    <w:rsid w:val="003C618D"/>
    <w:rsid w:val="003C66AB"/>
    <w:rsid w:val="003D4AA8"/>
    <w:rsid w:val="003D68CF"/>
    <w:rsid w:val="003E0B78"/>
    <w:rsid w:val="003E0D67"/>
    <w:rsid w:val="003E0E2D"/>
    <w:rsid w:val="003E13D0"/>
    <w:rsid w:val="003E151D"/>
    <w:rsid w:val="003F1BD6"/>
    <w:rsid w:val="003F437C"/>
    <w:rsid w:val="003F6966"/>
    <w:rsid w:val="003F7E22"/>
    <w:rsid w:val="004010EA"/>
    <w:rsid w:val="00402915"/>
    <w:rsid w:val="004040CC"/>
    <w:rsid w:val="00406F65"/>
    <w:rsid w:val="00407B2C"/>
    <w:rsid w:val="00410245"/>
    <w:rsid w:val="00410977"/>
    <w:rsid w:val="00411898"/>
    <w:rsid w:val="00416814"/>
    <w:rsid w:val="00421E74"/>
    <w:rsid w:val="00423D0B"/>
    <w:rsid w:val="00427116"/>
    <w:rsid w:val="004410CB"/>
    <w:rsid w:val="00442A6B"/>
    <w:rsid w:val="0044321C"/>
    <w:rsid w:val="0044412E"/>
    <w:rsid w:val="00445817"/>
    <w:rsid w:val="0045668A"/>
    <w:rsid w:val="00467DC6"/>
    <w:rsid w:val="00470B6B"/>
    <w:rsid w:val="00473126"/>
    <w:rsid w:val="004736A4"/>
    <w:rsid w:val="00480FE2"/>
    <w:rsid w:val="0048248B"/>
    <w:rsid w:val="004829FA"/>
    <w:rsid w:val="0049016F"/>
    <w:rsid w:val="00492339"/>
    <w:rsid w:val="00496908"/>
    <w:rsid w:val="004A2C71"/>
    <w:rsid w:val="004B4CB1"/>
    <w:rsid w:val="004B74F8"/>
    <w:rsid w:val="004C402F"/>
    <w:rsid w:val="004C4079"/>
    <w:rsid w:val="004C54A6"/>
    <w:rsid w:val="004D0B40"/>
    <w:rsid w:val="004D135F"/>
    <w:rsid w:val="004D2F78"/>
    <w:rsid w:val="004E0911"/>
    <w:rsid w:val="004E4BF6"/>
    <w:rsid w:val="004E4C78"/>
    <w:rsid w:val="004F0590"/>
    <w:rsid w:val="004F2E17"/>
    <w:rsid w:val="004F5BEB"/>
    <w:rsid w:val="004F6AD8"/>
    <w:rsid w:val="004F79BE"/>
    <w:rsid w:val="00500B8A"/>
    <w:rsid w:val="00501ADA"/>
    <w:rsid w:val="00503E7B"/>
    <w:rsid w:val="00507784"/>
    <w:rsid w:val="00510109"/>
    <w:rsid w:val="005115BA"/>
    <w:rsid w:val="0051336E"/>
    <w:rsid w:val="005243A6"/>
    <w:rsid w:val="005264BC"/>
    <w:rsid w:val="005271FC"/>
    <w:rsid w:val="00530E14"/>
    <w:rsid w:val="0053298D"/>
    <w:rsid w:val="00543211"/>
    <w:rsid w:val="00543C31"/>
    <w:rsid w:val="00543C35"/>
    <w:rsid w:val="005447CF"/>
    <w:rsid w:val="00546860"/>
    <w:rsid w:val="00550CF8"/>
    <w:rsid w:val="00551684"/>
    <w:rsid w:val="005533FB"/>
    <w:rsid w:val="00554D3D"/>
    <w:rsid w:val="00555578"/>
    <w:rsid w:val="005564E5"/>
    <w:rsid w:val="005622D3"/>
    <w:rsid w:val="00564B3E"/>
    <w:rsid w:val="00565C19"/>
    <w:rsid w:val="00565EB3"/>
    <w:rsid w:val="0056731E"/>
    <w:rsid w:val="0057038A"/>
    <w:rsid w:val="0057113C"/>
    <w:rsid w:val="005812AC"/>
    <w:rsid w:val="0058355D"/>
    <w:rsid w:val="0058496B"/>
    <w:rsid w:val="005864AA"/>
    <w:rsid w:val="005A01F0"/>
    <w:rsid w:val="005A069C"/>
    <w:rsid w:val="005A0757"/>
    <w:rsid w:val="005A3522"/>
    <w:rsid w:val="005A3A98"/>
    <w:rsid w:val="005A63D8"/>
    <w:rsid w:val="005A665A"/>
    <w:rsid w:val="005B2421"/>
    <w:rsid w:val="005B2992"/>
    <w:rsid w:val="005C226F"/>
    <w:rsid w:val="005C33FA"/>
    <w:rsid w:val="005C519B"/>
    <w:rsid w:val="005C7DC6"/>
    <w:rsid w:val="005D01DF"/>
    <w:rsid w:val="005D2151"/>
    <w:rsid w:val="005D4B45"/>
    <w:rsid w:val="005D53C2"/>
    <w:rsid w:val="005D7B01"/>
    <w:rsid w:val="005E23DE"/>
    <w:rsid w:val="005E2A20"/>
    <w:rsid w:val="005E5E72"/>
    <w:rsid w:val="005E702E"/>
    <w:rsid w:val="005E78B0"/>
    <w:rsid w:val="005F0A8D"/>
    <w:rsid w:val="005F7523"/>
    <w:rsid w:val="00601082"/>
    <w:rsid w:val="00601326"/>
    <w:rsid w:val="00604E3E"/>
    <w:rsid w:val="00606821"/>
    <w:rsid w:val="006131B6"/>
    <w:rsid w:val="0062182F"/>
    <w:rsid w:val="00625E21"/>
    <w:rsid w:val="00630090"/>
    <w:rsid w:val="00630DC3"/>
    <w:rsid w:val="006357E1"/>
    <w:rsid w:val="0064183E"/>
    <w:rsid w:val="0064673D"/>
    <w:rsid w:val="00651C3A"/>
    <w:rsid w:val="00652581"/>
    <w:rsid w:val="006555F6"/>
    <w:rsid w:val="006556E7"/>
    <w:rsid w:val="00672424"/>
    <w:rsid w:val="006756E2"/>
    <w:rsid w:val="00680AF7"/>
    <w:rsid w:val="006818F7"/>
    <w:rsid w:val="00682A02"/>
    <w:rsid w:val="00683943"/>
    <w:rsid w:val="00687655"/>
    <w:rsid w:val="006902F4"/>
    <w:rsid w:val="0069037B"/>
    <w:rsid w:val="006933F3"/>
    <w:rsid w:val="00694D5E"/>
    <w:rsid w:val="00695C5D"/>
    <w:rsid w:val="0069622C"/>
    <w:rsid w:val="00696258"/>
    <w:rsid w:val="006964C4"/>
    <w:rsid w:val="00697C51"/>
    <w:rsid w:val="006A5A40"/>
    <w:rsid w:val="006A7C25"/>
    <w:rsid w:val="006B74F0"/>
    <w:rsid w:val="006B78AD"/>
    <w:rsid w:val="006C2102"/>
    <w:rsid w:val="006C2274"/>
    <w:rsid w:val="006C7425"/>
    <w:rsid w:val="006D1489"/>
    <w:rsid w:val="006D3A01"/>
    <w:rsid w:val="006D6906"/>
    <w:rsid w:val="006E5B42"/>
    <w:rsid w:val="006F08CA"/>
    <w:rsid w:val="006F1187"/>
    <w:rsid w:val="006F1C70"/>
    <w:rsid w:val="006F5AE6"/>
    <w:rsid w:val="00700897"/>
    <w:rsid w:val="007051EA"/>
    <w:rsid w:val="00710C39"/>
    <w:rsid w:val="00711EEC"/>
    <w:rsid w:val="00715ED3"/>
    <w:rsid w:val="007228C9"/>
    <w:rsid w:val="007237DC"/>
    <w:rsid w:val="007248E8"/>
    <w:rsid w:val="00724943"/>
    <w:rsid w:val="00725D30"/>
    <w:rsid w:val="00726D9F"/>
    <w:rsid w:val="00730438"/>
    <w:rsid w:val="00730559"/>
    <w:rsid w:val="00731680"/>
    <w:rsid w:val="007355CC"/>
    <w:rsid w:val="00736D59"/>
    <w:rsid w:val="00740433"/>
    <w:rsid w:val="00740B96"/>
    <w:rsid w:val="00742721"/>
    <w:rsid w:val="00747600"/>
    <w:rsid w:val="0075333A"/>
    <w:rsid w:val="00753FB3"/>
    <w:rsid w:val="007609C3"/>
    <w:rsid w:val="0076444A"/>
    <w:rsid w:val="007678A5"/>
    <w:rsid w:val="00771A2C"/>
    <w:rsid w:val="00775E6C"/>
    <w:rsid w:val="00781C2B"/>
    <w:rsid w:val="0078352F"/>
    <w:rsid w:val="0078522E"/>
    <w:rsid w:val="00786F58"/>
    <w:rsid w:val="00786FCF"/>
    <w:rsid w:val="007914F7"/>
    <w:rsid w:val="00793EF9"/>
    <w:rsid w:val="007978E0"/>
    <w:rsid w:val="00797ECC"/>
    <w:rsid w:val="007A1501"/>
    <w:rsid w:val="007A276F"/>
    <w:rsid w:val="007A2E7B"/>
    <w:rsid w:val="007A43EC"/>
    <w:rsid w:val="007A749D"/>
    <w:rsid w:val="007B1BD0"/>
    <w:rsid w:val="007B2165"/>
    <w:rsid w:val="007B366D"/>
    <w:rsid w:val="007B5E67"/>
    <w:rsid w:val="007B68F8"/>
    <w:rsid w:val="007C4C09"/>
    <w:rsid w:val="007D0063"/>
    <w:rsid w:val="007D0FE5"/>
    <w:rsid w:val="007D14B9"/>
    <w:rsid w:val="007D279F"/>
    <w:rsid w:val="007D4726"/>
    <w:rsid w:val="007D71DB"/>
    <w:rsid w:val="007E119C"/>
    <w:rsid w:val="007E2DBB"/>
    <w:rsid w:val="007E3400"/>
    <w:rsid w:val="007E61C2"/>
    <w:rsid w:val="007E654D"/>
    <w:rsid w:val="007E76C6"/>
    <w:rsid w:val="007F2116"/>
    <w:rsid w:val="007F56A3"/>
    <w:rsid w:val="00802C8A"/>
    <w:rsid w:val="00813CBC"/>
    <w:rsid w:val="0081509B"/>
    <w:rsid w:val="00816677"/>
    <w:rsid w:val="00816F28"/>
    <w:rsid w:val="008233E5"/>
    <w:rsid w:val="00826416"/>
    <w:rsid w:val="00826594"/>
    <w:rsid w:val="008270DB"/>
    <w:rsid w:val="008274DB"/>
    <w:rsid w:val="00832BCD"/>
    <w:rsid w:val="00836B78"/>
    <w:rsid w:val="008370FC"/>
    <w:rsid w:val="008376E4"/>
    <w:rsid w:val="00837E9F"/>
    <w:rsid w:val="008427E8"/>
    <w:rsid w:val="008458C0"/>
    <w:rsid w:val="00851516"/>
    <w:rsid w:val="008547BF"/>
    <w:rsid w:val="008573A0"/>
    <w:rsid w:val="0086272B"/>
    <w:rsid w:val="00867F3B"/>
    <w:rsid w:val="008702D2"/>
    <w:rsid w:val="008723EA"/>
    <w:rsid w:val="00872409"/>
    <w:rsid w:val="008725EC"/>
    <w:rsid w:val="00875653"/>
    <w:rsid w:val="008769CF"/>
    <w:rsid w:val="008773FB"/>
    <w:rsid w:val="0088230D"/>
    <w:rsid w:val="0088639D"/>
    <w:rsid w:val="0088706E"/>
    <w:rsid w:val="00890814"/>
    <w:rsid w:val="0089467A"/>
    <w:rsid w:val="00894EE3"/>
    <w:rsid w:val="008A027A"/>
    <w:rsid w:val="008A394C"/>
    <w:rsid w:val="008A7DAD"/>
    <w:rsid w:val="008B5C69"/>
    <w:rsid w:val="008B5EB8"/>
    <w:rsid w:val="008B6DF0"/>
    <w:rsid w:val="008B6EB8"/>
    <w:rsid w:val="008B6F2B"/>
    <w:rsid w:val="008C2EEF"/>
    <w:rsid w:val="008C4834"/>
    <w:rsid w:val="008C7011"/>
    <w:rsid w:val="008C7A64"/>
    <w:rsid w:val="008D4E6E"/>
    <w:rsid w:val="008D5161"/>
    <w:rsid w:val="008D599A"/>
    <w:rsid w:val="008D5B43"/>
    <w:rsid w:val="008E1278"/>
    <w:rsid w:val="008E3D8D"/>
    <w:rsid w:val="008F1938"/>
    <w:rsid w:val="008F2846"/>
    <w:rsid w:val="008F63E0"/>
    <w:rsid w:val="008F7F0D"/>
    <w:rsid w:val="009005CF"/>
    <w:rsid w:val="00907C1A"/>
    <w:rsid w:val="00910EE0"/>
    <w:rsid w:val="00915791"/>
    <w:rsid w:val="00917838"/>
    <w:rsid w:val="00917F1D"/>
    <w:rsid w:val="009223E7"/>
    <w:rsid w:val="00923AD3"/>
    <w:rsid w:val="00925C5A"/>
    <w:rsid w:val="00926E5C"/>
    <w:rsid w:val="00931964"/>
    <w:rsid w:val="00934A25"/>
    <w:rsid w:val="00944EA3"/>
    <w:rsid w:val="0094542E"/>
    <w:rsid w:val="009522A6"/>
    <w:rsid w:val="0096329D"/>
    <w:rsid w:val="009649CD"/>
    <w:rsid w:val="00965120"/>
    <w:rsid w:val="00982643"/>
    <w:rsid w:val="00986D48"/>
    <w:rsid w:val="009917FF"/>
    <w:rsid w:val="009937CD"/>
    <w:rsid w:val="00993FBB"/>
    <w:rsid w:val="0099766A"/>
    <w:rsid w:val="009978D0"/>
    <w:rsid w:val="009A53C6"/>
    <w:rsid w:val="009A73BA"/>
    <w:rsid w:val="009B44BD"/>
    <w:rsid w:val="009B47BD"/>
    <w:rsid w:val="009C00A1"/>
    <w:rsid w:val="009C0B88"/>
    <w:rsid w:val="009C55F0"/>
    <w:rsid w:val="009C742A"/>
    <w:rsid w:val="009D08C5"/>
    <w:rsid w:val="009D28C4"/>
    <w:rsid w:val="009D6C9D"/>
    <w:rsid w:val="009E0431"/>
    <w:rsid w:val="009E0EAB"/>
    <w:rsid w:val="009E5744"/>
    <w:rsid w:val="009F0A00"/>
    <w:rsid w:val="009F272D"/>
    <w:rsid w:val="009F5F37"/>
    <w:rsid w:val="009F64EF"/>
    <w:rsid w:val="009F7147"/>
    <w:rsid w:val="00A00470"/>
    <w:rsid w:val="00A07868"/>
    <w:rsid w:val="00A12690"/>
    <w:rsid w:val="00A14896"/>
    <w:rsid w:val="00A1683A"/>
    <w:rsid w:val="00A20280"/>
    <w:rsid w:val="00A20B73"/>
    <w:rsid w:val="00A223AA"/>
    <w:rsid w:val="00A25F55"/>
    <w:rsid w:val="00A333B6"/>
    <w:rsid w:val="00A35AB6"/>
    <w:rsid w:val="00A52D44"/>
    <w:rsid w:val="00A5737A"/>
    <w:rsid w:val="00A633EA"/>
    <w:rsid w:val="00A63701"/>
    <w:rsid w:val="00A638E1"/>
    <w:rsid w:val="00A6661C"/>
    <w:rsid w:val="00A678BE"/>
    <w:rsid w:val="00A83103"/>
    <w:rsid w:val="00A84B26"/>
    <w:rsid w:val="00A84EFC"/>
    <w:rsid w:val="00A8649E"/>
    <w:rsid w:val="00A9346A"/>
    <w:rsid w:val="00A95F02"/>
    <w:rsid w:val="00A9645C"/>
    <w:rsid w:val="00AA024D"/>
    <w:rsid w:val="00AA2FC4"/>
    <w:rsid w:val="00AA359A"/>
    <w:rsid w:val="00AA7966"/>
    <w:rsid w:val="00AB17EE"/>
    <w:rsid w:val="00AC09D1"/>
    <w:rsid w:val="00AC0DE2"/>
    <w:rsid w:val="00AC484D"/>
    <w:rsid w:val="00AC5BCB"/>
    <w:rsid w:val="00AC65CC"/>
    <w:rsid w:val="00AC7010"/>
    <w:rsid w:val="00AD00F4"/>
    <w:rsid w:val="00AD49C8"/>
    <w:rsid w:val="00AD4F8A"/>
    <w:rsid w:val="00AE2E00"/>
    <w:rsid w:val="00AE605E"/>
    <w:rsid w:val="00AE7832"/>
    <w:rsid w:val="00AF4372"/>
    <w:rsid w:val="00AF4601"/>
    <w:rsid w:val="00AF46BF"/>
    <w:rsid w:val="00AF68F2"/>
    <w:rsid w:val="00AF7094"/>
    <w:rsid w:val="00AF749C"/>
    <w:rsid w:val="00B016C2"/>
    <w:rsid w:val="00B0528C"/>
    <w:rsid w:val="00B05A18"/>
    <w:rsid w:val="00B0727B"/>
    <w:rsid w:val="00B1039F"/>
    <w:rsid w:val="00B13056"/>
    <w:rsid w:val="00B15F3E"/>
    <w:rsid w:val="00B17CD6"/>
    <w:rsid w:val="00B2383F"/>
    <w:rsid w:val="00B2467E"/>
    <w:rsid w:val="00B27A7A"/>
    <w:rsid w:val="00B304FE"/>
    <w:rsid w:val="00B34F35"/>
    <w:rsid w:val="00B3794E"/>
    <w:rsid w:val="00B407AB"/>
    <w:rsid w:val="00B42350"/>
    <w:rsid w:val="00B4297A"/>
    <w:rsid w:val="00B430B4"/>
    <w:rsid w:val="00B46080"/>
    <w:rsid w:val="00B517F0"/>
    <w:rsid w:val="00B51927"/>
    <w:rsid w:val="00B53702"/>
    <w:rsid w:val="00B5696B"/>
    <w:rsid w:val="00B60127"/>
    <w:rsid w:val="00B7247B"/>
    <w:rsid w:val="00B7391F"/>
    <w:rsid w:val="00B75DAE"/>
    <w:rsid w:val="00B84D3D"/>
    <w:rsid w:val="00B856C1"/>
    <w:rsid w:val="00B86C87"/>
    <w:rsid w:val="00B8756D"/>
    <w:rsid w:val="00B87CFF"/>
    <w:rsid w:val="00B91ECC"/>
    <w:rsid w:val="00B93325"/>
    <w:rsid w:val="00B957CC"/>
    <w:rsid w:val="00B9705E"/>
    <w:rsid w:val="00B97501"/>
    <w:rsid w:val="00B97727"/>
    <w:rsid w:val="00B97C98"/>
    <w:rsid w:val="00BA0341"/>
    <w:rsid w:val="00BA179C"/>
    <w:rsid w:val="00BA2206"/>
    <w:rsid w:val="00BA27FC"/>
    <w:rsid w:val="00BA4DB3"/>
    <w:rsid w:val="00BA5085"/>
    <w:rsid w:val="00BC3C7E"/>
    <w:rsid w:val="00BC462B"/>
    <w:rsid w:val="00BC712B"/>
    <w:rsid w:val="00BC74B5"/>
    <w:rsid w:val="00BD1C87"/>
    <w:rsid w:val="00BD2BB9"/>
    <w:rsid w:val="00BF15B7"/>
    <w:rsid w:val="00BF4066"/>
    <w:rsid w:val="00BF62DC"/>
    <w:rsid w:val="00C011D4"/>
    <w:rsid w:val="00C03069"/>
    <w:rsid w:val="00C05BC7"/>
    <w:rsid w:val="00C07217"/>
    <w:rsid w:val="00C07D0B"/>
    <w:rsid w:val="00C11D06"/>
    <w:rsid w:val="00C2013B"/>
    <w:rsid w:val="00C22863"/>
    <w:rsid w:val="00C22C64"/>
    <w:rsid w:val="00C30536"/>
    <w:rsid w:val="00C32586"/>
    <w:rsid w:val="00C360F6"/>
    <w:rsid w:val="00C40912"/>
    <w:rsid w:val="00C41647"/>
    <w:rsid w:val="00C4623A"/>
    <w:rsid w:val="00C50C87"/>
    <w:rsid w:val="00C52C57"/>
    <w:rsid w:val="00C56B5C"/>
    <w:rsid w:val="00C60E5B"/>
    <w:rsid w:val="00C6128D"/>
    <w:rsid w:val="00C6337B"/>
    <w:rsid w:val="00C645B2"/>
    <w:rsid w:val="00C645F4"/>
    <w:rsid w:val="00C65AA7"/>
    <w:rsid w:val="00C840C3"/>
    <w:rsid w:val="00C95292"/>
    <w:rsid w:val="00CA32A3"/>
    <w:rsid w:val="00CA5315"/>
    <w:rsid w:val="00CA5820"/>
    <w:rsid w:val="00CB16F3"/>
    <w:rsid w:val="00CB1A54"/>
    <w:rsid w:val="00CC095E"/>
    <w:rsid w:val="00CC1323"/>
    <w:rsid w:val="00CC2229"/>
    <w:rsid w:val="00CC26C3"/>
    <w:rsid w:val="00CC51E4"/>
    <w:rsid w:val="00CC6195"/>
    <w:rsid w:val="00CD45CF"/>
    <w:rsid w:val="00CD6A17"/>
    <w:rsid w:val="00CD737D"/>
    <w:rsid w:val="00CD7B34"/>
    <w:rsid w:val="00CE0ADE"/>
    <w:rsid w:val="00CE16B2"/>
    <w:rsid w:val="00CE1867"/>
    <w:rsid w:val="00CE5442"/>
    <w:rsid w:val="00CE7274"/>
    <w:rsid w:val="00CE7EB0"/>
    <w:rsid w:val="00CF1335"/>
    <w:rsid w:val="00CF3A82"/>
    <w:rsid w:val="00D07CF7"/>
    <w:rsid w:val="00D12A37"/>
    <w:rsid w:val="00D15095"/>
    <w:rsid w:val="00D15B44"/>
    <w:rsid w:val="00D2639B"/>
    <w:rsid w:val="00D26B28"/>
    <w:rsid w:val="00D34841"/>
    <w:rsid w:val="00D35959"/>
    <w:rsid w:val="00D406F1"/>
    <w:rsid w:val="00D40B97"/>
    <w:rsid w:val="00D50A63"/>
    <w:rsid w:val="00D51504"/>
    <w:rsid w:val="00D51845"/>
    <w:rsid w:val="00D556B6"/>
    <w:rsid w:val="00D6057A"/>
    <w:rsid w:val="00D60E8D"/>
    <w:rsid w:val="00D619A6"/>
    <w:rsid w:val="00D65985"/>
    <w:rsid w:val="00D669B0"/>
    <w:rsid w:val="00D70F02"/>
    <w:rsid w:val="00D72389"/>
    <w:rsid w:val="00D72D1B"/>
    <w:rsid w:val="00D7324F"/>
    <w:rsid w:val="00D73FD8"/>
    <w:rsid w:val="00D75AC4"/>
    <w:rsid w:val="00D81222"/>
    <w:rsid w:val="00D81314"/>
    <w:rsid w:val="00D82E0B"/>
    <w:rsid w:val="00D838B5"/>
    <w:rsid w:val="00D8512D"/>
    <w:rsid w:val="00D86494"/>
    <w:rsid w:val="00D92BE6"/>
    <w:rsid w:val="00D941AD"/>
    <w:rsid w:val="00DA0498"/>
    <w:rsid w:val="00DA1212"/>
    <w:rsid w:val="00DA2C93"/>
    <w:rsid w:val="00DB0628"/>
    <w:rsid w:val="00DB06D8"/>
    <w:rsid w:val="00DB1210"/>
    <w:rsid w:val="00DB396C"/>
    <w:rsid w:val="00DC0253"/>
    <w:rsid w:val="00DC0385"/>
    <w:rsid w:val="00DD085B"/>
    <w:rsid w:val="00DD1958"/>
    <w:rsid w:val="00DD2818"/>
    <w:rsid w:val="00DD299D"/>
    <w:rsid w:val="00DD2B84"/>
    <w:rsid w:val="00DD6C3A"/>
    <w:rsid w:val="00DF001C"/>
    <w:rsid w:val="00DF1D93"/>
    <w:rsid w:val="00DF5CA0"/>
    <w:rsid w:val="00DF62F5"/>
    <w:rsid w:val="00E04870"/>
    <w:rsid w:val="00E05D3D"/>
    <w:rsid w:val="00E1411A"/>
    <w:rsid w:val="00E17732"/>
    <w:rsid w:val="00E20646"/>
    <w:rsid w:val="00E219D9"/>
    <w:rsid w:val="00E225FC"/>
    <w:rsid w:val="00E226D7"/>
    <w:rsid w:val="00E25450"/>
    <w:rsid w:val="00E25608"/>
    <w:rsid w:val="00E2743D"/>
    <w:rsid w:val="00E30C33"/>
    <w:rsid w:val="00E3125F"/>
    <w:rsid w:val="00E31418"/>
    <w:rsid w:val="00E31FC5"/>
    <w:rsid w:val="00E4596E"/>
    <w:rsid w:val="00E46817"/>
    <w:rsid w:val="00E47958"/>
    <w:rsid w:val="00E506D4"/>
    <w:rsid w:val="00E5624B"/>
    <w:rsid w:val="00E562D4"/>
    <w:rsid w:val="00E5637B"/>
    <w:rsid w:val="00E56CCA"/>
    <w:rsid w:val="00E63996"/>
    <w:rsid w:val="00E6654B"/>
    <w:rsid w:val="00E66D75"/>
    <w:rsid w:val="00E70B3A"/>
    <w:rsid w:val="00E738DA"/>
    <w:rsid w:val="00E8301A"/>
    <w:rsid w:val="00E8599F"/>
    <w:rsid w:val="00E861C2"/>
    <w:rsid w:val="00E86836"/>
    <w:rsid w:val="00E902B0"/>
    <w:rsid w:val="00E911F8"/>
    <w:rsid w:val="00E96015"/>
    <w:rsid w:val="00EA0E29"/>
    <w:rsid w:val="00EA1397"/>
    <w:rsid w:val="00EA7938"/>
    <w:rsid w:val="00EA7B05"/>
    <w:rsid w:val="00EB1241"/>
    <w:rsid w:val="00EB4744"/>
    <w:rsid w:val="00EB657E"/>
    <w:rsid w:val="00EC5530"/>
    <w:rsid w:val="00EC7CE1"/>
    <w:rsid w:val="00ED3F33"/>
    <w:rsid w:val="00ED4E35"/>
    <w:rsid w:val="00EE3578"/>
    <w:rsid w:val="00EE54B9"/>
    <w:rsid w:val="00EF02B1"/>
    <w:rsid w:val="00EF1FA6"/>
    <w:rsid w:val="00EF46D2"/>
    <w:rsid w:val="00F043BE"/>
    <w:rsid w:val="00F05C2B"/>
    <w:rsid w:val="00F05E68"/>
    <w:rsid w:val="00F0661C"/>
    <w:rsid w:val="00F07436"/>
    <w:rsid w:val="00F11002"/>
    <w:rsid w:val="00F111AC"/>
    <w:rsid w:val="00F1137F"/>
    <w:rsid w:val="00F1214C"/>
    <w:rsid w:val="00F12BCD"/>
    <w:rsid w:val="00F12BE9"/>
    <w:rsid w:val="00F16150"/>
    <w:rsid w:val="00F20404"/>
    <w:rsid w:val="00F24CBF"/>
    <w:rsid w:val="00F3245D"/>
    <w:rsid w:val="00F325A5"/>
    <w:rsid w:val="00F32DC7"/>
    <w:rsid w:val="00F341A5"/>
    <w:rsid w:val="00F41D1F"/>
    <w:rsid w:val="00F44B5A"/>
    <w:rsid w:val="00F44D99"/>
    <w:rsid w:val="00F477D5"/>
    <w:rsid w:val="00F56119"/>
    <w:rsid w:val="00F57946"/>
    <w:rsid w:val="00F623A8"/>
    <w:rsid w:val="00F6388D"/>
    <w:rsid w:val="00F65AF4"/>
    <w:rsid w:val="00F65CFF"/>
    <w:rsid w:val="00F7089A"/>
    <w:rsid w:val="00F7189D"/>
    <w:rsid w:val="00F75780"/>
    <w:rsid w:val="00F75819"/>
    <w:rsid w:val="00F76464"/>
    <w:rsid w:val="00F82033"/>
    <w:rsid w:val="00F82ABA"/>
    <w:rsid w:val="00F8406B"/>
    <w:rsid w:val="00F9060F"/>
    <w:rsid w:val="00F933A7"/>
    <w:rsid w:val="00F937E2"/>
    <w:rsid w:val="00F93B7E"/>
    <w:rsid w:val="00F93D6A"/>
    <w:rsid w:val="00F95BE3"/>
    <w:rsid w:val="00F9676F"/>
    <w:rsid w:val="00F969D1"/>
    <w:rsid w:val="00FA1D44"/>
    <w:rsid w:val="00FA343B"/>
    <w:rsid w:val="00FA5F2D"/>
    <w:rsid w:val="00FA606B"/>
    <w:rsid w:val="00FB2F8A"/>
    <w:rsid w:val="00FB68F3"/>
    <w:rsid w:val="00FB6BE8"/>
    <w:rsid w:val="00FC53E7"/>
    <w:rsid w:val="00FC66D0"/>
    <w:rsid w:val="00FC6B9A"/>
    <w:rsid w:val="00FD0EE5"/>
    <w:rsid w:val="00FD6A44"/>
    <w:rsid w:val="00FD7E40"/>
    <w:rsid w:val="00FE1D68"/>
    <w:rsid w:val="00FE22BD"/>
    <w:rsid w:val="00FF4D94"/>
    <w:rsid w:val="00FF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CEF0"/>
  <w15:chartTrackingRefBased/>
  <w15:docId w15:val="{A84E6ED6-F1A6-4C92-8E1C-84487B86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B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1F041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F0412"/>
    <w:rPr>
      <w:rFonts w:ascii="Calibri" w:hAnsi="Calibri" w:cs="Calibri"/>
      <w:noProof/>
    </w:rPr>
  </w:style>
  <w:style w:type="paragraph" w:customStyle="1" w:styleId="EndNoteBibliography">
    <w:name w:val="EndNote Bibliography"/>
    <w:basedOn w:val="Normal"/>
    <w:link w:val="EndNoteBibliographyChar"/>
    <w:rsid w:val="001F0412"/>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1F0412"/>
    <w:rPr>
      <w:rFonts w:ascii="Calibri" w:hAnsi="Calibri" w:cs="Calibri"/>
      <w:noProof/>
    </w:rPr>
  </w:style>
  <w:style w:type="table" w:styleId="TableGrid">
    <w:name w:val="Table Grid"/>
    <w:basedOn w:val="TableNormal"/>
    <w:uiPriority w:val="59"/>
    <w:rsid w:val="00543C31"/>
    <w:pPr>
      <w:spacing w:after="0" w:line="240" w:lineRule="auto"/>
    </w:pPr>
    <w:rPr>
      <w:rFonts w:asciiTheme="majorHAnsi" w:hAnsiTheme="majorHAnsi"/>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ABA"/>
    <w:rPr>
      <w:color w:val="808080"/>
    </w:rPr>
  </w:style>
  <w:style w:type="paragraph" w:styleId="NormalWeb">
    <w:name w:val="Normal (Web)"/>
    <w:basedOn w:val="Normal"/>
    <w:uiPriority w:val="99"/>
    <w:semiHidden/>
    <w:unhideWhenUsed/>
    <w:rsid w:val="005B29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B2992"/>
  </w:style>
  <w:style w:type="character" w:customStyle="1" w:styleId="mord">
    <w:name w:val="mord"/>
    <w:basedOn w:val="DefaultParagraphFont"/>
    <w:rsid w:val="005B2992"/>
  </w:style>
  <w:style w:type="character" w:customStyle="1" w:styleId="mrel">
    <w:name w:val="mrel"/>
    <w:basedOn w:val="DefaultParagraphFont"/>
    <w:rsid w:val="005B2992"/>
  </w:style>
  <w:style w:type="character" w:customStyle="1" w:styleId="mopen">
    <w:name w:val="mopen"/>
    <w:basedOn w:val="DefaultParagraphFont"/>
    <w:rsid w:val="005B2992"/>
  </w:style>
  <w:style w:type="character" w:customStyle="1" w:styleId="mpunct">
    <w:name w:val="mpunct"/>
    <w:basedOn w:val="DefaultParagraphFont"/>
    <w:rsid w:val="005B2992"/>
  </w:style>
  <w:style w:type="character" w:customStyle="1" w:styleId="mclose">
    <w:name w:val="mclose"/>
    <w:basedOn w:val="DefaultParagraphFont"/>
    <w:rsid w:val="005B2992"/>
  </w:style>
  <w:style w:type="character" w:customStyle="1" w:styleId="mbin">
    <w:name w:val="mbin"/>
    <w:basedOn w:val="DefaultParagraphFont"/>
    <w:rsid w:val="005B2992"/>
  </w:style>
  <w:style w:type="paragraph" w:styleId="Caption">
    <w:name w:val="caption"/>
    <w:basedOn w:val="Normal"/>
    <w:next w:val="Normal"/>
    <w:uiPriority w:val="35"/>
    <w:unhideWhenUsed/>
    <w:qFormat/>
    <w:rsid w:val="003B5ABA"/>
    <w:pPr>
      <w:spacing w:after="200" w:line="240" w:lineRule="auto"/>
    </w:pPr>
    <w:rPr>
      <w:i/>
      <w:iCs/>
      <w:color w:val="44546A" w:themeColor="text2"/>
      <w:sz w:val="18"/>
      <w:szCs w:val="18"/>
    </w:rPr>
  </w:style>
  <w:style w:type="character" w:customStyle="1" w:styleId="vlist-s">
    <w:name w:val="vlist-s"/>
    <w:basedOn w:val="DefaultParagraphFont"/>
    <w:rsid w:val="00931964"/>
  </w:style>
  <w:style w:type="character" w:styleId="Hyperlink">
    <w:name w:val="Hyperlink"/>
    <w:basedOn w:val="DefaultParagraphFont"/>
    <w:uiPriority w:val="99"/>
    <w:unhideWhenUsed/>
    <w:rsid w:val="008F1938"/>
    <w:rPr>
      <w:color w:val="0563C1" w:themeColor="hyperlink"/>
      <w:u w:val="single"/>
    </w:rPr>
  </w:style>
  <w:style w:type="character" w:styleId="UnresolvedMention">
    <w:name w:val="Unresolved Mention"/>
    <w:basedOn w:val="DefaultParagraphFont"/>
    <w:uiPriority w:val="99"/>
    <w:semiHidden/>
    <w:unhideWhenUsed/>
    <w:rsid w:val="008F1938"/>
    <w:rPr>
      <w:color w:val="605E5C"/>
      <w:shd w:val="clear" w:color="auto" w:fill="E1DFDD"/>
    </w:rPr>
  </w:style>
  <w:style w:type="character" w:customStyle="1" w:styleId="Heading1Char">
    <w:name w:val="Heading 1 Char"/>
    <w:basedOn w:val="DefaultParagraphFont"/>
    <w:link w:val="Heading1"/>
    <w:uiPriority w:val="9"/>
    <w:rsid w:val="001F7B8B"/>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923AD3"/>
    <w:pPr>
      <w:spacing w:after="0" w:line="240" w:lineRule="auto"/>
    </w:pPr>
  </w:style>
  <w:style w:type="character" w:styleId="CommentReference">
    <w:name w:val="annotation reference"/>
    <w:basedOn w:val="DefaultParagraphFont"/>
    <w:uiPriority w:val="99"/>
    <w:semiHidden/>
    <w:unhideWhenUsed/>
    <w:rsid w:val="00923AD3"/>
    <w:rPr>
      <w:sz w:val="16"/>
      <w:szCs w:val="16"/>
    </w:rPr>
  </w:style>
  <w:style w:type="paragraph" w:styleId="CommentText">
    <w:name w:val="annotation text"/>
    <w:basedOn w:val="Normal"/>
    <w:link w:val="CommentTextChar"/>
    <w:uiPriority w:val="99"/>
    <w:unhideWhenUsed/>
    <w:rsid w:val="00923AD3"/>
    <w:pPr>
      <w:spacing w:line="240" w:lineRule="auto"/>
    </w:pPr>
    <w:rPr>
      <w:sz w:val="20"/>
      <w:szCs w:val="20"/>
    </w:rPr>
  </w:style>
  <w:style w:type="character" w:customStyle="1" w:styleId="CommentTextChar">
    <w:name w:val="Comment Text Char"/>
    <w:basedOn w:val="DefaultParagraphFont"/>
    <w:link w:val="CommentText"/>
    <w:uiPriority w:val="99"/>
    <w:rsid w:val="00923AD3"/>
    <w:rPr>
      <w:sz w:val="20"/>
      <w:szCs w:val="20"/>
    </w:rPr>
  </w:style>
  <w:style w:type="paragraph" w:styleId="CommentSubject">
    <w:name w:val="annotation subject"/>
    <w:basedOn w:val="CommentText"/>
    <w:next w:val="CommentText"/>
    <w:link w:val="CommentSubjectChar"/>
    <w:uiPriority w:val="99"/>
    <w:semiHidden/>
    <w:unhideWhenUsed/>
    <w:rsid w:val="00923AD3"/>
    <w:rPr>
      <w:b/>
      <w:bCs/>
    </w:rPr>
  </w:style>
  <w:style w:type="character" w:customStyle="1" w:styleId="CommentSubjectChar">
    <w:name w:val="Comment Subject Char"/>
    <w:basedOn w:val="CommentTextChar"/>
    <w:link w:val="CommentSubject"/>
    <w:uiPriority w:val="99"/>
    <w:semiHidden/>
    <w:rsid w:val="00923AD3"/>
    <w:rPr>
      <w:b/>
      <w:bCs/>
      <w:sz w:val="20"/>
      <w:szCs w:val="20"/>
    </w:rPr>
  </w:style>
  <w:style w:type="character" w:styleId="LineNumber">
    <w:name w:val="line number"/>
    <w:basedOn w:val="DefaultParagraphFont"/>
    <w:uiPriority w:val="99"/>
    <w:semiHidden/>
    <w:unhideWhenUsed/>
    <w:rsid w:val="008D4E6E"/>
  </w:style>
  <w:style w:type="paragraph" w:styleId="Header">
    <w:name w:val="header"/>
    <w:basedOn w:val="Normal"/>
    <w:link w:val="HeaderChar"/>
    <w:uiPriority w:val="99"/>
    <w:unhideWhenUsed/>
    <w:rsid w:val="00907C1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7C1A"/>
  </w:style>
  <w:style w:type="paragraph" w:styleId="Footer">
    <w:name w:val="footer"/>
    <w:basedOn w:val="Normal"/>
    <w:link w:val="FooterChar"/>
    <w:uiPriority w:val="99"/>
    <w:unhideWhenUsed/>
    <w:rsid w:val="00907C1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7C1A"/>
  </w:style>
  <w:style w:type="paragraph" w:customStyle="1" w:styleId="Default">
    <w:name w:val="Default"/>
    <w:rsid w:val="00907C1A"/>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907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NL" w:eastAsia="nl-NL"/>
    </w:rPr>
  </w:style>
  <w:style w:type="character" w:customStyle="1" w:styleId="HTMLPreformattedChar">
    <w:name w:val="HTML Preformatted Char"/>
    <w:basedOn w:val="DefaultParagraphFont"/>
    <w:link w:val="HTMLPreformatted"/>
    <w:uiPriority w:val="99"/>
    <w:semiHidden/>
    <w:rsid w:val="00907C1A"/>
    <w:rPr>
      <w:rFonts w:ascii="Courier New" w:eastAsia="Times New Roman" w:hAnsi="Courier New" w:cs="Courier New"/>
      <w:sz w:val="20"/>
      <w:szCs w:val="20"/>
      <w:lang w:val="nl-NL" w:eastAsia="nl-NL"/>
    </w:rPr>
  </w:style>
  <w:style w:type="character" w:customStyle="1" w:styleId="minner">
    <w:name w:val="minner"/>
    <w:basedOn w:val="DefaultParagraphFont"/>
    <w:rsid w:val="00907C1A"/>
  </w:style>
  <w:style w:type="character" w:customStyle="1" w:styleId="mtight">
    <w:name w:val="mtight"/>
    <w:basedOn w:val="DefaultParagraphFont"/>
    <w:rsid w:val="00907C1A"/>
  </w:style>
  <w:style w:type="character" w:customStyle="1" w:styleId="delimsizing">
    <w:name w:val="delimsizing"/>
    <w:basedOn w:val="DefaultParagraphFont"/>
    <w:rsid w:val="00907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7570">
      <w:bodyDiv w:val="1"/>
      <w:marLeft w:val="0"/>
      <w:marRight w:val="0"/>
      <w:marTop w:val="0"/>
      <w:marBottom w:val="0"/>
      <w:divBdr>
        <w:top w:val="none" w:sz="0" w:space="0" w:color="auto"/>
        <w:left w:val="none" w:sz="0" w:space="0" w:color="auto"/>
        <w:bottom w:val="none" w:sz="0" w:space="0" w:color="auto"/>
        <w:right w:val="none" w:sz="0" w:space="0" w:color="auto"/>
      </w:divBdr>
    </w:div>
    <w:div w:id="353533150">
      <w:bodyDiv w:val="1"/>
      <w:marLeft w:val="0"/>
      <w:marRight w:val="0"/>
      <w:marTop w:val="0"/>
      <w:marBottom w:val="0"/>
      <w:divBdr>
        <w:top w:val="none" w:sz="0" w:space="0" w:color="auto"/>
        <w:left w:val="none" w:sz="0" w:space="0" w:color="auto"/>
        <w:bottom w:val="none" w:sz="0" w:space="0" w:color="auto"/>
        <w:right w:val="none" w:sz="0" w:space="0" w:color="auto"/>
      </w:divBdr>
    </w:div>
    <w:div w:id="364524891">
      <w:bodyDiv w:val="1"/>
      <w:marLeft w:val="0"/>
      <w:marRight w:val="0"/>
      <w:marTop w:val="0"/>
      <w:marBottom w:val="0"/>
      <w:divBdr>
        <w:top w:val="none" w:sz="0" w:space="0" w:color="auto"/>
        <w:left w:val="none" w:sz="0" w:space="0" w:color="auto"/>
        <w:bottom w:val="none" w:sz="0" w:space="0" w:color="auto"/>
        <w:right w:val="none" w:sz="0" w:space="0" w:color="auto"/>
      </w:divBdr>
      <w:divsChild>
        <w:div w:id="60645330">
          <w:marLeft w:val="0"/>
          <w:marRight w:val="0"/>
          <w:marTop w:val="0"/>
          <w:marBottom w:val="0"/>
          <w:divBdr>
            <w:top w:val="none" w:sz="0" w:space="0" w:color="auto"/>
            <w:left w:val="none" w:sz="0" w:space="0" w:color="auto"/>
            <w:bottom w:val="none" w:sz="0" w:space="0" w:color="auto"/>
            <w:right w:val="none" w:sz="0" w:space="0" w:color="auto"/>
          </w:divBdr>
          <w:divsChild>
            <w:div w:id="1470243352">
              <w:marLeft w:val="0"/>
              <w:marRight w:val="0"/>
              <w:marTop w:val="0"/>
              <w:marBottom w:val="0"/>
              <w:divBdr>
                <w:top w:val="none" w:sz="0" w:space="0" w:color="auto"/>
                <w:left w:val="none" w:sz="0" w:space="0" w:color="auto"/>
                <w:bottom w:val="none" w:sz="0" w:space="0" w:color="auto"/>
                <w:right w:val="none" w:sz="0" w:space="0" w:color="auto"/>
              </w:divBdr>
            </w:div>
            <w:div w:id="141116685">
              <w:marLeft w:val="0"/>
              <w:marRight w:val="0"/>
              <w:marTop w:val="0"/>
              <w:marBottom w:val="0"/>
              <w:divBdr>
                <w:top w:val="none" w:sz="0" w:space="0" w:color="auto"/>
                <w:left w:val="none" w:sz="0" w:space="0" w:color="auto"/>
                <w:bottom w:val="none" w:sz="0" w:space="0" w:color="auto"/>
                <w:right w:val="none" w:sz="0" w:space="0" w:color="auto"/>
              </w:divBdr>
            </w:div>
            <w:div w:id="220288253">
              <w:marLeft w:val="0"/>
              <w:marRight w:val="0"/>
              <w:marTop w:val="0"/>
              <w:marBottom w:val="0"/>
              <w:divBdr>
                <w:top w:val="none" w:sz="0" w:space="0" w:color="auto"/>
                <w:left w:val="none" w:sz="0" w:space="0" w:color="auto"/>
                <w:bottom w:val="none" w:sz="0" w:space="0" w:color="auto"/>
                <w:right w:val="none" w:sz="0" w:space="0" w:color="auto"/>
              </w:divBdr>
            </w:div>
            <w:div w:id="237911012">
              <w:marLeft w:val="0"/>
              <w:marRight w:val="0"/>
              <w:marTop w:val="0"/>
              <w:marBottom w:val="0"/>
              <w:divBdr>
                <w:top w:val="none" w:sz="0" w:space="0" w:color="auto"/>
                <w:left w:val="none" w:sz="0" w:space="0" w:color="auto"/>
                <w:bottom w:val="none" w:sz="0" w:space="0" w:color="auto"/>
                <w:right w:val="none" w:sz="0" w:space="0" w:color="auto"/>
              </w:divBdr>
            </w:div>
            <w:div w:id="625041833">
              <w:marLeft w:val="0"/>
              <w:marRight w:val="0"/>
              <w:marTop w:val="0"/>
              <w:marBottom w:val="0"/>
              <w:divBdr>
                <w:top w:val="none" w:sz="0" w:space="0" w:color="auto"/>
                <w:left w:val="none" w:sz="0" w:space="0" w:color="auto"/>
                <w:bottom w:val="none" w:sz="0" w:space="0" w:color="auto"/>
                <w:right w:val="none" w:sz="0" w:space="0" w:color="auto"/>
              </w:divBdr>
            </w:div>
            <w:div w:id="657804040">
              <w:marLeft w:val="0"/>
              <w:marRight w:val="0"/>
              <w:marTop w:val="0"/>
              <w:marBottom w:val="0"/>
              <w:divBdr>
                <w:top w:val="none" w:sz="0" w:space="0" w:color="auto"/>
                <w:left w:val="none" w:sz="0" w:space="0" w:color="auto"/>
                <w:bottom w:val="none" w:sz="0" w:space="0" w:color="auto"/>
                <w:right w:val="none" w:sz="0" w:space="0" w:color="auto"/>
              </w:divBdr>
            </w:div>
            <w:div w:id="574704324">
              <w:marLeft w:val="0"/>
              <w:marRight w:val="0"/>
              <w:marTop w:val="0"/>
              <w:marBottom w:val="0"/>
              <w:divBdr>
                <w:top w:val="none" w:sz="0" w:space="0" w:color="auto"/>
                <w:left w:val="none" w:sz="0" w:space="0" w:color="auto"/>
                <w:bottom w:val="none" w:sz="0" w:space="0" w:color="auto"/>
                <w:right w:val="none" w:sz="0" w:space="0" w:color="auto"/>
              </w:divBdr>
            </w:div>
            <w:div w:id="1725988177">
              <w:marLeft w:val="0"/>
              <w:marRight w:val="0"/>
              <w:marTop w:val="0"/>
              <w:marBottom w:val="0"/>
              <w:divBdr>
                <w:top w:val="none" w:sz="0" w:space="0" w:color="auto"/>
                <w:left w:val="none" w:sz="0" w:space="0" w:color="auto"/>
                <w:bottom w:val="none" w:sz="0" w:space="0" w:color="auto"/>
                <w:right w:val="none" w:sz="0" w:space="0" w:color="auto"/>
              </w:divBdr>
            </w:div>
            <w:div w:id="821313989">
              <w:marLeft w:val="0"/>
              <w:marRight w:val="0"/>
              <w:marTop w:val="0"/>
              <w:marBottom w:val="0"/>
              <w:divBdr>
                <w:top w:val="none" w:sz="0" w:space="0" w:color="auto"/>
                <w:left w:val="none" w:sz="0" w:space="0" w:color="auto"/>
                <w:bottom w:val="none" w:sz="0" w:space="0" w:color="auto"/>
                <w:right w:val="none" w:sz="0" w:space="0" w:color="auto"/>
              </w:divBdr>
            </w:div>
            <w:div w:id="1040206589">
              <w:marLeft w:val="0"/>
              <w:marRight w:val="0"/>
              <w:marTop w:val="0"/>
              <w:marBottom w:val="0"/>
              <w:divBdr>
                <w:top w:val="none" w:sz="0" w:space="0" w:color="auto"/>
                <w:left w:val="none" w:sz="0" w:space="0" w:color="auto"/>
                <w:bottom w:val="none" w:sz="0" w:space="0" w:color="auto"/>
                <w:right w:val="none" w:sz="0" w:space="0" w:color="auto"/>
              </w:divBdr>
            </w:div>
            <w:div w:id="1536577104">
              <w:marLeft w:val="0"/>
              <w:marRight w:val="0"/>
              <w:marTop w:val="0"/>
              <w:marBottom w:val="0"/>
              <w:divBdr>
                <w:top w:val="none" w:sz="0" w:space="0" w:color="auto"/>
                <w:left w:val="none" w:sz="0" w:space="0" w:color="auto"/>
                <w:bottom w:val="none" w:sz="0" w:space="0" w:color="auto"/>
                <w:right w:val="none" w:sz="0" w:space="0" w:color="auto"/>
              </w:divBdr>
            </w:div>
            <w:div w:id="1658800222">
              <w:marLeft w:val="0"/>
              <w:marRight w:val="0"/>
              <w:marTop w:val="0"/>
              <w:marBottom w:val="0"/>
              <w:divBdr>
                <w:top w:val="none" w:sz="0" w:space="0" w:color="auto"/>
                <w:left w:val="none" w:sz="0" w:space="0" w:color="auto"/>
                <w:bottom w:val="none" w:sz="0" w:space="0" w:color="auto"/>
                <w:right w:val="none" w:sz="0" w:space="0" w:color="auto"/>
              </w:divBdr>
            </w:div>
            <w:div w:id="1392920505">
              <w:marLeft w:val="0"/>
              <w:marRight w:val="0"/>
              <w:marTop w:val="0"/>
              <w:marBottom w:val="0"/>
              <w:divBdr>
                <w:top w:val="none" w:sz="0" w:space="0" w:color="auto"/>
                <w:left w:val="none" w:sz="0" w:space="0" w:color="auto"/>
                <w:bottom w:val="none" w:sz="0" w:space="0" w:color="auto"/>
                <w:right w:val="none" w:sz="0" w:space="0" w:color="auto"/>
              </w:divBdr>
            </w:div>
            <w:div w:id="7622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3154">
      <w:bodyDiv w:val="1"/>
      <w:marLeft w:val="0"/>
      <w:marRight w:val="0"/>
      <w:marTop w:val="0"/>
      <w:marBottom w:val="0"/>
      <w:divBdr>
        <w:top w:val="none" w:sz="0" w:space="0" w:color="auto"/>
        <w:left w:val="none" w:sz="0" w:space="0" w:color="auto"/>
        <w:bottom w:val="none" w:sz="0" w:space="0" w:color="auto"/>
        <w:right w:val="none" w:sz="0" w:space="0" w:color="auto"/>
      </w:divBdr>
    </w:div>
    <w:div w:id="841941575">
      <w:bodyDiv w:val="1"/>
      <w:marLeft w:val="0"/>
      <w:marRight w:val="0"/>
      <w:marTop w:val="0"/>
      <w:marBottom w:val="0"/>
      <w:divBdr>
        <w:top w:val="none" w:sz="0" w:space="0" w:color="auto"/>
        <w:left w:val="none" w:sz="0" w:space="0" w:color="auto"/>
        <w:bottom w:val="none" w:sz="0" w:space="0" w:color="auto"/>
        <w:right w:val="none" w:sz="0" w:space="0" w:color="auto"/>
      </w:divBdr>
    </w:div>
    <w:div w:id="123929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teve.carpenter@wisc.edu" TargetMode="Externa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m.shojaeiarani@gmail.com" TargetMode="External"/><Relationship Id="rId11" Type="http://schemas.openxmlformats.org/officeDocument/2006/relationships/image" Target="media/image4.emf"/><Relationship Id="rId5" Type="http://schemas.openxmlformats.org/officeDocument/2006/relationships/hyperlink" Target="mailto:m.shojaei.arani@rug.nl" TargetMode="Externa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1F8D4CF-60F6-41B7-A2C5-06FD1DAA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14292</Words>
  <Characters>82897</Characters>
  <Application>Microsoft Office Word</Application>
  <DocSecurity>0</DocSecurity>
  <Lines>1090</Lines>
  <Paragraphs>287</Paragraphs>
  <ScaleCrop>false</ScaleCrop>
  <HeadingPairs>
    <vt:vector size="2" baseType="variant">
      <vt:variant>
        <vt:lpstr>Title</vt:lpstr>
      </vt:variant>
      <vt:variant>
        <vt:i4>1</vt:i4>
      </vt:variant>
    </vt:vector>
  </HeadingPairs>
  <TitlesOfParts>
    <vt:vector size="1" baseType="lpstr">
      <vt:lpstr/>
    </vt:vector>
  </TitlesOfParts>
  <Company>University of Groningen</Company>
  <LinksUpToDate>false</LinksUpToDate>
  <CharactersWithSpaces>96902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Shojaei Arani</dc:creator>
  <cp:keywords/>
  <dc:description/>
  <cp:lastModifiedBy>M. Shojaei Arani</cp:lastModifiedBy>
  <cp:revision>2</cp:revision>
  <cp:lastPrinted>2024-05-26T18:55:00Z</cp:lastPrinted>
  <dcterms:created xsi:type="dcterms:W3CDTF">2024-05-30T09:00:00Z</dcterms:created>
  <dcterms:modified xsi:type="dcterms:W3CDTF">2024-05-30T09:00:00Z</dcterms:modified>
</cp:coreProperties>
</file>